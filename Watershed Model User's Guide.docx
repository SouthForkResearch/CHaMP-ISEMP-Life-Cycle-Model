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Change w:id="0" w:author="Owner" w:date="2017-04-10T10:31:00Z">
            <w:rPr>
              <w:sz w:val="24"/>
              <w:szCs w:val="24"/>
            </w:rPr>
          </w:rPrChange>
        </w:rPr>
        <w:id w:val="27776796"/>
        <w:docPartObj>
          <w:docPartGallery w:val="Cover Pages"/>
          <w:docPartUnique/>
        </w:docPartObj>
      </w:sdtPr>
      <w:sdtContent>
        <w:p w:rsidR="006C0756" w:rsidRPr="00194C1D" w:rsidRDefault="00A04CB5">
          <w:pPr>
            <w:rPr>
              <w:rFonts w:ascii="Times New Roman" w:hAnsi="Times New Roman" w:cs="Times New Roman"/>
              <w:sz w:val="24"/>
              <w:szCs w:val="24"/>
              <w:rPrChange w:id="1" w:author="Owner" w:date="2017-04-10T10:31:00Z">
                <w:rPr>
                  <w:sz w:val="24"/>
                  <w:szCs w:val="24"/>
                </w:rPr>
              </w:rPrChange>
            </w:rPr>
          </w:pPr>
          <w:r w:rsidRPr="00194C1D">
            <w:rPr>
              <w:rFonts w:ascii="Times New Roman" w:hAnsi="Times New Roman" w:cs="Times New Roman"/>
              <w:sz w:val="24"/>
              <w:szCs w:val="24"/>
              <w:rPrChange w:id="2" w:author="Owner" w:date="2017-04-10T10:31:00Z">
                <w:rPr>
                  <w:sz w:val="24"/>
                  <w:szCs w:val="24"/>
                </w:rPr>
              </w:rPrChange>
            </w:rPr>
            <w:t xml:space="preserve">  </w:t>
          </w:r>
        </w:p>
        <w:p w:rsidR="006C0756" w:rsidRPr="00194C1D" w:rsidRDefault="004D20F3">
          <w:pPr>
            <w:rPr>
              <w:rFonts w:ascii="Times New Roman" w:hAnsi="Times New Roman" w:cs="Times New Roman"/>
              <w:sz w:val="24"/>
              <w:szCs w:val="24"/>
              <w:rPrChange w:id="3" w:author="Owner" w:date="2017-04-10T10:31:00Z">
                <w:rPr>
                  <w:sz w:val="24"/>
                  <w:szCs w:val="24"/>
                </w:rPr>
              </w:rPrChange>
            </w:rPr>
          </w:pPr>
          <w:r w:rsidRPr="00194C1D">
            <w:rPr>
              <w:rFonts w:ascii="Times New Roman" w:hAnsi="Times New Roman" w:cs="Times New Roman"/>
              <w:noProof/>
              <w:sz w:val="24"/>
              <w:szCs w:val="24"/>
              <w:rPrChange w:id="4" w:author="Owner" w:date="2017-04-10T10:31:00Z">
                <w:rPr>
                  <w:noProof/>
                  <w:sz w:val="24"/>
                  <w:szCs w:val="24"/>
                </w:rPr>
              </w:rPrChange>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p>
                                  </w:sdtContent>
                                </w:sdt>
                                <w:p w:rsidR="00194C1D" w:rsidRDefault="00194C1D">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C1D" w:rsidRDefault="00194C1D">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94C1D" w:rsidRDefault="00194C1D">
                                      <w:pPr>
                                        <w:rPr>
                                          <w:b/>
                                          <w:bCs/>
                                          <w:color w:val="808080" w:themeColor="text1" w:themeTint="7F"/>
                                          <w:sz w:val="32"/>
                                          <w:szCs w:val="32"/>
                                        </w:rPr>
                                      </w:pPr>
                                      <w:r>
                                        <w:rPr>
                                          <w:b/>
                                          <w:bCs/>
                                          <w:color w:val="808080" w:themeColor="text1" w:themeTint="7F"/>
                                          <w:sz w:val="32"/>
                                          <w:szCs w:val="32"/>
                                        </w:rPr>
                                        <w:t>Matt Nahorniak</w:t>
                                      </w:r>
                                    </w:p>
                                  </w:sdtContent>
                                </w:sdt>
                                <w:p w:rsidR="00194C1D" w:rsidRDefault="00194C1D">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94C1D" w:rsidRDefault="00194C1D">
                                <w:pPr>
                                  <w:spacing w:after="0"/>
                                  <w:rPr>
                                    <w:b/>
                                    <w:bCs/>
                                    <w:color w:val="808080" w:themeColor="text1" w:themeTint="7F"/>
                                    <w:sz w:val="32"/>
                                    <w:szCs w:val="32"/>
                                  </w:rPr>
                                </w:pPr>
                                <w:r>
                                  <w:rPr>
                                    <w:b/>
                                    <w:bCs/>
                                    <w:color w:val="808080" w:themeColor="text1" w:themeTint="7F"/>
                                    <w:sz w:val="32"/>
                                    <w:szCs w:val="32"/>
                                  </w:rPr>
                                  <w:t>South Fork Research, Inc</w:t>
                                </w:r>
                              </w:p>
                            </w:sdtContent>
                          </w:sdt>
                          <w:p w:rsidR="00194C1D" w:rsidRDefault="00194C1D">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194C1D" w:rsidRDefault="00194C1D">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94C1D" w:rsidRDefault="00194C1D">
                                <w:pPr>
                                  <w:spacing w:after="0"/>
                                  <w:rPr>
                                    <w:b/>
                                    <w:bCs/>
                                    <w:color w:val="1F497D" w:themeColor="text2"/>
                                    <w:sz w:val="72"/>
                                    <w:szCs w:val="72"/>
                                  </w:rPr>
                                </w:pPr>
                                <w:r>
                                  <w:rPr>
                                    <w:b/>
                                    <w:bCs/>
                                    <w:color w:val="1F497D" w:themeColor="text2"/>
                                    <w:sz w:val="72"/>
                                    <w:szCs w:val="72"/>
                                  </w:rPr>
                                  <w:t>ISEMP Watershed Model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94C1D" w:rsidRDefault="00194C1D">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94C1D" w:rsidRDefault="00194C1D">
                                <w:pPr>
                                  <w:rPr>
                                    <w:b/>
                                    <w:bCs/>
                                    <w:color w:val="808080" w:themeColor="text1" w:themeTint="7F"/>
                                    <w:sz w:val="32"/>
                                    <w:szCs w:val="32"/>
                                  </w:rPr>
                                </w:pPr>
                                <w:r>
                                  <w:rPr>
                                    <w:b/>
                                    <w:bCs/>
                                    <w:color w:val="808080" w:themeColor="text1" w:themeTint="7F"/>
                                    <w:sz w:val="32"/>
                                    <w:szCs w:val="32"/>
                                  </w:rPr>
                                  <w:t>Matt Nahorniak</w:t>
                                </w:r>
                              </w:p>
                            </w:sdtContent>
                          </w:sdt>
                          <w:p w:rsidR="00194C1D" w:rsidRDefault="00194C1D">
                            <w:pPr>
                              <w:rPr>
                                <w:b/>
                                <w:bCs/>
                                <w:color w:val="808080" w:themeColor="text1" w:themeTint="7F"/>
                                <w:sz w:val="32"/>
                                <w:szCs w:val="32"/>
                              </w:rPr>
                            </w:pPr>
                          </w:p>
                        </w:txbxContent>
                      </v:textbox>
                    </v:rect>
                    <w10:wrap anchorx="page" anchory="margin"/>
                  </v:group>
                </w:pict>
              </mc:Fallback>
            </mc:AlternateContent>
          </w:r>
        </w:p>
        <w:p w:rsidR="006C0756" w:rsidRPr="00194C1D" w:rsidRDefault="006C0756">
          <w:pPr>
            <w:rPr>
              <w:rFonts w:ascii="Times New Roman" w:eastAsiaTheme="majorEastAsia" w:hAnsi="Times New Roman" w:cs="Times New Roman"/>
              <w:b/>
              <w:bCs/>
              <w:color w:val="365F91" w:themeColor="accent1" w:themeShade="BF"/>
              <w:sz w:val="24"/>
              <w:szCs w:val="24"/>
              <w:rPrChange w:id="5" w:author="Owner" w:date="2017-04-10T10:31:00Z">
                <w:rPr>
                  <w:rFonts w:asciiTheme="majorHAnsi" w:eastAsiaTheme="majorEastAsia" w:hAnsiTheme="majorHAnsi" w:cstheme="majorBidi"/>
                  <w:b/>
                  <w:bCs/>
                  <w:color w:val="365F91" w:themeColor="accent1" w:themeShade="BF"/>
                  <w:sz w:val="24"/>
                  <w:szCs w:val="24"/>
                </w:rPr>
              </w:rPrChange>
            </w:rPr>
          </w:pPr>
          <w:r w:rsidRPr="00194C1D">
            <w:rPr>
              <w:rFonts w:ascii="Times New Roman" w:hAnsi="Times New Roman" w:cs="Times New Roman"/>
              <w:sz w:val="24"/>
              <w:szCs w:val="24"/>
              <w:rPrChange w:id="6" w:author="Owner" w:date="2017-04-10T10:31:00Z">
                <w:rPr>
                  <w:sz w:val="24"/>
                  <w:szCs w:val="24"/>
                </w:rPr>
              </w:rPrChange>
            </w:rPr>
            <w:br w:type="page"/>
          </w:r>
        </w:p>
      </w:sdtContent>
    </w:sdt>
    <w:p w:rsidR="006C0756" w:rsidRPr="00194C1D" w:rsidRDefault="006C0756">
      <w:pPr>
        <w:pStyle w:val="TOCHeading"/>
        <w:rPr>
          <w:rFonts w:ascii="Times New Roman" w:hAnsi="Times New Roman" w:cs="Times New Roman"/>
          <w:sz w:val="24"/>
          <w:szCs w:val="24"/>
          <w:rPrChange w:id="7" w:author="Owner" w:date="2017-04-10T10:31:00Z">
            <w:rPr>
              <w:sz w:val="24"/>
              <w:szCs w:val="24"/>
            </w:rPr>
          </w:rPrChange>
        </w:rPr>
      </w:pPr>
    </w:p>
    <w:sdt>
      <w:sdtPr>
        <w:rPr>
          <w:rFonts w:ascii="Times New Roman" w:eastAsiaTheme="minorHAnsi" w:hAnsi="Times New Roman" w:cs="Times New Roman"/>
          <w:b w:val="0"/>
          <w:bCs w:val="0"/>
          <w:color w:val="auto"/>
          <w:sz w:val="24"/>
          <w:szCs w:val="24"/>
          <w:rPrChange w:id="8" w:author="Owner" w:date="2017-04-10T10:31:00Z">
            <w:rPr>
              <w:rFonts w:asciiTheme="minorHAnsi" w:eastAsiaTheme="minorHAnsi" w:hAnsiTheme="minorHAnsi" w:cstheme="minorBidi"/>
              <w:b w:val="0"/>
              <w:bCs w:val="0"/>
              <w:color w:val="auto"/>
              <w:sz w:val="24"/>
              <w:szCs w:val="24"/>
            </w:rPr>
          </w:rPrChange>
        </w:rPr>
        <w:id w:val="27776760"/>
        <w:docPartObj>
          <w:docPartGallery w:val="Table of Contents"/>
          <w:docPartUnique/>
        </w:docPartObj>
      </w:sdtPr>
      <w:sdtEndPr>
        <w:rPr>
          <w:rFonts w:eastAsiaTheme="minorEastAsia"/>
          <w:rPrChange w:id="9" w:author="Owner" w:date="2017-04-10T10:31:00Z">
            <w:rPr/>
          </w:rPrChange>
        </w:rPr>
      </w:sdtEndPr>
      <w:sdtContent>
        <w:p w:rsidR="00922515" w:rsidRPr="00194C1D" w:rsidRDefault="00922515">
          <w:pPr>
            <w:pStyle w:val="TOCHeading"/>
            <w:rPr>
              <w:rFonts w:ascii="Times New Roman" w:hAnsi="Times New Roman" w:cs="Times New Roman"/>
              <w:sz w:val="24"/>
              <w:szCs w:val="24"/>
              <w:rPrChange w:id="10" w:author="Owner" w:date="2017-04-10T10:31:00Z">
                <w:rPr>
                  <w:sz w:val="24"/>
                  <w:szCs w:val="24"/>
                </w:rPr>
              </w:rPrChange>
            </w:rPr>
          </w:pPr>
          <w:r w:rsidRPr="00194C1D">
            <w:rPr>
              <w:rFonts w:ascii="Times New Roman" w:hAnsi="Times New Roman" w:cs="Times New Roman"/>
              <w:sz w:val="24"/>
              <w:szCs w:val="24"/>
              <w:rPrChange w:id="11" w:author="Owner" w:date="2017-04-10T10:31:00Z">
                <w:rPr>
                  <w:sz w:val="24"/>
                  <w:szCs w:val="24"/>
                </w:rPr>
              </w:rPrChange>
            </w:rPr>
            <w:t>Contents</w:t>
          </w:r>
        </w:p>
        <w:p w:rsidR="0071653F" w:rsidRPr="00194C1D" w:rsidRDefault="0071653F" w:rsidP="0071653F">
          <w:pPr>
            <w:rPr>
              <w:rFonts w:ascii="Times New Roman" w:hAnsi="Times New Roman" w:cs="Times New Roman"/>
              <w:rPrChange w:id="12" w:author="Owner" w:date="2017-04-10T10:31:00Z">
                <w:rPr/>
              </w:rPrChange>
            </w:rPr>
          </w:pPr>
        </w:p>
        <w:p w:rsidR="0057355D" w:rsidRDefault="00590EBD">
          <w:pPr>
            <w:pStyle w:val="TOC1"/>
            <w:tabs>
              <w:tab w:val="left" w:pos="440"/>
              <w:tab w:val="right" w:leader="dot" w:pos="9350"/>
            </w:tabs>
            <w:rPr>
              <w:ins w:id="13" w:author="Owner" w:date="2017-04-10T10:43:00Z"/>
              <w:noProof/>
            </w:rPr>
          </w:pPr>
          <w:r w:rsidRPr="00194C1D">
            <w:rPr>
              <w:rFonts w:ascii="Times New Roman" w:hAnsi="Times New Roman" w:cs="Times New Roman"/>
              <w:sz w:val="24"/>
              <w:szCs w:val="24"/>
              <w:rPrChange w:id="14" w:author="Owner" w:date="2017-04-10T10:31:00Z">
                <w:rPr>
                  <w:sz w:val="24"/>
                  <w:szCs w:val="24"/>
                </w:rPr>
              </w:rPrChange>
            </w:rPr>
            <w:fldChar w:fldCharType="begin"/>
          </w:r>
          <w:r w:rsidR="00922515" w:rsidRPr="00194C1D">
            <w:rPr>
              <w:rFonts w:ascii="Times New Roman" w:hAnsi="Times New Roman" w:cs="Times New Roman"/>
              <w:sz w:val="24"/>
              <w:szCs w:val="24"/>
              <w:rPrChange w:id="15" w:author="Owner" w:date="2017-04-10T10:31:00Z">
                <w:rPr>
                  <w:sz w:val="24"/>
                  <w:szCs w:val="24"/>
                </w:rPr>
              </w:rPrChange>
            </w:rPr>
            <w:instrText xml:space="preserve"> TOC \o "1-3" \h \z \u </w:instrText>
          </w:r>
          <w:r w:rsidRPr="00194C1D">
            <w:rPr>
              <w:rFonts w:ascii="Times New Roman" w:hAnsi="Times New Roman" w:cs="Times New Roman"/>
              <w:sz w:val="24"/>
              <w:szCs w:val="24"/>
              <w:rPrChange w:id="16" w:author="Owner" w:date="2017-04-10T10:31:00Z">
                <w:rPr>
                  <w:sz w:val="24"/>
                  <w:szCs w:val="24"/>
                </w:rPr>
              </w:rPrChange>
            </w:rPr>
            <w:fldChar w:fldCharType="separate"/>
          </w:r>
          <w:ins w:id="17" w:author="Owner" w:date="2017-04-10T10:43:00Z">
            <w:r w:rsidR="0057355D" w:rsidRPr="006F1007">
              <w:rPr>
                <w:rStyle w:val="Hyperlink"/>
                <w:noProof/>
              </w:rPr>
              <w:fldChar w:fldCharType="begin"/>
            </w:r>
            <w:r w:rsidR="0057355D" w:rsidRPr="006F1007">
              <w:rPr>
                <w:rStyle w:val="Hyperlink"/>
                <w:noProof/>
              </w:rPr>
              <w:instrText xml:space="preserve"> </w:instrText>
            </w:r>
            <w:r w:rsidR="0057355D">
              <w:rPr>
                <w:noProof/>
              </w:rPr>
              <w:instrText>HYPERLINK \l "_Toc479584367"</w:instrText>
            </w:r>
            <w:r w:rsidR="0057355D" w:rsidRPr="006F1007">
              <w:rPr>
                <w:rStyle w:val="Hyperlink"/>
                <w:noProof/>
              </w:rPr>
              <w:instrText xml:space="preserve"> </w:instrText>
            </w:r>
          </w:ins>
          <w:ins w:id="18" w:author="Owner" w:date="2017-04-10T10:44:00Z">
            <w:r w:rsidR="0057355D" w:rsidRPr="006F1007">
              <w:rPr>
                <w:rStyle w:val="Hyperlink"/>
                <w:noProof/>
              </w:rPr>
            </w:r>
          </w:ins>
          <w:ins w:id="19" w:author="Owner" w:date="2017-04-10T10:43:00Z">
            <w:r w:rsidR="0057355D" w:rsidRPr="006F1007">
              <w:rPr>
                <w:rStyle w:val="Hyperlink"/>
                <w:noProof/>
              </w:rPr>
              <w:fldChar w:fldCharType="separate"/>
            </w:r>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ins>
          <w:ins w:id="20" w:author="Owner" w:date="2017-04-10T10:44:00Z">
            <w:r w:rsidR="0057355D">
              <w:rPr>
                <w:noProof/>
                <w:webHidden/>
              </w:rPr>
            </w:r>
          </w:ins>
          <w:r w:rsidR="0057355D">
            <w:rPr>
              <w:noProof/>
              <w:webHidden/>
            </w:rPr>
            <w:fldChar w:fldCharType="separate"/>
          </w:r>
          <w:ins w:id="21" w:author="Owner" w:date="2017-04-10T10:44:00Z">
            <w:r w:rsidR="0057355D">
              <w:rPr>
                <w:noProof/>
                <w:webHidden/>
              </w:rPr>
              <w:t>3</w:t>
            </w:r>
          </w:ins>
          <w:ins w:id="22" w:author="Owner" w:date="2017-04-10T10:43:00Z">
            <w:r w:rsidR="0057355D">
              <w:rPr>
                <w:noProof/>
                <w:webHidden/>
              </w:rPr>
              <w:fldChar w:fldCharType="end"/>
            </w:r>
            <w:r w:rsidR="0057355D" w:rsidRPr="006F1007">
              <w:rPr>
                <w:rStyle w:val="Hyperlink"/>
                <w:noProof/>
              </w:rPr>
              <w:fldChar w:fldCharType="end"/>
            </w:r>
          </w:ins>
        </w:p>
        <w:p w:rsidR="0057355D" w:rsidRDefault="0057355D">
          <w:pPr>
            <w:pStyle w:val="TOC1"/>
            <w:tabs>
              <w:tab w:val="left" w:pos="440"/>
              <w:tab w:val="right" w:leader="dot" w:pos="9350"/>
            </w:tabs>
            <w:rPr>
              <w:ins w:id="23" w:author="Owner" w:date="2017-04-10T10:43:00Z"/>
              <w:noProof/>
            </w:rPr>
          </w:pPr>
          <w:ins w:id="24"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"_Toc479584368"</w:instrText>
            </w:r>
            <w:r w:rsidRPr="006F1007">
              <w:rPr>
                <w:rStyle w:val="Hyperlink"/>
                <w:noProof/>
              </w:rPr>
              <w:instrText xml:space="preserve"> </w:instrText>
            </w:r>
          </w:ins>
          <w:ins w:id="25" w:author="Owner" w:date="2017-04-10T10:44:00Z">
            <w:r w:rsidRPr="006F1007">
              <w:rPr>
                <w:rStyle w:val="Hyperlink"/>
                <w:noProof/>
              </w:rPr>
            </w:r>
          </w:ins>
          <w:ins w:id="26" w:author="Owner" w:date="2017-04-10T10:43:00Z">
            <w:r w:rsidRPr="006F1007">
              <w:rPr>
                <w:rStyle w:val="Hyperlink"/>
                <w:noProof/>
              </w:rPr>
              <w:fldChar w:fldCharType="separate"/>
            </w:r>
            <w:r w:rsidRPr="006F1007">
              <w:rPr>
                <w:rStyle w:val="Hyperlink"/>
                <w:rFonts w:ascii="Times New Roman" w:hAnsi="Times New Roman" w:cs="Times New Roman"/>
                <w:b/>
                <w:noProof/>
              </w:rPr>
              <w:t>2.</w:t>
            </w:r>
            <w:r>
              <w:rPr>
                <w:noProof/>
              </w:rPr>
              <w:tab/>
            </w:r>
            <w:r w:rsidRPr="006F1007">
              <w:rPr>
                <w:rStyle w:val="Hyperlink"/>
                <w:rFonts w:ascii="Times New Roman" w:hAnsi="Times New Roman" w:cs="Times New Roman"/>
                <w:b/>
                <w:noProof/>
              </w:rPr>
              <w:t>System Requirements</w:t>
            </w:r>
            <w:r>
              <w:rPr>
                <w:noProof/>
                <w:webHidden/>
              </w:rPr>
              <w:tab/>
            </w:r>
            <w:r>
              <w:rPr>
                <w:noProof/>
                <w:webHidden/>
              </w:rPr>
              <w:fldChar w:fldCharType="begin"/>
            </w:r>
            <w:r>
              <w:rPr>
                <w:noProof/>
                <w:webHidden/>
              </w:rPr>
              <w:instrText xml:space="preserve"> PAGEREF _Toc479584368 \h </w:instrText>
            </w:r>
          </w:ins>
          <w:ins w:id="27" w:author="Owner" w:date="2017-04-10T10:44:00Z">
            <w:r>
              <w:rPr>
                <w:noProof/>
                <w:webHidden/>
              </w:rPr>
            </w:r>
          </w:ins>
          <w:r>
            <w:rPr>
              <w:noProof/>
              <w:webHidden/>
            </w:rPr>
            <w:fldChar w:fldCharType="separate"/>
          </w:r>
          <w:ins w:id="28" w:author="Owner" w:date="2017-04-10T10:44:00Z">
            <w:r>
              <w:rPr>
                <w:noProof/>
                <w:webHidden/>
              </w:rPr>
              <w:t>4</w:t>
            </w:r>
          </w:ins>
          <w:ins w:id="29"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30" w:author="Owner" w:date="2017-04-10T10:43:00Z"/>
              <w:noProof/>
            </w:rPr>
          </w:pPr>
          <w:ins w:id="31"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"_Toc479584369"</w:instrText>
            </w:r>
            <w:r w:rsidRPr="006F1007">
              <w:rPr>
                <w:rStyle w:val="Hyperlink"/>
                <w:noProof/>
              </w:rPr>
              <w:instrText xml:space="preserve"> </w:instrText>
            </w:r>
          </w:ins>
          <w:ins w:id="32" w:author="Owner" w:date="2017-04-10T10:44:00Z">
            <w:r w:rsidRPr="006F1007">
              <w:rPr>
                <w:rStyle w:val="Hyperlink"/>
                <w:noProof/>
              </w:rPr>
            </w:r>
          </w:ins>
          <w:ins w:id="33" w:author="Owner" w:date="2017-04-10T10:43:00Z">
            <w:r w:rsidRPr="006F1007">
              <w:rPr>
                <w:rStyle w:val="Hyperlink"/>
                <w:noProof/>
              </w:rPr>
              <w:fldChar w:fldCharType="separate"/>
            </w:r>
            <w:r w:rsidRPr="006F1007">
              <w:rPr>
                <w:rStyle w:val="Hyperlink"/>
                <w:rFonts w:ascii="Times New Roman" w:hAnsi="Times New Roman" w:cs="Times New Roman"/>
                <w:b/>
                <w:noProof/>
              </w:rPr>
              <w:t>3.</w:t>
            </w:r>
            <w:r>
              <w:rPr>
                <w:noProof/>
              </w:rPr>
              <w:tab/>
            </w:r>
            <w:r w:rsidRPr="006F1007">
              <w:rPr>
                <w:rStyle w:val="Hyperlink"/>
                <w:rFonts w:ascii="Times New Roman" w:hAnsi="Times New Roman" w:cs="Times New Roman"/>
                <w:b/>
                <w:noProof/>
              </w:rPr>
              <w:t>Files Included in the Watershed Model</w:t>
            </w:r>
            <w:r>
              <w:rPr>
                <w:noProof/>
                <w:webHidden/>
              </w:rPr>
              <w:tab/>
            </w:r>
            <w:r>
              <w:rPr>
                <w:noProof/>
                <w:webHidden/>
              </w:rPr>
              <w:fldChar w:fldCharType="begin"/>
            </w:r>
            <w:r>
              <w:rPr>
                <w:noProof/>
                <w:webHidden/>
              </w:rPr>
              <w:instrText xml:space="preserve"> PAGEREF _Toc479584369 \h </w:instrText>
            </w:r>
          </w:ins>
          <w:ins w:id="34" w:author="Owner" w:date="2017-04-10T10:44:00Z">
            <w:r>
              <w:rPr>
                <w:noProof/>
                <w:webHidden/>
              </w:rPr>
            </w:r>
          </w:ins>
          <w:r>
            <w:rPr>
              <w:noProof/>
              <w:webHidden/>
            </w:rPr>
            <w:fldChar w:fldCharType="separate"/>
          </w:r>
          <w:ins w:id="35" w:author="Owner" w:date="2017-04-10T10:44:00Z">
            <w:r>
              <w:rPr>
                <w:noProof/>
                <w:webHidden/>
              </w:rPr>
              <w:t>4</w:t>
            </w:r>
          </w:ins>
          <w:ins w:id="36"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37" w:author="Owner" w:date="2017-04-10T10:43:00Z"/>
              <w:noProof/>
            </w:rPr>
          </w:pPr>
          <w:ins w:id="38"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"_Toc479584370"</w:instrText>
            </w:r>
            <w:r w:rsidRPr="006F1007">
              <w:rPr>
                <w:rStyle w:val="Hyperlink"/>
                <w:noProof/>
              </w:rPr>
              <w:instrText xml:space="preserve"> </w:instrText>
            </w:r>
          </w:ins>
          <w:ins w:id="39" w:author="Owner" w:date="2017-04-10T10:44:00Z">
            <w:r w:rsidRPr="006F1007">
              <w:rPr>
                <w:rStyle w:val="Hyperlink"/>
                <w:noProof/>
              </w:rPr>
            </w:r>
          </w:ins>
          <w:ins w:id="40" w:author="Owner" w:date="2017-04-10T10:43:00Z">
            <w:r w:rsidRPr="006F1007">
              <w:rPr>
                <w:rStyle w:val="Hyperlink"/>
                <w:noProof/>
              </w:rPr>
              <w:fldChar w:fldCharType="separate"/>
            </w:r>
            <w:r w:rsidRPr="006F1007">
              <w:rPr>
                <w:rStyle w:val="Hyperlink"/>
                <w:rFonts w:ascii="Times New Roman" w:hAnsi="Times New Roman" w:cs="Times New Roman"/>
                <w:b/>
                <w:noProof/>
              </w:rPr>
              <w:t>4.</w:t>
            </w:r>
            <w:r>
              <w:rPr>
                <w:noProof/>
              </w:rPr>
              <w:tab/>
            </w:r>
            <w:r w:rsidRPr="006F1007">
              <w:rPr>
                <w:rStyle w:val="Hyperlink"/>
                <w:rFonts w:ascii="Times New Roman" w:hAnsi="Times New Roman" w:cs="Times New Roman"/>
                <w:b/>
                <w:noProof/>
              </w:rPr>
              <w:t>The Beverton Holt Spawner Recruit Model</w:t>
            </w:r>
            <w:r>
              <w:rPr>
                <w:noProof/>
                <w:webHidden/>
              </w:rPr>
              <w:tab/>
            </w:r>
            <w:r>
              <w:rPr>
                <w:noProof/>
                <w:webHidden/>
              </w:rPr>
              <w:fldChar w:fldCharType="begin"/>
            </w:r>
            <w:r>
              <w:rPr>
                <w:noProof/>
                <w:webHidden/>
              </w:rPr>
              <w:instrText xml:space="preserve"> PAGEREF _Toc479584370 \h </w:instrText>
            </w:r>
          </w:ins>
          <w:ins w:id="41" w:author="Owner" w:date="2017-04-10T10:44:00Z">
            <w:r>
              <w:rPr>
                <w:noProof/>
                <w:webHidden/>
              </w:rPr>
            </w:r>
          </w:ins>
          <w:r>
            <w:rPr>
              <w:noProof/>
              <w:webHidden/>
            </w:rPr>
            <w:fldChar w:fldCharType="separate"/>
          </w:r>
          <w:ins w:id="42" w:author="Owner" w:date="2017-04-10T10:44:00Z">
            <w:r>
              <w:rPr>
                <w:noProof/>
                <w:webHidden/>
              </w:rPr>
              <w:t>6</w:t>
            </w:r>
          </w:ins>
          <w:ins w:id="43"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44" w:author="Owner" w:date="2017-04-10T10:43:00Z"/>
              <w:noProof/>
            </w:rPr>
          </w:pPr>
          <w:ins w:id="45"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"_Toc479584371"</w:instrText>
            </w:r>
            <w:r w:rsidRPr="006F1007">
              <w:rPr>
                <w:rStyle w:val="Hyperlink"/>
                <w:noProof/>
              </w:rPr>
              <w:instrText xml:space="preserve"> </w:instrText>
            </w:r>
          </w:ins>
          <w:ins w:id="46" w:author="Owner" w:date="2017-04-10T10:44:00Z">
            <w:r w:rsidRPr="006F1007">
              <w:rPr>
                <w:rStyle w:val="Hyperlink"/>
                <w:noProof/>
              </w:rPr>
            </w:r>
          </w:ins>
          <w:ins w:id="47" w:author="Owner" w:date="2017-04-10T10:43:00Z">
            <w:r w:rsidRPr="006F1007">
              <w:rPr>
                <w:rStyle w:val="Hyperlink"/>
                <w:noProof/>
              </w:rPr>
              <w:fldChar w:fldCharType="separate"/>
            </w:r>
            <w:r w:rsidRPr="006F1007">
              <w:rPr>
                <w:rStyle w:val="Hyperlink"/>
                <w:b/>
                <w:noProof/>
              </w:rPr>
              <w:t>5.</w:t>
            </w:r>
            <w:r>
              <w:rPr>
                <w:noProof/>
              </w:rPr>
              <w:tab/>
            </w:r>
            <w:r w:rsidRPr="006F1007">
              <w:rPr>
                <w:rStyle w:val="Hyperlink"/>
                <w:rFonts w:ascii="Times New Roman" w:hAnsi="Times New Roman" w:cs="Times New Roman"/>
                <w:b/>
                <w:noProof/>
              </w:rPr>
              <w:t>T</w:t>
            </w:r>
            <w:r w:rsidRPr="006F1007">
              <w:rPr>
                <w:rStyle w:val="Hyperlink"/>
                <w:b/>
                <w:noProof/>
              </w:rPr>
              <w:t>racking Spawners and Recruits for Run Reconstruction</w:t>
            </w:r>
            <w:r>
              <w:rPr>
                <w:noProof/>
                <w:webHidden/>
              </w:rPr>
              <w:tab/>
            </w:r>
            <w:r>
              <w:rPr>
                <w:noProof/>
                <w:webHidden/>
              </w:rPr>
              <w:fldChar w:fldCharType="begin"/>
            </w:r>
            <w:r>
              <w:rPr>
                <w:noProof/>
                <w:webHidden/>
              </w:rPr>
              <w:instrText xml:space="preserve"> PAGEREF _Toc479584371 \h </w:instrText>
            </w:r>
          </w:ins>
          <w:ins w:id="48" w:author="Owner" w:date="2017-04-10T10:44:00Z">
            <w:r>
              <w:rPr>
                <w:noProof/>
                <w:webHidden/>
              </w:rPr>
            </w:r>
          </w:ins>
          <w:r>
            <w:rPr>
              <w:noProof/>
              <w:webHidden/>
            </w:rPr>
            <w:fldChar w:fldCharType="separate"/>
          </w:r>
          <w:ins w:id="49" w:author="Owner" w:date="2017-04-10T10:44:00Z">
            <w:r>
              <w:rPr>
                <w:noProof/>
                <w:webHidden/>
              </w:rPr>
              <w:t>18</w:t>
            </w:r>
          </w:ins>
          <w:ins w:id="50"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51" w:author="Owner" w:date="2017-04-10T10:43:00Z"/>
              <w:noProof/>
            </w:rPr>
          </w:pPr>
          <w:ins w:id="52"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"_Toc479584372"</w:instrText>
            </w:r>
            <w:r w:rsidRPr="006F1007">
              <w:rPr>
                <w:rStyle w:val="Hyperlink"/>
                <w:noProof/>
              </w:rPr>
              <w:instrText xml:space="preserve"> </w:instrText>
            </w:r>
          </w:ins>
          <w:ins w:id="53" w:author="Owner" w:date="2017-04-10T10:44:00Z">
            <w:r w:rsidRPr="006F1007">
              <w:rPr>
                <w:rStyle w:val="Hyperlink"/>
                <w:noProof/>
              </w:rPr>
            </w:r>
          </w:ins>
          <w:ins w:id="54" w:author="Owner" w:date="2017-04-10T10:43:00Z">
            <w:r w:rsidRPr="006F1007">
              <w:rPr>
                <w:rStyle w:val="Hyperlink"/>
                <w:noProof/>
              </w:rPr>
              <w:fldChar w:fldCharType="separate"/>
            </w:r>
            <w:r w:rsidRPr="006F1007">
              <w:rPr>
                <w:rStyle w:val="Hyperlink"/>
                <w:rFonts w:ascii="Times New Roman" w:hAnsi="Times New Roman" w:cs="Times New Roman"/>
                <w:b/>
                <w:noProof/>
              </w:rPr>
              <w:t>6.</w:t>
            </w:r>
            <w:r>
              <w:rPr>
                <w:noProof/>
              </w:rPr>
              <w:tab/>
            </w:r>
            <w:r w:rsidRPr="006F1007">
              <w:rPr>
                <w:rStyle w:val="Hyperlink"/>
                <w:rFonts w:ascii="Times New Roman" w:hAnsi="Times New Roman" w:cs="Times New Roman"/>
                <w:b/>
                <w:noProof/>
              </w:rPr>
              <w:t>Stochasticity in the Watershed Model</w:t>
            </w:r>
            <w:r>
              <w:rPr>
                <w:noProof/>
                <w:webHidden/>
              </w:rPr>
              <w:tab/>
            </w:r>
            <w:r>
              <w:rPr>
                <w:noProof/>
                <w:webHidden/>
              </w:rPr>
              <w:fldChar w:fldCharType="begin"/>
            </w:r>
            <w:r>
              <w:rPr>
                <w:noProof/>
                <w:webHidden/>
              </w:rPr>
              <w:instrText xml:space="preserve"> PAGEREF _Toc479584372 \h </w:instrText>
            </w:r>
          </w:ins>
          <w:ins w:id="55" w:author="Owner" w:date="2017-04-10T10:44:00Z">
            <w:r>
              <w:rPr>
                <w:noProof/>
                <w:webHidden/>
              </w:rPr>
            </w:r>
          </w:ins>
          <w:r>
            <w:rPr>
              <w:noProof/>
              <w:webHidden/>
            </w:rPr>
            <w:fldChar w:fldCharType="separate"/>
          </w:r>
          <w:ins w:id="56" w:author="Owner" w:date="2017-04-10T10:44:00Z">
            <w:r>
              <w:rPr>
                <w:noProof/>
                <w:webHidden/>
              </w:rPr>
              <w:t>20</w:t>
            </w:r>
          </w:ins>
          <w:ins w:id="57"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58" w:author="Owner" w:date="2017-04-10T10:43:00Z"/>
              <w:noProof/>
            </w:rPr>
          </w:pPr>
          <w:ins w:id="59"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"_Toc479584373"</w:instrText>
            </w:r>
            <w:r w:rsidRPr="006F1007">
              <w:rPr>
                <w:rStyle w:val="Hyperlink"/>
                <w:noProof/>
              </w:rPr>
              <w:instrText xml:space="preserve"> </w:instrText>
            </w:r>
          </w:ins>
          <w:ins w:id="60" w:author="Owner" w:date="2017-04-10T10:44:00Z">
            <w:r w:rsidRPr="006F1007">
              <w:rPr>
                <w:rStyle w:val="Hyperlink"/>
                <w:noProof/>
              </w:rPr>
            </w:r>
          </w:ins>
          <w:ins w:id="61" w:author="Owner" w:date="2017-04-10T10:43:00Z">
            <w:r w:rsidRPr="006F1007">
              <w:rPr>
                <w:rStyle w:val="Hyperlink"/>
                <w:noProof/>
              </w:rPr>
              <w:fldChar w:fldCharType="separate"/>
            </w:r>
            <w:r w:rsidRPr="006F1007">
              <w:rPr>
                <w:rStyle w:val="Hyperlink"/>
                <w:rFonts w:ascii="Times New Roman" w:hAnsi="Times New Roman" w:cs="Times New Roman"/>
                <w:b/>
                <w:noProof/>
              </w:rPr>
              <w:t>7.</w:t>
            </w:r>
            <w:r>
              <w:rPr>
                <w:noProof/>
              </w:rPr>
              <w:tab/>
            </w:r>
            <w:r w:rsidRPr="006F1007">
              <w:rPr>
                <w:rStyle w:val="Hyperlink"/>
                <w:rFonts w:ascii="Times New Roman" w:hAnsi="Times New Roman" w:cs="Times New Roman"/>
                <w:b/>
                <w:noProof/>
              </w:rPr>
              <w:t>Including Time Based Changes for Input Parameters</w:t>
            </w:r>
            <w:r>
              <w:rPr>
                <w:noProof/>
                <w:webHidden/>
              </w:rPr>
              <w:tab/>
            </w:r>
            <w:r>
              <w:rPr>
                <w:noProof/>
                <w:webHidden/>
              </w:rPr>
              <w:fldChar w:fldCharType="begin"/>
            </w:r>
            <w:r>
              <w:rPr>
                <w:noProof/>
                <w:webHidden/>
              </w:rPr>
              <w:instrText xml:space="preserve"> PAGEREF _Toc479584373 \h </w:instrText>
            </w:r>
          </w:ins>
          <w:ins w:id="62" w:author="Owner" w:date="2017-04-10T10:44:00Z">
            <w:r>
              <w:rPr>
                <w:noProof/>
                <w:webHidden/>
              </w:rPr>
            </w:r>
          </w:ins>
          <w:r>
            <w:rPr>
              <w:noProof/>
              <w:webHidden/>
            </w:rPr>
            <w:fldChar w:fldCharType="separate"/>
          </w:r>
          <w:ins w:id="63" w:author="Owner" w:date="2017-04-10T10:44:00Z">
            <w:r>
              <w:rPr>
                <w:noProof/>
                <w:webHidden/>
              </w:rPr>
              <w:t>27</w:t>
            </w:r>
          </w:ins>
          <w:ins w:id="64"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65" w:author="Owner" w:date="2017-04-10T10:43:00Z"/>
              <w:noProof/>
            </w:rPr>
          </w:pPr>
          <w:ins w:id="66"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"_Toc479584374"</w:instrText>
            </w:r>
            <w:r w:rsidRPr="006F1007">
              <w:rPr>
                <w:rStyle w:val="Hyperlink"/>
                <w:noProof/>
              </w:rPr>
              <w:instrText xml:space="preserve"> </w:instrText>
            </w:r>
          </w:ins>
          <w:ins w:id="67" w:author="Owner" w:date="2017-04-10T10:44:00Z">
            <w:r w:rsidRPr="006F1007">
              <w:rPr>
                <w:rStyle w:val="Hyperlink"/>
                <w:noProof/>
              </w:rPr>
            </w:r>
          </w:ins>
          <w:ins w:id="68" w:author="Owner" w:date="2017-04-10T10:43:00Z">
            <w:r w:rsidRPr="006F1007">
              <w:rPr>
                <w:rStyle w:val="Hyperlink"/>
                <w:noProof/>
              </w:rPr>
              <w:fldChar w:fldCharType="separate"/>
            </w:r>
            <w:r w:rsidRPr="006F1007">
              <w:rPr>
                <w:rStyle w:val="Hyperlink"/>
                <w:rFonts w:ascii="Times New Roman" w:hAnsi="Times New Roman" w:cs="Times New Roman"/>
                <w:b/>
                <w:noProof/>
              </w:rPr>
              <w:t>8.</w:t>
            </w:r>
            <w:r>
              <w:rPr>
                <w:noProof/>
              </w:rPr>
              <w:tab/>
            </w:r>
            <w:r w:rsidRPr="006F1007">
              <w:rPr>
                <w:rStyle w:val="Hyperlink"/>
                <w:rFonts w:ascii="Times New Roman" w:hAnsi="Times New Roman" w:cs="Times New Roman"/>
                <w:b/>
                <w:noProof/>
              </w:rPr>
              <w:t>Entering Simulation Data and Parameter Estimates into the Input Files</w:t>
            </w:r>
            <w:r>
              <w:rPr>
                <w:noProof/>
                <w:webHidden/>
              </w:rPr>
              <w:tab/>
            </w:r>
            <w:r>
              <w:rPr>
                <w:noProof/>
                <w:webHidden/>
              </w:rPr>
              <w:fldChar w:fldCharType="begin"/>
            </w:r>
            <w:r>
              <w:rPr>
                <w:noProof/>
                <w:webHidden/>
              </w:rPr>
              <w:instrText xml:space="preserve"> PAGEREF _Toc479584374 \h </w:instrText>
            </w:r>
          </w:ins>
          <w:ins w:id="69" w:author="Owner" w:date="2017-04-10T10:44:00Z">
            <w:r>
              <w:rPr>
                <w:noProof/>
                <w:webHidden/>
              </w:rPr>
            </w:r>
          </w:ins>
          <w:r>
            <w:rPr>
              <w:noProof/>
              <w:webHidden/>
            </w:rPr>
            <w:fldChar w:fldCharType="separate"/>
          </w:r>
          <w:ins w:id="70" w:author="Owner" w:date="2017-04-10T10:44:00Z">
            <w:r>
              <w:rPr>
                <w:noProof/>
                <w:webHidden/>
              </w:rPr>
              <w:t>32</w:t>
            </w:r>
          </w:ins>
          <w:ins w:id="71"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440"/>
              <w:tab w:val="right" w:leader="dot" w:pos="9350"/>
            </w:tabs>
            <w:rPr>
              <w:ins w:id="72" w:author="Owner" w:date="2017-04-10T10:43:00Z"/>
              <w:noProof/>
            </w:rPr>
          </w:pPr>
          <w:ins w:id="73"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"_Toc479584375"</w:instrText>
            </w:r>
            <w:r w:rsidRPr="006F1007">
              <w:rPr>
                <w:rStyle w:val="Hyperlink"/>
                <w:noProof/>
              </w:rPr>
              <w:instrText xml:space="preserve"> </w:instrText>
            </w:r>
          </w:ins>
          <w:ins w:id="74" w:author="Owner" w:date="2017-04-10T10:44:00Z">
            <w:r w:rsidRPr="006F1007">
              <w:rPr>
                <w:rStyle w:val="Hyperlink"/>
                <w:noProof/>
              </w:rPr>
            </w:r>
          </w:ins>
          <w:ins w:id="75" w:author="Owner" w:date="2017-04-10T10:43:00Z">
            <w:r w:rsidRPr="006F1007">
              <w:rPr>
                <w:rStyle w:val="Hyperlink"/>
                <w:noProof/>
              </w:rPr>
              <w:fldChar w:fldCharType="separate"/>
            </w:r>
            <w:r w:rsidRPr="006F1007">
              <w:rPr>
                <w:rStyle w:val="Hyperlink"/>
                <w:rFonts w:ascii="Times New Roman" w:hAnsi="Times New Roman" w:cs="Times New Roman"/>
                <w:b/>
                <w:noProof/>
              </w:rPr>
              <w:t>9.</w:t>
            </w:r>
            <w:r>
              <w:rPr>
                <w:noProof/>
              </w:rPr>
              <w:tab/>
            </w:r>
            <w:r w:rsidRPr="006F1007">
              <w:rPr>
                <w:rStyle w:val="Hyperlink"/>
                <w:rFonts w:ascii="Times New Roman" w:hAnsi="Times New Roman" w:cs="Times New Roman"/>
                <w:b/>
                <w:noProof/>
              </w:rPr>
              <w:t>Running the Model in R</w:t>
            </w:r>
            <w:r>
              <w:rPr>
                <w:noProof/>
                <w:webHidden/>
              </w:rPr>
              <w:tab/>
            </w:r>
            <w:r>
              <w:rPr>
                <w:noProof/>
                <w:webHidden/>
              </w:rPr>
              <w:fldChar w:fldCharType="begin"/>
            </w:r>
            <w:r>
              <w:rPr>
                <w:noProof/>
                <w:webHidden/>
              </w:rPr>
              <w:instrText xml:space="preserve"> PAGEREF _Toc479584375 \h </w:instrText>
            </w:r>
          </w:ins>
          <w:ins w:id="76" w:author="Owner" w:date="2017-04-10T10:44:00Z">
            <w:r>
              <w:rPr>
                <w:noProof/>
                <w:webHidden/>
              </w:rPr>
            </w:r>
          </w:ins>
          <w:r>
            <w:rPr>
              <w:noProof/>
              <w:webHidden/>
            </w:rPr>
            <w:fldChar w:fldCharType="separate"/>
          </w:r>
          <w:ins w:id="77" w:author="Owner" w:date="2017-04-10T10:44:00Z">
            <w:r>
              <w:rPr>
                <w:noProof/>
                <w:webHidden/>
              </w:rPr>
              <w:t>53</w:t>
            </w:r>
          </w:ins>
          <w:ins w:id="78"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79" w:author="Owner" w:date="2017-04-10T10:43:00Z"/>
              <w:noProof/>
            </w:rPr>
          </w:pPr>
          <w:ins w:id="80"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"_Toc479584376"</w:instrText>
            </w:r>
            <w:r w:rsidRPr="006F1007">
              <w:rPr>
                <w:rStyle w:val="Hyperlink"/>
                <w:noProof/>
              </w:rPr>
              <w:instrText xml:space="preserve"> </w:instrText>
            </w:r>
          </w:ins>
          <w:ins w:id="81" w:author="Owner" w:date="2017-04-10T10:44:00Z">
            <w:r w:rsidRPr="006F1007">
              <w:rPr>
                <w:rStyle w:val="Hyperlink"/>
                <w:noProof/>
              </w:rPr>
            </w:r>
          </w:ins>
          <w:ins w:id="82" w:author="Owner" w:date="2017-04-10T10:43:00Z">
            <w:r w:rsidRPr="006F1007">
              <w:rPr>
                <w:rStyle w:val="Hyperlink"/>
                <w:noProof/>
              </w:rPr>
              <w:fldChar w:fldCharType="separate"/>
            </w:r>
            <w:r w:rsidRPr="006F1007">
              <w:rPr>
                <w:rStyle w:val="Hyperlink"/>
                <w:rFonts w:ascii="Times New Roman" w:hAnsi="Times New Roman" w:cs="Times New Roman"/>
                <w:b/>
                <w:noProof/>
              </w:rPr>
              <w:t>10.</w:t>
            </w:r>
            <w:r>
              <w:rPr>
                <w:noProof/>
              </w:rPr>
              <w:tab/>
            </w:r>
            <w:r w:rsidRPr="006F1007">
              <w:rPr>
                <w:rStyle w:val="Hyperlink"/>
                <w:rFonts w:ascii="Times New Roman" w:hAnsi="Times New Roman" w:cs="Times New Roman"/>
                <w:b/>
                <w:noProof/>
              </w:rPr>
              <w:t>Model Output</w:t>
            </w:r>
            <w:r>
              <w:rPr>
                <w:noProof/>
                <w:webHidden/>
              </w:rPr>
              <w:tab/>
            </w:r>
            <w:r>
              <w:rPr>
                <w:noProof/>
                <w:webHidden/>
              </w:rPr>
              <w:fldChar w:fldCharType="begin"/>
            </w:r>
            <w:r>
              <w:rPr>
                <w:noProof/>
                <w:webHidden/>
              </w:rPr>
              <w:instrText xml:space="preserve"> PAGEREF _Toc479584376 \h </w:instrText>
            </w:r>
          </w:ins>
          <w:ins w:id="83" w:author="Owner" w:date="2017-04-10T10:44:00Z">
            <w:r>
              <w:rPr>
                <w:noProof/>
                <w:webHidden/>
              </w:rPr>
            </w:r>
          </w:ins>
          <w:r>
            <w:rPr>
              <w:noProof/>
              <w:webHidden/>
            </w:rPr>
            <w:fldChar w:fldCharType="separate"/>
          </w:r>
          <w:ins w:id="84" w:author="Owner" w:date="2017-04-10T10:44:00Z">
            <w:r>
              <w:rPr>
                <w:noProof/>
                <w:webHidden/>
              </w:rPr>
              <w:t>54</w:t>
            </w:r>
          </w:ins>
          <w:ins w:id="85"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86" w:author="Owner" w:date="2017-04-10T10:43:00Z"/>
              <w:noProof/>
            </w:rPr>
          </w:pPr>
          <w:ins w:id="87"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"_Toc479584377"</w:instrText>
            </w:r>
            <w:r w:rsidRPr="006F1007">
              <w:rPr>
                <w:rStyle w:val="Hyperlink"/>
                <w:noProof/>
              </w:rPr>
              <w:instrText xml:space="preserve"> </w:instrText>
            </w:r>
          </w:ins>
          <w:ins w:id="88" w:author="Owner" w:date="2017-04-10T10:44:00Z">
            <w:r w:rsidRPr="006F1007">
              <w:rPr>
                <w:rStyle w:val="Hyperlink"/>
                <w:noProof/>
              </w:rPr>
            </w:r>
          </w:ins>
          <w:ins w:id="89" w:author="Owner" w:date="2017-04-10T10:43:00Z">
            <w:r w:rsidRPr="006F1007">
              <w:rPr>
                <w:rStyle w:val="Hyperlink"/>
                <w:noProof/>
              </w:rPr>
              <w:fldChar w:fldCharType="separate"/>
            </w:r>
            <w:r w:rsidRPr="006F1007">
              <w:rPr>
                <w:rStyle w:val="Hyperlink"/>
                <w:rFonts w:ascii="Times New Roman" w:hAnsi="Times New Roman" w:cs="Times New Roman"/>
                <w:b/>
                <w:noProof/>
              </w:rPr>
              <w:t>11.</w:t>
            </w:r>
            <w:r>
              <w:rPr>
                <w:noProof/>
              </w:rPr>
              <w:tab/>
            </w:r>
            <w:r w:rsidRPr="006F1007">
              <w:rPr>
                <w:rStyle w:val="Hyperlink"/>
                <w:rFonts w:ascii="Times New Roman" w:hAnsi="Times New Roman" w:cs="Times New Roman"/>
                <w:b/>
                <w:noProof/>
              </w:rPr>
              <w:t>Checking the Inputs with Graphs</w:t>
            </w:r>
            <w:r>
              <w:rPr>
                <w:noProof/>
                <w:webHidden/>
              </w:rPr>
              <w:tab/>
            </w:r>
            <w:r>
              <w:rPr>
                <w:noProof/>
                <w:webHidden/>
              </w:rPr>
              <w:fldChar w:fldCharType="begin"/>
            </w:r>
            <w:r>
              <w:rPr>
                <w:noProof/>
                <w:webHidden/>
              </w:rPr>
              <w:instrText xml:space="preserve"> PAGEREF _Toc479584377 \h </w:instrText>
            </w:r>
          </w:ins>
          <w:ins w:id="90" w:author="Owner" w:date="2017-04-10T10:44:00Z">
            <w:r>
              <w:rPr>
                <w:noProof/>
                <w:webHidden/>
              </w:rPr>
            </w:r>
          </w:ins>
          <w:r>
            <w:rPr>
              <w:noProof/>
              <w:webHidden/>
            </w:rPr>
            <w:fldChar w:fldCharType="separate"/>
          </w:r>
          <w:ins w:id="91" w:author="Owner" w:date="2017-04-10T10:44:00Z">
            <w:r>
              <w:rPr>
                <w:noProof/>
                <w:webHidden/>
              </w:rPr>
              <w:t>59</w:t>
            </w:r>
          </w:ins>
          <w:ins w:id="92"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93" w:author="Owner" w:date="2017-04-10T10:43:00Z"/>
              <w:noProof/>
            </w:rPr>
          </w:pPr>
          <w:ins w:id="94"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"_Toc479584378"</w:instrText>
            </w:r>
            <w:r w:rsidRPr="006F1007">
              <w:rPr>
                <w:rStyle w:val="Hyperlink"/>
                <w:noProof/>
              </w:rPr>
              <w:instrText xml:space="preserve"> </w:instrText>
            </w:r>
          </w:ins>
          <w:ins w:id="95" w:author="Owner" w:date="2017-04-10T10:44:00Z">
            <w:r w:rsidRPr="006F1007">
              <w:rPr>
                <w:rStyle w:val="Hyperlink"/>
                <w:noProof/>
              </w:rPr>
            </w:r>
          </w:ins>
          <w:ins w:id="96" w:author="Owner" w:date="2017-04-10T10:43:00Z">
            <w:r w:rsidRPr="006F1007">
              <w:rPr>
                <w:rStyle w:val="Hyperlink"/>
                <w:noProof/>
              </w:rPr>
              <w:fldChar w:fldCharType="separate"/>
            </w:r>
            <w:r w:rsidRPr="006F1007">
              <w:rPr>
                <w:rStyle w:val="Hyperlink"/>
                <w:rFonts w:ascii="Times New Roman" w:hAnsi="Times New Roman" w:cs="Times New Roman"/>
                <w:b/>
                <w:noProof/>
              </w:rPr>
              <w:t>12.</w:t>
            </w:r>
            <w:r>
              <w:rPr>
                <w:noProof/>
              </w:rPr>
              <w:tab/>
            </w:r>
            <w:r w:rsidRPr="006F1007">
              <w:rPr>
                <w:rStyle w:val="Hyperlink"/>
                <w:rFonts w:ascii="Times New Roman" w:hAnsi="Times New Roman" w:cs="Times New Roman"/>
                <w:b/>
                <w:noProof/>
              </w:rPr>
              <w:t>Common Problems and Troubleshooting</w:t>
            </w:r>
            <w:r>
              <w:rPr>
                <w:noProof/>
                <w:webHidden/>
              </w:rPr>
              <w:tab/>
            </w:r>
            <w:r>
              <w:rPr>
                <w:noProof/>
                <w:webHidden/>
              </w:rPr>
              <w:fldChar w:fldCharType="begin"/>
            </w:r>
            <w:r>
              <w:rPr>
                <w:noProof/>
                <w:webHidden/>
              </w:rPr>
              <w:instrText xml:space="preserve"> PAGEREF _Toc479584378 \h </w:instrText>
            </w:r>
          </w:ins>
          <w:ins w:id="97" w:author="Owner" w:date="2017-04-10T10:44:00Z">
            <w:r>
              <w:rPr>
                <w:noProof/>
                <w:webHidden/>
              </w:rPr>
            </w:r>
          </w:ins>
          <w:r>
            <w:rPr>
              <w:noProof/>
              <w:webHidden/>
            </w:rPr>
            <w:fldChar w:fldCharType="separate"/>
          </w:r>
          <w:ins w:id="98" w:author="Owner" w:date="2017-04-10T10:44:00Z">
            <w:r>
              <w:rPr>
                <w:noProof/>
                <w:webHidden/>
              </w:rPr>
              <w:t>61</w:t>
            </w:r>
          </w:ins>
          <w:ins w:id="99" w:author="Owner" w:date="2017-04-10T10:43:00Z">
            <w:r>
              <w:rPr>
                <w:noProof/>
                <w:webHidden/>
              </w:rPr>
              <w:fldChar w:fldCharType="end"/>
            </w:r>
            <w:r w:rsidRPr="006F1007">
              <w:rPr>
                <w:rStyle w:val="Hyperlink"/>
                <w:noProof/>
              </w:rPr>
              <w:fldChar w:fldCharType="end"/>
            </w:r>
          </w:ins>
        </w:p>
        <w:p w:rsidR="0057355D" w:rsidRDefault="0057355D">
          <w:pPr>
            <w:pStyle w:val="TOC1"/>
            <w:tabs>
              <w:tab w:val="left" w:pos="660"/>
              <w:tab w:val="right" w:leader="dot" w:pos="9350"/>
            </w:tabs>
            <w:rPr>
              <w:ins w:id="100" w:author="Owner" w:date="2017-04-10T10:43:00Z"/>
              <w:noProof/>
            </w:rPr>
          </w:pPr>
          <w:ins w:id="101" w:author="Owner" w:date="2017-04-10T10:43:00Z">
            <w:r w:rsidRPr="006F1007">
              <w:rPr>
                <w:rStyle w:val="Hyperlink"/>
                <w:noProof/>
              </w:rPr>
              <w:fldChar w:fldCharType="begin"/>
            </w:r>
            <w:r w:rsidRPr="006F1007">
              <w:rPr>
                <w:rStyle w:val="Hyperlink"/>
                <w:noProof/>
              </w:rPr>
              <w:instrText xml:space="preserve"> </w:instrText>
            </w:r>
            <w:r>
              <w:rPr>
                <w:noProof/>
              </w:rPr>
              <w:instrText>HYPERLINK \l "_Toc479584379"</w:instrText>
            </w:r>
            <w:r w:rsidRPr="006F1007">
              <w:rPr>
                <w:rStyle w:val="Hyperlink"/>
                <w:noProof/>
              </w:rPr>
              <w:instrText xml:space="preserve"> </w:instrText>
            </w:r>
          </w:ins>
          <w:ins w:id="102" w:author="Owner" w:date="2017-04-10T10:44:00Z">
            <w:r w:rsidRPr="006F1007">
              <w:rPr>
                <w:rStyle w:val="Hyperlink"/>
                <w:noProof/>
              </w:rPr>
            </w:r>
          </w:ins>
          <w:ins w:id="103" w:author="Owner" w:date="2017-04-10T10:43:00Z">
            <w:r w:rsidRPr="006F1007">
              <w:rPr>
                <w:rStyle w:val="Hyperlink"/>
                <w:noProof/>
              </w:rPr>
              <w:fldChar w:fldCharType="separate"/>
            </w:r>
            <w:r w:rsidRPr="006F1007">
              <w:rPr>
                <w:rStyle w:val="Hyperlink"/>
                <w:rFonts w:ascii="Times New Roman" w:hAnsi="Times New Roman" w:cs="Times New Roman"/>
                <w:b/>
                <w:noProof/>
              </w:rPr>
              <w:t>13.</w:t>
            </w:r>
            <w:r>
              <w:rPr>
                <w:noProof/>
              </w:rPr>
              <w:tab/>
            </w:r>
            <w:r w:rsidRPr="006F1007">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_Toc479584379 \h </w:instrText>
            </w:r>
          </w:ins>
          <w:ins w:id="104" w:author="Owner" w:date="2017-04-10T10:44:00Z">
            <w:r>
              <w:rPr>
                <w:noProof/>
                <w:webHidden/>
              </w:rPr>
            </w:r>
          </w:ins>
          <w:r>
            <w:rPr>
              <w:noProof/>
              <w:webHidden/>
            </w:rPr>
            <w:fldChar w:fldCharType="separate"/>
          </w:r>
          <w:ins w:id="105" w:author="Owner" w:date="2017-04-10T10:44:00Z">
            <w:r>
              <w:rPr>
                <w:noProof/>
                <w:webHidden/>
              </w:rPr>
              <w:t>63</w:t>
            </w:r>
          </w:ins>
          <w:ins w:id="106" w:author="Owner" w:date="2017-04-10T10:43:00Z">
            <w:r>
              <w:rPr>
                <w:noProof/>
                <w:webHidden/>
              </w:rPr>
              <w:fldChar w:fldCharType="end"/>
            </w:r>
            <w:r w:rsidRPr="006F1007">
              <w:rPr>
                <w:rStyle w:val="Hyperlink"/>
                <w:noProof/>
              </w:rPr>
              <w:fldChar w:fldCharType="end"/>
            </w:r>
          </w:ins>
        </w:p>
        <w:p w:rsidR="000F2359" w:rsidRPr="00194C1D" w:rsidDel="00194C1D" w:rsidRDefault="000F2359" w:rsidP="0057355D">
          <w:pPr>
            <w:pStyle w:val="TOC1"/>
            <w:tabs>
              <w:tab w:val="left" w:pos="440"/>
              <w:tab w:val="right" w:leader="dot" w:pos="9350"/>
            </w:tabs>
            <w:outlineLvl w:val="0"/>
            <w:rPr>
              <w:ins w:id="107" w:author="Mark Armour" w:date="2017-04-06T13:38:00Z"/>
              <w:del w:id="108" w:author="Owner" w:date="2017-04-10T10:25:00Z"/>
              <w:rFonts w:ascii="Times New Roman" w:hAnsi="Times New Roman" w:cs="Times New Roman"/>
              <w:noProof/>
              <w:rPrChange w:id="109" w:author="Owner" w:date="2017-04-10T10:31:00Z">
                <w:rPr>
                  <w:ins w:id="110" w:author="Mark Armour" w:date="2017-04-06T13:38:00Z"/>
                  <w:del w:id="111" w:author="Owner" w:date="2017-04-10T10:25:00Z"/>
                  <w:noProof/>
                </w:rPr>
              </w:rPrChange>
            </w:rPr>
            <w:pPrChange w:id="112" w:author="Owner" w:date="2017-04-10T10:43:00Z">
              <w:pPr>
                <w:pStyle w:val="TOC1"/>
                <w:tabs>
                  <w:tab w:val="left" w:pos="440"/>
                  <w:tab w:val="right" w:leader="dot" w:pos="9350"/>
                </w:tabs>
              </w:pPr>
            </w:pPrChange>
          </w:pPr>
          <w:ins w:id="113" w:author="Mark Armour" w:date="2017-04-06T13:38:00Z">
            <w:del w:id="114" w:author="Owner" w:date="2017-04-10T10:25:00Z">
              <w:r w:rsidRPr="00194C1D" w:rsidDel="00194C1D">
                <w:rPr>
                  <w:rStyle w:val="Hyperlink"/>
                  <w:rFonts w:ascii="Times New Roman" w:hAnsi="Times New Roman" w:cs="Times New Roman"/>
                  <w:b/>
                  <w:noProof/>
                  <w:rPrChange w:id="115" w:author="Owner" w:date="2017-04-10T10:31:00Z">
                    <w:rPr>
                      <w:rStyle w:val="Hyperlink"/>
                      <w:b/>
                      <w:noProof/>
                    </w:rPr>
                  </w:rPrChange>
                </w:rPr>
                <w:delText>1.</w:delText>
              </w:r>
              <w:r w:rsidRPr="00194C1D" w:rsidDel="00194C1D">
                <w:rPr>
                  <w:rFonts w:ascii="Times New Roman" w:hAnsi="Times New Roman" w:cs="Times New Roman"/>
                  <w:noProof/>
                  <w:rPrChange w:id="116" w:author="Owner" w:date="2017-04-10T10:31:00Z">
                    <w:rPr>
                      <w:noProof/>
                    </w:rPr>
                  </w:rPrChange>
                </w:rPr>
                <w:tab/>
              </w:r>
              <w:r w:rsidRPr="00194C1D" w:rsidDel="00194C1D">
                <w:rPr>
                  <w:rStyle w:val="Hyperlink"/>
                  <w:rFonts w:ascii="Times New Roman" w:hAnsi="Times New Roman" w:cs="Times New Roman"/>
                  <w:b/>
                  <w:noProof/>
                  <w:rPrChange w:id="117" w:author="Owner" w:date="2017-04-10T10:31:00Z">
                    <w:rPr>
                      <w:rStyle w:val="Hyperlink"/>
                      <w:b/>
                      <w:noProof/>
                    </w:rPr>
                  </w:rPrChange>
                </w:rPr>
                <w:delText>Introduction</w:delText>
              </w:r>
              <w:r w:rsidRPr="00194C1D" w:rsidDel="00194C1D">
                <w:rPr>
                  <w:rFonts w:ascii="Times New Roman" w:hAnsi="Times New Roman" w:cs="Times New Roman"/>
                  <w:noProof/>
                  <w:webHidden/>
                  <w:rPrChange w:id="118" w:author="Owner" w:date="2017-04-10T10:31:00Z">
                    <w:rPr>
                      <w:noProof/>
                      <w:webHidden/>
                    </w:rPr>
                  </w:rPrChange>
                </w:rPr>
                <w:tab/>
                <w:delText>3</w:delText>
              </w:r>
            </w:del>
          </w:ins>
        </w:p>
        <w:p w:rsidR="000F2359" w:rsidRPr="00194C1D" w:rsidDel="00194C1D" w:rsidRDefault="000F2359" w:rsidP="0057355D">
          <w:pPr>
            <w:pStyle w:val="TOC1"/>
            <w:tabs>
              <w:tab w:val="left" w:pos="440"/>
              <w:tab w:val="right" w:leader="dot" w:pos="9350"/>
            </w:tabs>
            <w:outlineLvl w:val="0"/>
            <w:rPr>
              <w:ins w:id="119" w:author="Mark Armour" w:date="2017-04-06T13:38:00Z"/>
              <w:del w:id="120" w:author="Owner" w:date="2017-04-10T10:25:00Z"/>
              <w:rFonts w:ascii="Times New Roman" w:hAnsi="Times New Roman" w:cs="Times New Roman"/>
              <w:noProof/>
              <w:rPrChange w:id="121" w:author="Owner" w:date="2017-04-10T10:31:00Z">
                <w:rPr>
                  <w:ins w:id="122" w:author="Mark Armour" w:date="2017-04-06T13:38:00Z"/>
                  <w:del w:id="123" w:author="Owner" w:date="2017-04-10T10:25:00Z"/>
                  <w:noProof/>
                </w:rPr>
              </w:rPrChange>
            </w:rPr>
            <w:pPrChange w:id="124" w:author="Owner" w:date="2017-04-10T10:43:00Z">
              <w:pPr>
                <w:pStyle w:val="TOC1"/>
                <w:tabs>
                  <w:tab w:val="left" w:pos="440"/>
                  <w:tab w:val="right" w:leader="dot" w:pos="9350"/>
                </w:tabs>
              </w:pPr>
            </w:pPrChange>
          </w:pPr>
          <w:ins w:id="125" w:author="Mark Armour" w:date="2017-04-06T13:38:00Z">
            <w:del w:id="126" w:author="Owner" w:date="2017-04-10T10:25:00Z">
              <w:r w:rsidRPr="00194C1D" w:rsidDel="00194C1D">
                <w:rPr>
                  <w:rStyle w:val="Hyperlink"/>
                  <w:rFonts w:ascii="Times New Roman" w:hAnsi="Times New Roman" w:cs="Times New Roman"/>
                  <w:b/>
                  <w:noProof/>
                  <w:rPrChange w:id="127" w:author="Owner" w:date="2017-04-10T10:31:00Z">
                    <w:rPr>
                      <w:rStyle w:val="Hyperlink"/>
                      <w:b/>
                      <w:noProof/>
                    </w:rPr>
                  </w:rPrChange>
                </w:rPr>
                <w:delText>2.</w:delText>
              </w:r>
              <w:r w:rsidRPr="00194C1D" w:rsidDel="00194C1D">
                <w:rPr>
                  <w:rFonts w:ascii="Times New Roman" w:hAnsi="Times New Roman" w:cs="Times New Roman"/>
                  <w:noProof/>
                  <w:rPrChange w:id="128" w:author="Owner" w:date="2017-04-10T10:31:00Z">
                    <w:rPr>
                      <w:noProof/>
                    </w:rPr>
                  </w:rPrChange>
                </w:rPr>
                <w:tab/>
              </w:r>
              <w:r w:rsidRPr="00194C1D" w:rsidDel="00194C1D">
                <w:rPr>
                  <w:rStyle w:val="Hyperlink"/>
                  <w:rFonts w:ascii="Times New Roman" w:hAnsi="Times New Roman" w:cs="Times New Roman"/>
                  <w:b/>
                  <w:noProof/>
                  <w:rPrChange w:id="129" w:author="Owner" w:date="2017-04-10T10:31:00Z">
                    <w:rPr>
                      <w:rStyle w:val="Hyperlink"/>
                      <w:b/>
                      <w:noProof/>
                    </w:rPr>
                  </w:rPrChange>
                </w:rPr>
                <w:delText>System Requirements</w:delText>
              </w:r>
              <w:r w:rsidRPr="00194C1D" w:rsidDel="00194C1D">
                <w:rPr>
                  <w:rFonts w:ascii="Times New Roman" w:hAnsi="Times New Roman" w:cs="Times New Roman"/>
                  <w:noProof/>
                  <w:webHidden/>
                  <w:rPrChange w:id="130" w:author="Owner" w:date="2017-04-10T10:31:00Z">
                    <w:rPr>
                      <w:noProof/>
                      <w:webHidden/>
                    </w:rPr>
                  </w:rPrChange>
                </w:rPr>
                <w:tab/>
                <w:delText>4</w:delText>
              </w:r>
            </w:del>
          </w:ins>
        </w:p>
        <w:p w:rsidR="000F2359" w:rsidRPr="00194C1D" w:rsidDel="00194C1D" w:rsidRDefault="000F2359" w:rsidP="0057355D">
          <w:pPr>
            <w:pStyle w:val="TOC1"/>
            <w:tabs>
              <w:tab w:val="left" w:pos="440"/>
              <w:tab w:val="right" w:leader="dot" w:pos="9350"/>
            </w:tabs>
            <w:outlineLvl w:val="0"/>
            <w:rPr>
              <w:ins w:id="131" w:author="Mark Armour" w:date="2017-04-06T13:38:00Z"/>
              <w:del w:id="132" w:author="Owner" w:date="2017-04-10T10:25:00Z"/>
              <w:rFonts w:ascii="Times New Roman" w:hAnsi="Times New Roman" w:cs="Times New Roman"/>
              <w:noProof/>
              <w:rPrChange w:id="133" w:author="Owner" w:date="2017-04-10T10:31:00Z">
                <w:rPr>
                  <w:ins w:id="134" w:author="Mark Armour" w:date="2017-04-06T13:38:00Z"/>
                  <w:del w:id="135" w:author="Owner" w:date="2017-04-10T10:25:00Z"/>
                  <w:noProof/>
                </w:rPr>
              </w:rPrChange>
            </w:rPr>
            <w:pPrChange w:id="136" w:author="Owner" w:date="2017-04-10T10:43:00Z">
              <w:pPr>
                <w:pStyle w:val="TOC1"/>
                <w:tabs>
                  <w:tab w:val="left" w:pos="440"/>
                  <w:tab w:val="right" w:leader="dot" w:pos="9350"/>
                </w:tabs>
              </w:pPr>
            </w:pPrChange>
          </w:pPr>
          <w:ins w:id="137" w:author="Mark Armour" w:date="2017-04-06T13:38:00Z">
            <w:del w:id="138" w:author="Owner" w:date="2017-04-10T10:25:00Z">
              <w:r w:rsidRPr="00194C1D" w:rsidDel="00194C1D">
                <w:rPr>
                  <w:rStyle w:val="Hyperlink"/>
                  <w:rFonts w:ascii="Times New Roman" w:hAnsi="Times New Roman" w:cs="Times New Roman"/>
                  <w:b/>
                  <w:noProof/>
                  <w:rPrChange w:id="139" w:author="Owner" w:date="2017-04-10T10:31:00Z">
                    <w:rPr>
                      <w:rStyle w:val="Hyperlink"/>
                      <w:b/>
                      <w:noProof/>
                    </w:rPr>
                  </w:rPrChange>
                </w:rPr>
                <w:delText>3.</w:delText>
              </w:r>
              <w:r w:rsidRPr="00194C1D" w:rsidDel="00194C1D">
                <w:rPr>
                  <w:rFonts w:ascii="Times New Roman" w:hAnsi="Times New Roman" w:cs="Times New Roman"/>
                  <w:noProof/>
                  <w:rPrChange w:id="140" w:author="Owner" w:date="2017-04-10T10:31:00Z">
                    <w:rPr>
                      <w:noProof/>
                    </w:rPr>
                  </w:rPrChange>
                </w:rPr>
                <w:tab/>
              </w:r>
              <w:r w:rsidRPr="00194C1D" w:rsidDel="00194C1D">
                <w:rPr>
                  <w:rStyle w:val="Hyperlink"/>
                  <w:rFonts w:ascii="Times New Roman" w:hAnsi="Times New Roman" w:cs="Times New Roman"/>
                  <w:b/>
                  <w:noProof/>
                  <w:rPrChange w:id="141" w:author="Owner" w:date="2017-04-10T10:31:00Z">
                    <w:rPr>
                      <w:rStyle w:val="Hyperlink"/>
                      <w:b/>
                      <w:noProof/>
                    </w:rPr>
                  </w:rPrChange>
                </w:rPr>
                <w:delText>Files Included in the Watershed Model</w:delText>
              </w:r>
              <w:r w:rsidRPr="00194C1D" w:rsidDel="00194C1D">
                <w:rPr>
                  <w:rFonts w:ascii="Times New Roman" w:hAnsi="Times New Roman" w:cs="Times New Roman"/>
                  <w:noProof/>
                  <w:webHidden/>
                  <w:rPrChange w:id="142" w:author="Owner" w:date="2017-04-10T10:31:00Z">
                    <w:rPr>
                      <w:noProof/>
                      <w:webHidden/>
                    </w:rPr>
                  </w:rPrChange>
                </w:rPr>
                <w:tab/>
                <w:delText>4</w:delText>
              </w:r>
            </w:del>
          </w:ins>
        </w:p>
        <w:p w:rsidR="000F2359" w:rsidRPr="00194C1D" w:rsidDel="00194C1D" w:rsidRDefault="000F2359" w:rsidP="0057355D">
          <w:pPr>
            <w:pStyle w:val="TOC1"/>
            <w:tabs>
              <w:tab w:val="left" w:pos="440"/>
              <w:tab w:val="right" w:leader="dot" w:pos="9350"/>
            </w:tabs>
            <w:outlineLvl w:val="0"/>
            <w:rPr>
              <w:ins w:id="143" w:author="Mark Armour" w:date="2017-04-06T13:38:00Z"/>
              <w:del w:id="144" w:author="Owner" w:date="2017-04-10T10:25:00Z"/>
              <w:rFonts w:ascii="Times New Roman" w:hAnsi="Times New Roman" w:cs="Times New Roman"/>
              <w:noProof/>
              <w:rPrChange w:id="145" w:author="Owner" w:date="2017-04-10T10:31:00Z">
                <w:rPr>
                  <w:ins w:id="146" w:author="Mark Armour" w:date="2017-04-06T13:38:00Z"/>
                  <w:del w:id="147" w:author="Owner" w:date="2017-04-10T10:25:00Z"/>
                  <w:noProof/>
                </w:rPr>
              </w:rPrChange>
            </w:rPr>
            <w:pPrChange w:id="148" w:author="Owner" w:date="2017-04-10T10:43:00Z">
              <w:pPr>
                <w:pStyle w:val="TOC1"/>
                <w:tabs>
                  <w:tab w:val="left" w:pos="440"/>
                  <w:tab w:val="right" w:leader="dot" w:pos="9350"/>
                </w:tabs>
              </w:pPr>
            </w:pPrChange>
          </w:pPr>
          <w:ins w:id="149" w:author="Mark Armour" w:date="2017-04-06T13:38:00Z">
            <w:del w:id="150" w:author="Owner" w:date="2017-04-10T10:25:00Z">
              <w:r w:rsidRPr="00194C1D" w:rsidDel="00194C1D">
                <w:rPr>
                  <w:rStyle w:val="Hyperlink"/>
                  <w:rFonts w:ascii="Times New Roman" w:hAnsi="Times New Roman" w:cs="Times New Roman"/>
                  <w:b/>
                  <w:noProof/>
                  <w:rPrChange w:id="151" w:author="Owner" w:date="2017-04-10T10:31:00Z">
                    <w:rPr>
                      <w:rStyle w:val="Hyperlink"/>
                      <w:rFonts w:cs="Times New Roman"/>
                      <w:b/>
                      <w:noProof/>
                    </w:rPr>
                  </w:rPrChange>
                </w:rPr>
                <w:delText>4.</w:delText>
              </w:r>
              <w:r w:rsidRPr="00194C1D" w:rsidDel="00194C1D">
                <w:rPr>
                  <w:rFonts w:ascii="Times New Roman" w:hAnsi="Times New Roman" w:cs="Times New Roman"/>
                  <w:noProof/>
                  <w:rPrChange w:id="152" w:author="Owner" w:date="2017-04-10T10:31:00Z">
                    <w:rPr>
                      <w:noProof/>
                    </w:rPr>
                  </w:rPrChange>
                </w:rPr>
                <w:tab/>
              </w:r>
              <w:r w:rsidRPr="00194C1D" w:rsidDel="00194C1D">
                <w:rPr>
                  <w:rStyle w:val="Hyperlink"/>
                  <w:rFonts w:ascii="Times New Roman" w:hAnsi="Times New Roman" w:cs="Times New Roman"/>
                  <w:b/>
                  <w:noProof/>
                  <w:rPrChange w:id="153" w:author="Owner" w:date="2017-04-10T10:31:00Z">
                    <w:rPr>
                      <w:rStyle w:val="Hyperlink"/>
                      <w:rFonts w:cs="Times New Roman"/>
                      <w:b/>
                      <w:noProof/>
                    </w:rPr>
                  </w:rPrChange>
                </w:rPr>
                <w:delText>The Beverton Holt Spawner Recruit Model</w:delText>
              </w:r>
              <w:r w:rsidRPr="00194C1D" w:rsidDel="00194C1D">
                <w:rPr>
                  <w:rFonts w:ascii="Times New Roman" w:hAnsi="Times New Roman" w:cs="Times New Roman"/>
                  <w:noProof/>
                  <w:webHidden/>
                  <w:rPrChange w:id="154" w:author="Owner" w:date="2017-04-10T10:31:00Z">
                    <w:rPr>
                      <w:noProof/>
                      <w:webHidden/>
                    </w:rPr>
                  </w:rPrChange>
                </w:rPr>
                <w:tab/>
                <w:delText>6</w:delText>
              </w:r>
            </w:del>
          </w:ins>
        </w:p>
        <w:p w:rsidR="000F2359" w:rsidRPr="00194C1D" w:rsidDel="00194C1D" w:rsidRDefault="000F2359" w:rsidP="0057355D">
          <w:pPr>
            <w:pStyle w:val="TOC1"/>
            <w:tabs>
              <w:tab w:val="left" w:pos="440"/>
              <w:tab w:val="right" w:leader="dot" w:pos="9350"/>
            </w:tabs>
            <w:outlineLvl w:val="0"/>
            <w:rPr>
              <w:ins w:id="155" w:author="Mark Armour" w:date="2017-04-06T13:38:00Z"/>
              <w:del w:id="156" w:author="Owner" w:date="2017-04-10T10:25:00Z"/>
              <w:rFonts w:ascii="Times New Roman" w:hAnsi="Times New Roman" w:cs="Times New Roman"/>
              <w:noProof/>
              <w:rPrChange w:id="157" w:author="Owner" w:date="2017-04-10T10:31:00Z">
                <w:rPr>
                  <w:ins w:id="158" w:author="Mark Armour" w:date="2017-04-06T13:38:00Z"/>
                  <w:del w:id="159" w:author="Owner" w:date="2017-04-10T10:25:00Z"/>
                  <w:noProof/>
                </w:rPr>
              </w:rPrChange>
            </w:rPr>
            <w:pPrChange w:id="160" w:author="Owner" w:date="2017-04-10T10:43:00Z">
              <w:pPr>
                <w:pStyle w:val="TOC1"/>
                <w:tabs>
                  <w:tab w:val="left" w:pos="440"/>
                  <w:tab w:val="right" w:leader="dot" w:pos="9350"/>
                </w:tabs>
              </w:pPr>
            </w:pPrChange>
          </w:pPr>
          <w:ins w:id="161" w:author="Mark Armour" w:date="2017-04-06T13:38:00Z">
            <w:del w:id="162" w:author="Owner" w:date="2017-04-10T10:25:00Z">
              <w:r w:rsidRPr="00194C1D" w:rsidDel="00194C1D">
                <w:rPr>
                  <w:rStyle w:val="Hyperlink"/>
                  <w:rFonts w:ascii="Times New Roman" w:hAnsi="Times New Roman" w:cs="Times New Roman"/>
                  <w:b/>
                  <w:noProof/>
                  <w:rPrChange w:id="163" w:author="Owner" w:date="2017-04-10T10:31:00Z">
                    <w:rPr>
                      <w:rStyle w:val="Hyperlink"/>
                      <w:b/>
                      <w:noProof/>
                    </w:rPr>
                  </w:rPrChange>
                </w:rPr>
                <w:delText>5.</w:delText>
              </w:r>
              <w:r w:rsidRPr="00194C1D" w:rsidDel="00194C1D">
                <w:rPr>
                  <w:rFonts w:ascii="Times New Roman" w:hAnsi="Times New Roman" w:cs="Times New Roman"/>
                  <w:noProof/>
                  <w:rPrChange w:id="164" w:author="Owner" w:date="2017-04-10T10:31:00Z">
                    <w:rPr>
                      <w:noProof/>
                    </w:rPr>
                  </w:rPrChange>
                </w:rPr>
                <w:tab/>
              </w:r>
              <w:r w:rsidRPr="00194C1D" w:rsidDel="00194C1D">
                <w:rPr>
                  <w:rStyle w:val="Hyperlink"/>
                  <w:rFonts w:ascii="Times New Roman" w:hAnsi="Times New Roman" w:cs="Times New Roman"/>
                  <w:b/>
                  <w:noProof/>
                  <w:rPrChange w:id="165" w:author="Owner" w:date="2017-04-10T10:31:00Z">
                    <w:rPr>
                      <w:rStyle w:val="Hyperlink"/>
                      <w:b/>
                      <w:noProof/>
                    </w:rPr>
                  </w:rPrChange>
                </w:rPr>
                <w:delText>Tracking Spawners and Recruits for Run Reconstruction</w:delText>
              </w:r>
              <w:r w:rsidRPr="00194C1D" w:rsidDel="00194C1D">
                <w:rPr>
                  <w:rFonts w:ascii="Times New Roman" w:hAnsi="Times New Roman" w:cs="Times New Roman"/>
                  <w:noProof/>
                  <w:webHidden/>
                  <w:rPrChange w:id="166" w:author="Owner" w:date="2017-04-10T10:31:00Z">
                    <w:rPr>
                      <w:noProof/>
                      <w:webHidden/>
                    </w:rPr>
                  </w:rPrChange>
                </w:rPr>
                <w:tab/>
                <w:delText>18</w:delText>
              </w:r>
            </w:del>
          </w:ins>
        </w:p>
        <w:p w:rsidR="000F2359" w:rsidRPr="00194C1D" w:rsidDel="00194C1D" w:rsidRDefault="000F2359" w:rsidP="0057355D">
          <w:pPr>
            <w:pStyle w:val="TOC1"/>
            <w:tabs>
              <w:tab w:val="right" w:leader="dot" w:pos="9350"/>
            </w:tabs>
            <w:outlineLvl w:val="0"/>
            <w:rPr>
              <w:ins w:id="167" w:author="Mark Armour" w:date="2017-04-06T13:38:00Z"/>
              <w:del w:id="168" w:author="Owner" w:date="2017-04-10T10:25:00Z"/>
              <w:rFonts w:ascii="Times New Roman" w:hAnsi="Times New Roman" w:cs="Times New Roman"/>
              <w:noProof/>
              <w:rPrChange w:id="169" w:author="Owner" w:date="2017-04-10T10:31:00Z">
                <w:rPr>
                  <w:ins w:id="170" w:author="Mark Armour" w:date="2017-04-06T13:38:00Z"/>
                  <w:del w:id="171" w:author="Owner" w:date="2017-04-10T10:25:00Z"/>
                  <w:noProof/>
                </w:rPr>
              </w:rPrChange>
            </w:rPr>
            <w:pPrChange w:id="172" w:author="Owner" w:date="2017-04-10T10:43:00Z">
              <w:pPr>
                <w:pStyle w:val="TOC1"/>
                <w:tabs>
                  <w:tab w:val="right" w:leader="dot" w:pos="9350"/>
                </w:tabs>
              </w:pPr>
            </w:pPrChange>
          </w:pPr>
          <w:ins w:id="173" w:author="Mark Armour" w:date="2017-04-06T13:38:00Z">
            <w:del w:id="174" w:author="Owner" w:date="2017-04-10T10:25:00Z">
              <w:r w:rsidRPr="00194C1D" w:rsidDel="00194C1D">
                <w:rPr>
                  <w:rStyle w:val="Hyperlink"/>
                  <w:rFonts w:ascii="Times New Roman" w:hAnsi="Times New Roman" w:cs="Times New Roman"/>
                  <w:noProof/>
                  <w:rPrChange w:id="175" w:author="Owner" w:date="2017-04-10T10:31:00Z">
                    <w:rPr>
                      <w:rStyle w:val="Hyperlink"/>
                      <w:noProof/>
                    </w:rPr>
                  </w:rPrChange>
                </w:rPr>
                <w:delText>The ISEMP Watershed Model tracks spawners and recruits for each year, to be output and/or plotted by an external function.  This code is described separately because it has no effect on the working of the model.</w:delText>
              </w:r>
              <w:r w:rsidRPr="00194C1D" w:rsidDel="00194C1D">
                <w:rPr>
                  <w:rFonts w:ascii="Times New Roman" w:hAnsi="Times New Roman" w:cs="Times New Roman"/>
                  <w:noProof/>
                  <w:webHidden/>
                  <w:rPrChange w:id="176" w:author="Owner" w:date="2017-04-10T10:31:00Z">
                    <w:rPr>
                      <w:noProof/>
                      <w:webHidden/>
                    </w:rPr>
                  </w:rPrChange>
                </w:rPr>
                <w:tab/>
                <w:delText>19</w:delText>
              </w:r>
            </w:del>
          </w:ins>
        </w:p>
        <w:p w:rsidR="000F2359" w:rsidRPr="00194C1D" w:rsidDel="00194C1D" w:rsidRDefault="000F2359" w:rsidP="0057355D">
          <w:pPr>
            <w:pStyle w:val="TOC1"/>
            <w:tabs>
              <w:tab w:val="right" w:leader="dot" w:pos="9350"/>
            </w:tabs>
            <w:outlineLvl w:val="0"/>
            <w:rPr>
              <w:ins w:id="177" w:author="Mark Armour" w:date="2017-04-06T13:38:00Z"/>
              <w:del w:id="178" w:author="Owner" w:date="2017-04-10T10:25:00Z"/>
              <w:rFonts w:ascii="Times New Roman" w:hAnsi="Times New Roman" w:cs="Times New Roman"/>
              <w:noProof/>
              <w:rPrChange w:id="179" w:author="Owner" w:date="2017-04-10T10:31:00Z">
                <w:rPr>
                  <w:ins w:id="180" w:author="Mark Armour" w:date="2017-04-06T13:38:00Z"/>
                  <w:del w:id="181" w:author="Owner" w:date="2017-04-10T10:25:00Z"/>
                  <w:noProof/>
                </w:rPr>
              </w:rPrChange>
            </w:rPr>
            <w:pPrChange w:id="182" w:author="Owner" w:date="2017-04-10T10:43:00Z">
              <w:pPr>
                <w:pStyle w:val="TOC1"/>
                <w:tabs>
                  <w:tab w:val="right" w:leader="dot" w:pos="9350"/>
                </w:tabs>
              </w:pPr>
            </w:pPrChange>
          </w:pPr>
          <w:ins w:id="183" w:author="Mark Armour" w:date="2017-04-06T13:38:00Z">
            <w:del w:id="184" w:author="Owner" w:date="2017-04-10T10:25:00Z">
              <w:r w:rsidRPr="00194C1D" w:rsidDel="00194C1D">
                <w:rPr>
                  <w:rStyle w:val="Hyperlink"/>
                  <w:rFonts w:ascii="Times New Roman" w:hAnsi="Times New Roman" w:cs="Times New Roman"/>
                  <w:noProof/>
                  <w:rPrChange w:id="185" w:author="Owner" w:date="2017-04-10T10:31:00Z">
                    <w:rPr>
                      <w:rStyle w:val="Hyperlink"/>
                      <w:noProof/>
                    </w:rPr>
                  </w:rPrChange>
                </w:rPr>
                <w:delText>Although steelhead can spend anywhere from 0 to 6 years as a One-Plus prior to smolting, once the fish have advanced to Life Stage 8 (smolt), there is no assumed dependency on “true age” in the remainder of the model.  In order to recreate the data for run reconstruction, we nonetheless have to keep track of true age.</w:delText>
              </w:r>
              <w:r w:rsidRPr="00194C1D" w:rsidDel="00194C1D">
                <w:rPr>
                  <w:rFonts w:ascii="Times New Roman" w:hAnsi="Times New Roman" w:cs="Times New Roman"/>
                  <w:noProof/>
                  <w:webHidden/>
                  <w:rPrChange w:id="186" w:author="Owner" w:date="2017-04-10T10:31:00Z">
                    <w:rPr>
                      <w:noProof/>
                      <w:webHidden/>
                    </w:rPr>
                  </w:rPrChange>
                </w:rPr>
                <w:tab/>
                <w:delText>19</w:delText>
              </w:r>
            </w:del>
          </w:ins>
        </w:p>
        <w:p w:rsidR="000F2359" w:rsidRPr="00194C1D" w:rsidDel="00194C1D" w:rsidRDefault="000F2359" w:rsidP="0057355D">
          <w:pPr>
            <w:pStyle w:val="TOC1"/>
            <w:tabs>
              <w:tab w:val="left" w:pos="440"/>
              <w:tab w:val="right" w:leader="dot" w:pos="9350"/>
            </w:tabs>
            <w:outlineLvl w:val="0"/>
            <w:rPr>
              <w:ins w:id="187" w:author="Mark Armour" w:date="2017-04-06T13:38:00Z"/>
              <w:del w:id="188" w:author="Owner" w:date="2017-04-10T10:25:00Z"/>
              <w:rFonts w:ascii="Times New Roman" w:hAnsi="Times New Roman" w:cs="Times New Roman"/>
              <w:noProof/>
              <w:rPrChange w:id="189" w:author="Owner" w:date="2017-04-10T10:31:00Z">
                <w:rPr>
                  <w:ins w:id="190" w:author="Mark Armour" w:date="2017-04-06T13:38:00Z"/>
                  <w:del w:id="191" w:author="Owner" w:date="2017-04-10T10:25:00Z"/>
                  <w:noProof/>
                </w:rPr>
              </w:rPrChange>
            </w:rPr>
            <w:pPrChange w:id="192" w:author="Owner" w:date="2017-04-10T10:43:00Z">
              <w:pPr>
                <w:pStyle w:val="TOC1"/>
                <w:tabs>
                  <w:tab w:val="left" w:pos="440"/>
                  <w:tab w:val="right" w:leader="dot" w:pos="9350"/>
                </w:tabs>
              </w:pPr>
            </w:pPrChange>
          </w:pPr>
          <w:ins w:id="193" w:author="Mark Armour" w:date="2017-04-06T13:38:00Z">
            <w:del w:id="194" w:author="Owner" w:date="2017-04-10T10:25:00Z">
              <w:r w:rsidRPr="00194C1D" w:rsidDel="00194C1D">
                <w:rPr>
                  <w:rStyle w:val="Hyperlink"/>
                  <w:rFonts w:ascii="Times New Roman" w:hAnsi="Times New Roman" w:cs="Times New Roman"/>
                  <w:b/>
                  <w:noProof/>
                  <w:rPrChange w:id="195" w:author="Owner" w:date="2017-04-10T10:31:00Z">
                    <w:rPr>
                      <w:rStyle w:val="Hyperlink"/>
                      <w:b/>
                      <w:noProof/>
                    </w:rPr>
                  </w:rPrChange>
                </w:rPr>
                <w:delText>6.</w:delText>
              </w:r>
              <w:r w:rsidRPr="00194C1D" w:rsidDel="00194C1D">
                <w:rPr>
                  <w:rFonts w:ascii="Times New Roman" w:hAnsi="Times New Roman" w:cs="Times New Roman"/>
                  <w:noProof/>
                  <w:rPrChange w:id="196" w:author="Owner" w:date="2017-04-10T10:31:00Z">
                    <w:rPr>
                      <w:noProof/>
                    </w:rPr>
                  </w:rPrChange>
                </w:rPr>
                <w:tab/>
              </w:r>
              <w:r w:rsidRPr="00194C1D" w:rsidDel="00194C1D">
                <w:rPr>
                  <w:rStyle w:val="Hyperlink"/>
                  <w:rFonts w:ascii="Times New Roman" w:hAnsi="Times New Roman" w:cs="Times New Roman"/>
                  <w:b/>
                  <w:noProof/>
                  <w:rPrChange w:id="197" w:author="Owner" w:date="2017-04-10T10:31:00Z">
                    <w:rPr>
                      <w:rStyle w:val="Hyperlink"/>
                      <w:b/>
                      <w:noProof/>
                    </w:rPr>
                  </w:rPrChange>
                </w:rPr>
                <w:delText>Stochasticity in the Watershed Model</w:delText>
              </w:r>
              <w:r w:rsidRPr="00194C1D" w:rsidDel="00194C1D">
                <w:rPr>
                  <w:rFonts w:ascii="Times New Roman" w:hAnsi="Times New Roman" w:cs="Times New Roman"/>
                  <w:noProof/>
                  <w:webHidden/>
                  <w:rPrChange w:id="198" w:author="Owner" w:date="2017-04-10T10:31:00Z">
                    <w:rPr>
                      <w:noProof/>
                      <w:webHidden/>
                    </w:rPr>
                  </w:rPrChange>
                </w:rPr>
                <w:tab/>
                <w:delText>20</w:delText>
              </w:r>
            </w:del>
          </w:ins>
        </w:p>
        <w:p w:rsidR="000F2359" w:rsidRPr="00194C1D" w:rsidDel="00194C1D" w:rsidRDefault="000F2359" w:rsidP="0057355D">
          <w:pPr>
            <w:pStyle w:val="TOC1"/>
            <w:tabs>
              <w:tab w:val="left" w:pos="440"/>
              <w:tab w:val="right" w:leader="dot" w:pos="9350"/>
            </w:tabs>
            <w:outlineLvl w:val="0"/>
            <w:rPr>
              <w:ins w:id="199" w:author="Mark Armour" w:date="2017-04-06T13:38:00Z"/>
              <w:del w:id="200" w:author="Owner" w:date="2017-04-10T10:25:00Z"/>
              <w:rFonts w:ascii="Times New Roman" w:hAnsi="Times New Roman" w:cs="Times New Roman"/>
              <w:noProof/>
              <w:rPrChange w:id="201" w:author="Owner" w:date="2017-04-10T10:31:00Z">
                <w:rPr>
                  <w:ins w:id="202" w:author="Mark Armour" w:date="2017-04-06T13:38:00Z"/>
                  <w:del w:id="203" w:author="Owner" w:date="2017-04-10T10:25:00Z"/>
                  <w:noProof/>
                </w:rPr>
              </w:rPrChange>
            </w:rPr>
            <w:pPrChange w:id="204" w:author="Owner" w:date="2017-04-10T10:43:00Z">
              <w:pPr>
                <w:pStyle w:val="TOC1"/>
                <w:tabs>
                  <w:tab w:val="left" w:pos="440"/>
                  <w:tab w:val="right" w:leader="dot" w:pos="9350"/>
                </w:tabs>
              </w:pPr>
            </w:pPrChange>
          </w:pPr>
          <w:ins w:id="205" w:author="Mark Armour" w:date="2017-04-06T13:38:00Z">
            <w:del w:id="206" w:author="Owner" w:date="2017-04-10T10:25:00Z">
              <w:r w:rsidRPr="00194C1D" w:rsidDel="00194C1D">
                <w:rPr>
                  <w:rStyle w:val="Hyperlink"/>
                  <w:rFonts w:ascii="Times New Roman" w:hAnsi="Times New Roman" w:cs="Times New Roman"/>
                  <w:b/>
                  <w:noProof/>
                  <w:rPrChange w:id="207" w:author="Owner" w:date="2017-04-10T10:31:00Z">
                    <w:rPr>
                      <w:rStyle w:val="Hyperlink"/>
                      <w:b/>
                      <w:noProof/>
                    </w:rPr>
                  </w:rPrChange>
                </w:rPr>
                <w:delText>6.</w:delText>
              </w:r>
              <w:r w:rsidRPr="00194C1D" w:rsidDel="00194C1D">
                <w:rPr>
                  <w:rFonts w:ascii="Times New Roman" w:hAnsi="Times New Roman" w:cs="Times New Roman"/>
                  <w:noProof/>
                  <w:rPrChange w:id="208" w:author="Owner" w:date="2017-04-10T10:31:00Z">
                    <w:rPr>
                      <w:noProof/>
                    </w:rPr>
                  </w:rPrChange>
                </w:rPr>
                <w:tab/>
              </w:r>
              <w:r w:rsidRPr="00194C1D" w:rsidDel="00194C1D">
                <w:rPr>
                  <w:rStyle w:val="Hyperlink"/>
                  <w:rFonts w:ascii="Times New Roman" w:hAnsi="Times New Roman" w:cs="Times New Roman"/>
                  <w:b/>
                  <w:noProof/>
                  <w:rPrChange w:id="209" w:author="Owner" w:date="2017-04-10T10:31:00Z">
                    <w:rPr>
                      <w:rStyle w:val="Hyperlink"/>
                      <w:b/>
                      <w:noProof/>
                    </w:rPr>
                  </w:rPrChange>
                </w:rPr>
                <w:delText>Including Time Based Changes for Input Parameters</w:delText>
              </w:r>
              <w:r w:rsidRPr="00194C1D" w:rsidDel="00194C1D">
                <w:rPr>
                  <w:rFonts w:ascii="Times New Roman" w:hAnsi="Times New Roman" w:cs="Times New Roman"/>
                  <w:noProof/>
                  <w:webHidden/>
                  <w:rPrChange w:id="210" w:author="Owner" w:date="2017-04-10T10:31:00Z">
                    <w:rPr>
                      <w:noProof/>
                      <w:webHidden/>
                    </w:rPr>
                  </w:rPrChange>
                </w:rPr>
                <w:tab/>
                <w:delText>28</w:delText>
              </w:r>
            </w:del>
          </w:ins>
        </w:p>
        <w:p w:rsidR="000F2359" w:rsidRPr="00194C1D" w:rsidDel="00194C1D" w:rsidRDefault="000F2359" w:rsidP="0057355D">
          <w:pPr>
            <w:pStyle w:val="TOC1"/>
            <w:tabs>
              <w:tab w:val="left" w:pos="440"/>
              <w:tab w:val="right" w:leader="dot" w:pos="9350"/>
            </w:tabs>
            <w:outlineLvl w:val="0"/>
            <w:rPr>
              <w:ins w:id="211" w:author="Mark Armour" w:date="2017-04-06T13:38:00Z"/>
              <w:del w:id="212" w:author="Owner" w:date="2017-04-10T10:25:00Z"/>
              <w:rFonts w:ascii="Times New Roman" w:hAnsi="Times New Roman" w:cs="Times New Roman"/>
              <w:noProof/>
              <w:rPrChange w:id="213" w:author="Owner" w:date="2017-04-10T10:31:00Z">
                <w:rPr>
                  <w:ins w:id="214" w:author="Mark Armour" w:date="2017-04-06T13:38:00Z"/>
                  <w:del w:id="215" w:author="Owner" w:date="2017-04-10T10:25:00Z"/>
                  <w:noProof/>
                </w:rPr>
              </w:rPrChange>
            </w:rPr>
            <w:pPrChange w:id="216" w:author="Owner" w:date="2017-04-10T10:43:00Z">
              <w:pPr>
                <w:pStyle w:val="TOC1"/>
                <w:tabs>
                  <w:tab w:val="left" w:pos="440"/>
                  <w:tab w:val="right" w:leader="dot" w:pos="9350"/>
                </w:tabs>
              </w:pPr>
            </w:pPrChange>
          </w:pPr>
          <w:ins w:id="217" w:author="Mark Armour" w:date="2017-04-06T13:38:00Z">
            <w:del w:id="218" w:author="Owner" w:date="2017-04-10T10:25:00Z">
              <w:r w:rsidRPr="00194C1D" w:rsidDel="00194C1D">
                <w:rPr>
                  <w:rStyle w:val="Hyperlink"/>
                  <w:rFonts w:ascii="Times New Roman" w:hAnsi="Times New Roman" w:cs="Times New Roman"/>
                  <w:b/>
                  <w:noProof/>
                  <w:rPrChange w:id="219" w:author="Owner" w:date="2017-04-10T10:31:00Z">
                    <w:rPr>
                      <w:rStyle w:val="Hyperlink"/>
                      <w:b/>
                      <w:noProof/>
                    </w:rPr>
                  </w:rPrChange>
                </w:rPr>
                <w:delText>7.</w:delText>
              </w:r>
              <w:r w:rsidRPr="00194C1D" w:rsidDel="00194C1D">
                <w:rPr>
                  <w:rFonts w:ascii="Times New Roman" w:hAnsi="Times New Roman" w:cs="Times New Roman"/>
                  <w:noProof/>
                  <w:rPrChange w:id="220" w:author="Owner" w:date="2017-04-10T10:31:00Z">
                    <w:rPr>
                      <w:noProof/>
                    </w:rPr>
                  </w:rPrChange>
                </w:rPr>
                <w:tab/>
              </w:r>
              <w:r w:rsidRPr="00194C1D" w:rsidDel="00194C1D">
                <w:rPr>
                  <w:rStyle w:val="Hyperlink"/>
                  <w:rFonts w:ascii="Times New Roman" w:hAnsi="Times New Roman" w:cs="Times New Roman"/>
                  <w:b/>
                  <w:noProof/>
                  <w:rPrChange w:id="221" w:author="Owner" w:date="2017-04-10T10:31:00Z">
                    <w:rPr>
                      <w:rStyle w:val="Hyperlink"/>
                      <w:b/>
                      <w:noProof/>
                    </w:rPr>
                  </w:rPrChange>
                </w:rPr>
                <w:delText>Entering Simulation Data and Parameter Estimates into the Input Files</w:delText>
              </w:r>
              <w:r w:rsidRPr="00194C1D" w:rsidDel="00194C1D">
                <w:rPr>
                  <w:rFonts w:ascii="Times New Roman" w:hAnsi="Times New Roman" w:cs="Times New Roman"/>
                  <w:noProof/>
                  <w:webHidden/>
                  <w:rPrChange w:id="222" w:author="Owner" w:date="2017-04-10T10:31:00Z">
                    <w:rPr>
                      <w:noProof/>
                      <w:webHidden/>
                    </w:rPr>
                  </w:rPrChange>
                </w:rPr>
                <w:tab/>
                <w:delText>33</w:delText>
              </w:r>
            </w:del>
          </w:ins>
        </w:p>
        <w:p w:rsidR="000F2359" w:rsidRPr="00194C1D" w:rsidDel="00194C1D" w:rsidRDefault="000F2359" w:rsidP="0057355D">
          <w:pPr>
            <w:pStyle w:val="TOC1"/>
            <w:tabs>
              <w:tab w:val="left" w:pos="440"/>
              <w:tab w:val="right" w:leader="dot" w:pos="9350"/>
            </w:tabs>
            <w:outlineLvl w:val="0"/>
            <w:rPr>
              <w:ins w:id="223" w:author="Mark Armour" w:date="2017-04-06T13:38:00Z"/>
              <w:del w:id="224" w:author="Owner" w:date="2017-04-10T10:25:00Z"/>
              <w:rFonts w:ascii="Times New Roman" w:hAnsi="Times New Roman" w:cs="Times New Roman"/>
              <w:noProof/>
              <w:rPrChange w:id="225" w:author="Owner" w:date="2017-04-10T10:31:00Z">
                <w:rPr>
                  <w:ins w:id="226" w:author="Mark Armour" w:date="2017-04-06T13:38:00Z"/>
                  <w:del w:id="227" w:author="Owner" w:date="2017-04-10T10:25:00Z"/>
                  <w:noProof/>
                </w:rPr>
              </w:rPrChange>
            </w:rPr>
            <w:pPrChange w:id="228" w:author="Owner" w:date="2017-04-10T10:43:00Z">
              <w:pPr>
                <w:pStyle w:val="TOC1"/>
                <w:tabs>
                  <w:tab w:val="left" w:pos="440"/>
                  <w:tab w:val="right" w:leader="dot" w:pos="9350"/>
                </w:tabs>
              </w:pPr>
            </w:pPrChange>
          </w:pPr>
          <w:ins w:id="229" w:author="Mark Armour" w:date="2017-04-06T13:38:00Z">
            <w:del w:id="230" w:author="Owner" w:date="2017-04-10T10:25:00Z">
              <w:r w:rsidRPr="00194C1D" w:rsidDel="00194C1D">
                <w:rPr>
                  <w:rStyle w:val="Hyperlink"/>
                  <w:rFonts w:ascii="Times New Roman" w:hAnsi="Times New Roman" w:cs="Times New Roman"/>
                  <w:b/>
                  <w:noProof/>
                  <w:rPrChange w:id="231" w:author="Owner" w:date="2017-04-10T10:31:00Z">
                    <w:rPr>
                      <w:rStyle w:val="Hyperlink"/>
                      <w:b/>
                      <w:noProof/>
                    </w:rPr>
                  </w:rPrChange>
                </w:rPr>
                <w:delText>8.</w:delText>
              </w:r>
              <w:r w:rsidRPr="00194C1D" w:rsidDel="00194C1D">
                <w:rPr>
                  <w:rFonts w:ascii="Times New Roman" w:hAnsi="Times New Roman" w:cs="Times New Roman"/>
                  <w:noProof/>
                  <w:rPrChange w:id="232" w:author="Owner" w:date="2017-04-10T10:31:00Z">
                    <w:rPr>
                      <w:noProof/>
                    </w:rPr>
                  </w:rPrChange>
                </w:rPr>
                <w:tab/>
              </w:r>
              <w:r w:rsidRPr="00194C1D" w:rsidDel="00194C1D">
                <w:rPr>
                  <w:rStyle w:val="Hyperlink"/>
                  <w:rFonts w:ascii="Times New Roman" w:hAnsi="Times New Roman" w:cs="Times New Roman"/>
                  <w:b/>
                  <w:noProof/>
                  <w:rPrChange w:id="233" w:author="Owner" w:date="2017-04-10T10:31:00Z">
                    <w:rPr>
                      <w:rStyle w:val="Hyperlink"/>
                      <w:b/>
                      <w:noProof/>
                    </w:rPr>
                  </w:rPrChange>
                </w:rPr>
                <w:delText>Running the Model in R</w:delText>
              </w:r>
              <w:r w:rsidRPr="00194C1D" w:rsidDel="00194C1D">
                <w:rPr>
                  <w:rFonts w:ascii="Times New Roman" w:hAnsi="Times New Roman" w:cs="Times New Roman"/>
                  <w:noProof/>
                  <w:webHidden/>
                  <w:rPrChange w:id="234" w:author="Owner" w:date="2017-04-10T10:31:00Z">
                    <w:rPr>
                      <w:noProof/>
                      <w:webHidden/>
                    </w:rPr>
                  </w:rPrChange>
                </w:rPr>
                <w:tab/>
                <w:delText>54</w:delText>
              </w:r>
            </w:del>
          </w:ins>
        </w:p>
        <w:p w:rsidR="000F2359" w:rsidRPr="00194C1D" w:rsidDel="00194C1D" w:rsidRDefault="000F2359" w:rsidP="0057355D">
          <w:pPr>
            <w:pStyle w:val="TOC1"/>
            <w:tabs>
              <w:tab w:val="left" w:pos="440"/>
              <w:tab w:val="right" w:leader="dot" w:pos="9350"/>
            </w:tabs>
            <w:outlineLvl w:val="0"/>
            <w:rPr>
              <w:ins w:id="235" w:author="Mark Armour" w:date="2017-04-06T13:38:00Z"/>
              <w:del w:id="236" w:author="Owner" w:date="2017-04-10T10:25:00Z"/>
              <w:rFonts w:ascii="Times New Roman" w:hAnsi="Times New Roman" w:cs="Times New Roman"/>
              <w:noProof/>
              <w:rPrChange w:id="237" w:author="Owner" w:date="2017-04-10T10:31:00Z">
                <w:rPr>
                  <w:ins w:id="238" w:author="Mark Armour" w:date="2017-04-06T13:38:00Z"/>
                  <w:del w:id="239" w:author="Owner" w:date="2017-04-10T10:25:00Z"/>
                  <w:noProof/>
                </w:rPr>
              </w:rPrChange>
            </w:rPr>
            <w:pPrChange w:id="240" w:author="Owner" w:date="2017-04-10T10:43:00Z">
              <w:pPr>
                <w:pStyle w:val="TOC1"/>
                <w:tabs>
                  <w:tab w:val="left" w:pos="440"/>
                  <w:tab w:val="right" w:leader="dot" w:pos="9350"/>
                </w:tabs>
              </w:pPr>
            </w:pPrChange>
          </w:pPr>
          <w:ins w:id="241" w:author="Mark Armour" w:date="2017-04-06T13:38:00Z">
            <w:del w:id="242" w:author="Owner" w:date="2017-04-10T10:25:00Z">
              <w:r w:rsidRPr="00194C1D" w:rsidDel="00194C1D">
                <w:rPr>
                  <w:rStyle w:val="Hyperlink"/>
                  <w:rFonts w:ascii="Times New Roman" w:hAnsi="Times New Roman" w:cs="Times New Roman"/>
                  <w:b/>
                  <w:noProof/>
                  <w:rPrChange w:id="243" w:author="Owner" w:date="2017-04-10T10:31:00Z">
                    <w:rPr>
                      <w:rStyle w:val="Hyperlink"/>
                      <w:b/>
                      <w:noProof/>
                    </w:rPr>
                  </w:rPrChange>
                </w:rPr>
                <w:delText>9.</w:delText>
              </w:r>
              <w:r w:rsidRPr="00194C1D" w:rsidDel="00194C1D">
                <w:rPr>
                  <w:rFonts w:ascii="Times New Roman" w:hAnsi="Times New Roman" w:cs="Times New Roman"/>
                  <w:noProof/>
                  <w:rPrChange w:id="244" w:author="Owner" w:date="2017-04-10T10:31:00Z">
                    <w:rPr>
                      <w:noProof/>
                    </w:rPr>
                  </w:rPrChange>
                </w:rPr>
                <w:tab/>
              </w:r>
              <w:r w:rsidRPr="00194C1D" w:rsidDel="00194C1D">
                <w:rPr>
                  <w:rStyle w:val="Hyperlink"/>
                  <w:rFonts w:ascii="Times New Roman" w:hAnsi="Times New Roman" w:cs="Times New Roman"/>
                  <w:b/>
                  <w:noProof/>
                  <w:rPrChange w:id="245" w:author="Owner" w:date="2017-04-10T10:31:00Z">
                    <w:rPr>
                      <w:rStyle w:val="Hyperlink"/>
                      <w:b/>
                      <w:noProof/>
                    </w:rPr>
                  </w:rPrChange>
                </w:rPr>
                <w:delText>Model Output</w:delText>
              </w:r>
              <w:r w:rsidRPr="00194C1D" w:rsidDel="00194C1D">
                <w:rPr>
                  <w:rFonts w:ascii="Times New Roman" w:hAnsi="Times New Roman" w:cs="Times New Roman"/>
                  <w:noProof/>
                  <w:webHidden/>
                  <w:rPrChange w:id="246" w:author="Owner" w:date="2017-04-10T10:31:00Z">
                    <w:rPr>
                      <w:noProof/>
                      <w:webHidden/>
                    </w:rPr>
                  </w:rPrChange>
                </w:rPr>
                <w:tab/>
                <w:delText>55</w:delText>
              </w:r>
            </w:del>
          </w:ins>
        </w:p>
        <w:p w:rsidR="000F2359" w:rsidRPr="00194C1D" w:rsidDel="00194C1D" w:rsidRDefault="000F2359" w:rsidP="0057355D">
          <w:pPr>
            <w:pStyle w:val="TOC1"/>
            <w:tabs>
              <w:tab w:val="left" w:pos="660"/>
              <w:tab w:val="right" w:leader="dot" w:pos="9350"/>
            </w:tabs>
            <w:outlineLvl w:val="0"/>
            <w:rPr>
              <w:ins w:id="247" w:author="Mark Armour" w:date="2017-04-06T13:38:00Z"/>
              <w:del w:id="248" w:author="Owner" w:date="2017-04-10T10:25:00Z"/>
              <w:rFonts w:ascii="Times New Roman" w:hAnsi="Times New Roman" w:cs="Times New Roman"/>
              <w:noProof/>
              <w:rPrChange w:id="249" w:author="Owner" w:date="2017-04-10T10:31:00Z">
                <w:rPr>
                  <w:ins w:id="250" w:author="Mark Armour" w:date="2017-04-06T13:38:00Z"/>
                  <w:del w:id="251" w:author="Owner" w:date="2017-04-10T10:25:00Z"/>
                  <w:noProof/>
                </w:rPr>
              </w:rPrChange>
            </w:rPr>
            <w:pPrChange w:id="252" w:author="Owner" w:date="2017-04-10T10:43:00Z">
              <w:pPr>
                <w:pStyle w:val="TOC1"/>
                <w:tabs>
                  <w:tab w:val="left" w:pos="660"/>
                  <w:tab w:val="right" w:leader="dot" w:pos="9350"/>
                </w:tabs>
              </w:pPr>
            </w:pPrChange>
          </w:pPr>
          <w:ins w:id="253" w:author="Mark Armour" w:date="2017-04-06T13:38:00Z">
            <w:del w:id="254" w:author="Owner" w:date="2017-04-10T10:25:00Z">
              <w:r w:rsidRPr="00194C1D" w:rsidDel="00194C1D">
                <w:rPr>
                  <w:rStyle w:val="Hyperlink"/>
                  <w:rFonts w:ascii="Times New Roman" w:hAnsi="Times New Roman" w:cs="Times New Roman"/>
                  <w:b/>
                  <w:noProof/>
                  <w:rPrChange w:id="255" w:author="Owner" w:date="2017-04-10T10:31:00Z">
                    <w:rPr>
                      <w:rStyle w:val="Hyperlink"/>
                      <w:b/>
                      <w:noProof/>
                    </w:rPr>
                  </w:rPrChange>
                </w:rPr>
                <w:delText>10.</w:delText>
              </w:r>
              <w:r w:rsidRPr="00194C1D" w:rsidDel="00194C1D">
                <w:rPr>
                  <w:rFonts w:ascii="Times New Roman" w:hAnsi="Times New Roman" w:cs="Times New Roman"/>
                  <w:noProof/>
                  <w:rPrChange w:id="256" w:author="Owner" w:date="2017-04-10T10:31:00Z">
                    <w:rPr>
                      <w:noProof/>
                    </w:rPr>
                  </w:rPrChange>
                </w:rPr>
                <w:tab/>
              </w:r>
              <w:r w:rsidRPr="00194C1D" w:rsidDel="00194C1D">
                <w:rPr>
                  <w:rStyle w:val="Hyperlink"/>
                  <w:rFonts w:ascii="Times New Roman" w:hAnsi="Times New Roman" w:cs="Times New Roman"/>
                  <w:b/>
                  <w:noProof/>
                  <w:rPrChange w:id="257" w:author="Owner" w:date="2017-04-10T10:31:00Z">
                    <w:rPr>
                      <w:rStyle w:val="Hyperlink"/>
                      <w:b/>
                      <w:noProof/>
                    </w:rPr>
                  </w:rPrChange>
                </w:rPr>
                <w:delText>Checking the Inputs with Graphs</w:delText>
              </w:r>
              <w:r w:rsidRPr="00194C1D" w:rsidDel="00194C1D">
                <w:rPr>
                  <w:rFonts w:ascii="Times New Roman" w:hAnsi="Times New Roman" w:cs="Times New Roman"/>
                  <w:noProof/>
                  <w:webHidden/>
                  <w:rPrChange w:id="258" w:author="Owner" w:date="2017-04-10T10:31:00Z">
                    <w:rPr>
                      <w:noProof/>
                      <w:webHidden/>
                    </w:rPr>
                  </w:rPrChange>
                </w:rPr>
                <w:tab/>
                <w:delText>61</w:delText>
              </w:r>
            </w:del>
          </w:ins>
        </w:p>
        <w:p w:rsidR="000F2359" w:rsidRPr="00194C1D" w:rsidDel="00194C1D" w:rsidRDefault="000F2359" w:rsidP="0057355D">
          <w:pPr>
            <w:pStyle w:val="TOC1"/>
            <w:tabs>
              <w:tab w:val="left" w:pos="660"/>
              <w:tab w:val="right" w:leader="dot" w:pos="9350"/>
            </w:tabs>
            <w:outlineLvl w:val="0"/>
            <w:rPr>
              <w:ins w:id="259" w:author="Mark Armour" w:date="2017-04-06T13:38:00Z"/>
              <w:del w:id="260" w:author="Owner" w:date="2017-04-10T10:25:00Z"/>
              <w:rFonts w:ascii="Times New Roman" w:hAnsi="Times New Roman" w:cs="Times New Roman"/>
              <w:noProof/>
              <w:rPrChange w:id="261" w:author="Owner" w:date="2017-04-10T10:31:00Z">
                <w:rPr>
                  <w:ins w:id="262" w:author="Mark Armour" w:date="2017-04-06T13:38:00Z"/>
                  <w:del w:id="263" w:author="Owner" w:date="2017-04-10T10:25:00Z"/>
                  <w:noProof/>
                </w:rPr>
              </w:rPrChange>
            </w:rPr>
            <w:pPrChange w:id="264" w:author="Owner" w:date="2017-04-10T10:43:00Z">
              <w:pPr>
                <w:pStyle w:val="TOC1"/>
                <w:tabs>
                  <w:tab w:val="left" w:pos="660"/>
                  <w:tab w:val="right" w:leader="dot" w:pos="9350"/>
                </w:tabs>
              </w:pPr>
            </w:pPrChange>
          </w:pPr>
          <w:ins w:id="265" w:author="Mark Armour" w:date="2017-04-06T13:38:00Z">
            <w:del w:id="266" w:author="Owner" w:date="2017-04-10T10:25:00Z">
              <w:r w:rsidRPr="00194C1D" w:rsidDel="00194C1D">
                <w:rPr>
                  <w:rStyle w:val="Hyperlink"/>
                  <w:rFonts w:ascii="Times New Roman" w:hAnsi="Times New Roman" w:cs="Times New Roman"/>
                  <w:b/>
                  <w:noProof/>
                  <w:rPrChange w:id="267" w:author="Owner" w:date="2017-04-10T10:31:00Z">
                    <w:rPr>
                      <w:rStyle w:val="Hyperlink"/>
                      <w:b/>
                      <w:noProof/>
                    </w:rPr>
                  </w:rPrChange>
                </w:rPr>
                <w:delText>11.</w:delText>
              </w:r>
              <w:r w:rsidRPr="00194C1D" w:rsidDel="00194C1D">
                <w:rPr>
                  <w:rFonts w:ascii="Times New Roman" w:hAnsi="Times New Roman" w:cs="Times New Roman"/>
                  <w:noProof/>
                  <w:rPrChange w:id="268" w:author="Owner" w:date="2017-04-10T10:31:00Z">
                    <w:rPr>
                      <w:noProof/>
                    </w:rPr>
                  </w:rPrChange>
                </w:rPr>
                <w:tab/>
              </w:r>
              <w:r w:rsidRPr="00194C1D" w:rsidDel="00194C1D">
                <w:rPr>
                  <w:rStyle w:val="Hyperlink"/>
                  <w:rFonts w:ascii="Times New Roman" w:hAnsi="Times New Roman" w:cs="Times New Roman"/>
                  <w:b/>
                  <w:noProof/>
                  <w:rPrChange w:id="269" w:author="Owner" w:date="2017-04-10T10:31:00Z">
                    <w:rPr>
                      <w:rStyle w:val="Hyperlink"/>
                      <w:b/>
                      <w:noProof/>
                    </w:rPr>
                  </w:rPrChange>
                </w:rPr>
                <w:delText>Common Problems and Troubleshooting</w:delText>
              </w:r>
              <w:r w:rsidRPr="00194C1D" w:rsidDel="00194C1D">
                <w:rPr>
                  <w:rFonts w:ascii="Times New Roman" w:hAnsi="Times New Roman" w:cs="Times New Roman"/>
                  <w:noProof/>
                  <w:webHidden/>
                  <w:rPrChange w:id="270" w:author="Owner" w:date="2017-04-10T10:31:00Z">
                    <w:rPr>
                      <w:noProof/>
                      <w:webHidden/>
                    </w:rPr>
                  </w:rPrChange>
                </w:rPr>
                <w:tab/>
                <w:delText>63</w:delText>
              </w:r>
            </w:del>
          </w:ins>
        </w:p>
        <w:p w:rsidR="000F2359" w:rsidRPr="00194C1D" w:rsidDel="00194C1D" w:rsidRDefault="000F2359" w:rsidP="0057355D">
          <w:pPr>
            <w:pStyle w:val="TOC1"/>
            <w:tabs>
              <w:tab w:val="left" w:pos="660"/>
              <w:tab w:val="right" w:leader="dot" w:pos="9350"/>
            </w:tabs>
            <w:outlineLvl w:val="0"/>
            <w:rPr>
              <w:ins w:id="271" w:author="Mark Armour" w:date="2017-04-06T13:38:00Z"/>
              <w:del w:id="272" w:author="Owner" w:date="2017-04-10T10:25:00Z"/>
              <w:rFonts w:ascii="Times New Roman" w:hAnsi="Times New Roman" w:cs="Times New Roman"/>
              <w:noProof/>
              <w:rPrChange w:id="273" w:author="Owner" w:date="2017-04-10T10:31:00Z">
                <w:rPr>
                  <w:ins w:id="274" w:author="Mark Armour" w:date="2017-04-06T13:38:00Z"/>
                  <w:del w:id="275" w:author="Owner" w:date="2017-04-10T10:25:00Z"/>
                  <w:noProof/>
                </w:rPr>
              </w:rPrChange>
            </w:rPr>
            <w:pPrChange w:id="276" w:author="Owner" w:date="2017-04-10T10:43:00Z">
              <w:pPr>
                <w:pStyle w:val="TOC1"/>
                <w:tabs>
                  <w:tab w:val="left" w:pos="660"/>
                  <w:tab w:val="right" w:leader="dot" w:pos="9350"/>
                </w:tabs>
              </w:pPr>
            </w:pPrChange>
          </w:pPr>
          <w:ins w:id="277" w:author="Mark Armour" w:date="2017-04-06T13:38:00Z">
            <w:del w:id="278" w:author="Owner" w:date="2017-04-10T10:25:00Z">
              <w:r w:rsidRPr="00194C1D" w:rsidDel="00194C1D">
                <w:rPr>
                  <w:rStyle w:val="Hyperlink"/>
                  <w:rFonts w:ascii="Times New Roman" w:hAnsi="Times New Roman" w:cs="Times New Roman"/>
                  <w:b/>
                  <w:noProof/>
                  <w:rPrChange w:id="279" w:author="Owner" w:date="2017-04-10T10:31:00Z">
                    <w:rPr>
                      <w:rStyle w:val="Hyperlink"/>
                      <w:b/>
                      <w:noProof/>
                    </w:rPr>
                  </w:rPrChange>
                </w:rPr>
                <w:delText>12.</w:delText>
              </w:r>
              <w:r w:rsidRPr="00194C1D" w:rsidDel="00194C1D">
                <w:rPr>
                  <w:rFonts w:ascii="Times New Roman" w:hAnsi="Times New Roman" w:cs="Times New Roman"/>
                  <w:noProof/>
                  <w:rPrChange w:id="280" w:author="Owner" w:date="2017-04-10T10:31:00Z">
                    <w:rPr>
                      <w:noProof/>
                    </w:rPr>
                  </w:rPrChange>
                </w:rPr>
                <w:tab/>
              </w:r>
              <w:r w:rsidRPr="00194C1D" w:rsidDel="00194C1D">
                <w:rPr>
                  <w:rStyle w:val="Hyperlink"/>
                  <w:rFonts w:ascii="Times New Roman" w:hAnsi="Times New Roman" w:cs="Times New Roman"/>
                  <w:b/>
                  <w:noProof/>
                  <w:rPrChange w:id="281" w:author="Owner" w:date="2017-04-10T10:31:00Z">
                    <w:rPr>
                      <w:rStyle w:val="Hyperlink"/>
                      <w:b/>
                      <w:noProof/>
                    </w:rPr>
                  </w:rPrChange>
                </w:rPr>
                <w:delText>References</w:delText>
              </w:r>
              <w:r w:rsidRPr="00194C1D" w:rsidDel="00194C1D">
                <w:rPr>
                  <w:rFonts w:ascii="Times New Roman" w:hAnsi="Times New Roman" w:cs="Times New Roman"/>
                  <w:noProof/>
                  <w:webHidden/>
                  <w:rPrChange w:id="282" w:author="Owner" w:date="2017-04-10T10:31:00Z">
                    <w:rPr>
                      <w:noProof/>
                      <w:webHidden/>
                    </w:rPr>
                  </w:rPrChange>
                </w:rPr>
                <w:tab/>
                <w:delText>65</w:delText>
              </w:r>
            </w:del>
          </w:ins>
        </w:p>
        <w:p w:rsidR="00F12822" w:rsidRPr="00194C1D" w:rsidDel="00194C1D" w:rsidRDefault="00F12822" w:rsidP="0057355D">
          <w:pPr>
            <w:pStyle w:val="TOC1"/>
            <w:tabs>
              <w:tab w:val="left" w:pos="440"/>
              <w:tab w:val="right" w:leader="dot" w:pos="9350"/>
            </w:tabs>
            <w:outlineLvl w:val="0"/>
            <w:rPr>
              <w:del w:id="283" w:author="Owner" w:date="2017-04-10T10:25:00Z"/>
              <w:rFonts w:ascii="Times New Roman" w:hAnsi="Times New Roman" w:cs="Times New Roman"/>
              <w:noProof/>
              <w:rPrChange w:id="284" w:author="Owner" w:date="2017-04-10T10:31:00Z">
                <w:rPr>
                  <w:del w:id="285" w:author="Owner" w:date="2017-04-10T10:25:00Z"/>
                  <w:noProof/>
                </w:rPr>
              </w:rPrChange>
            </w:rPr>
            <w:pPrChange w:id="286" w:author="Owner" w:date="2017-04-10T10:43:00Z">
              <w:pPr>
                <w:pStyle w:val="TOC1"/>
                <w:tabs>
                  <w:tab w:val="left" w:pos="440"/>
                  <w:tab w:val="right" w:leader="dot" w:pos="9350"/>
                </w:tabs>
              </w:pPr>
            </w:pPrChange>
          </w:pPr>
          <w:del w:id="287" w:author="Owner" w:date="2017-04-10T10:25:00Z">
            <w:r w:rsidRPr="00194C1D" w:rsidDel="00194C1D">
              <w:rPr>
                <w:rFonts w:ascii="Times New Roman" w:hAnsi="Times New Roman" w:cs="Times New Roman"/>
                <w:noProof/>
                <w:rPrChange w:id="288" w:author="Owner" w:date="2017-04-10T10:31:00Z">
                  <w:rPr>
                    <w:rStyle w:val="Hyperlink"/>
                    <w:b/>
                    <w:noProof/>
                  </w:rPr>
                </w:rPrChange>
              </w:rPr>
              <w:delText>1.</w:delText>
            </w:r>
            <w:r w:rsidRPr="00194C1D" w:rsidDel="00194C1D">
              <w:rPr>
                <w:rFonts w:ascii="Times New Roman" w:hAnsi="Times New Roman" w:cs="Times New Roman"/>
                <w:noProof/>
                <w:rPrChange w:id="289" w:author="Owner" w:date="2017-04-10T10:31:00Z">
                  <w:rPr>
                    <w:noProof/>
                  </w:rPr>
                </w:rPrChange>
              </w:rPr>
              <w:tab/>
            </w:r>
            <w:r w:rsidRPr="00194C1D" w:rsidDel="00194C1D">
              <w:rPr>
                <w:rFonts w:ascii="Times New Roman" w:hAnsi="Times New Roman" w:cs="Times New Roman"/>
                <w:noProof/>
                <w:rPrChange w:id="290" w:author="Owner" w:date="2017-04-10T10:31:00Z">
                  <w:rPr>
                    <w:rStyle w:val="Hyperlink"/>
                    <w:b/>
                    <w:noProof/>
                  </w:rPr>
                </w:rPrChange>
              </w:rPr>
              <w:delText>Introduction</w:delText>
            </w:r>
            <w:r w:rsidRPr="00194C1D" w:rsidDel="00194C1D">
              <w:rPr>
                <w:rFonts w:ascii="Times New Roman" w:hAnsi="Times New Roman" w:cs="Times New Roman"/>
                <w:noProof/>
                <w:webHidden/>
                <w:rPrChange w:id="291" w:author="Owner" w:date="2017-04-10T10:31:00Z">
                  <w:rPr>
                    <w:noProof/>
                    <w:webHidden/>
                  </w:rPr>
                </w:rPrChange>
              </w:rPr>
              <w:tab/>
              <w:delText>3</w:delText>
            </w:r>
          </w:del>
        </w:p>
        <w:p w:rsidR="00F12822" w:rsidRPr="00194C1D" w:rsidDel="00194C1D" w:rsidRDefault="00F12822" w:rsidP="0057355D">
          <w:pPr>
            <w:pStyle w:val="TOC1"/>
            <w:tabs>
              <w:tab w:val="left" w:pos="440"/>
              <w:tab w:val="right" w:leader="dot" w:pos="9350"/>
            </w:tabs>
            <w:outlineLvl w:val="0"/>
            <w:rPr>
              <w:del w:id="292" w:author="Owner" w:date="2017-04-10T10:25:00Z"/>
              <w:rFonts w:ascii="Times New Roman" w:hAnsi="Times New Roman" w:cs="Times New Roman"/>
              <w:noProof/>
              <w:rPrChange w:id="293" w:author="Owner" w:date="2017-04-10T10:31:00Z">
                <w:rPr>
                  <w:del w:id="294" w:author="Owner" w:date="2017-04-10T10:25:00Z"/>
                  <w:noProof/>
                </w:rPr>
              </w:rPrChange>
            </w:rPr>
            <w:pPrChange w:id="295" w:author="Owner" w:date="2017-04-10T10:43:00Z">
              <w:pPr>
                <w:pStyle w:val="TOC1"/>
                <w:tabs>
                  <w:tab w:val="left" w:pos="440"/>
                  <w:tab w:val="right" w:leader="dot" w:pos="9350"/>
                </w:tabs>
              </w:pPr>
            </w:pPrChange>
          </w:pPr>
          <w:del w:id="296" w:author="Owner" w:date="2017-04-10T10:25:00Z">
            <w:r w:rsidRPr="00194C1D" w:rsidDel="00194C1D">
              <w:rPr>
                <w:rFonts w:ascii="Times New Roman" w:hAnsi="Times New Roman" w:cs="Times New Roman"/>
                <w:noProof/>
                <w:rPrChange w:id="297" w:author="Owner" w:date="2017-04-10T10:31:00Z">
                  <w:rPr>
                    <w:rStyle w:val="Hyperlink"/>
                    <w:b/>
                    <w:noProof/>
                  </w:rPr>
                </w:rPrChange>
              </w:rPr>
              <w:delText>2.</w:delText>
            </w:r>
            <w:r w:rsidRPr="00194C1D" w:rsidDel="00194C1D">
              <w:rPr>
                <w:rFonts w:ascii="Times New Roman" w:hAnsi="Times New Roman" w:cs="Times New Roman"/>
                <w:noProof/>
                <w:rPrChange w:id="298" w:author="Owner" w:date="2017-04-10T10:31:00Z">
                  <w:rPr>
                    <w:noProof/>
                  </w:rPr>
                </w:rPrChange>
              </w:rPr>
              <w:tab/>
            </w:r>
            <w:r w:rsidRPr="00194C1D" w:rsidDel="00194C1D">
              <w:rPr>
                <w:rFonts w:ascii="Times New Roman" w:hAnsi="Times New Roman" w:cs="Times New Roman"/>
                <w:noProof/>
                <w:rPrChange w:id="299" w:author="Owner" w:date="2017-04-10T10:31:00Z">
                  <w:rPr>
                    <w:rStyle w:val="Hyperlink"/>
                    <w:b/>
                    <w:noProof/>
                  </w:rPr>
                </w:rPrChange>
              </w:rPr>
              <w:delText>System Requirements</w:delText>
            </w:r>
            <w:r w:rsidRPr="00194C1D" w:rsidDel="00194C1D">
              <w:rPr>
                <w:rFonts w:ascii="Times New Roman" w:hAnsi="Times New Roman" w:cs="Times New Roman"/>
                <w:noProof/>
                <w:webHidden/>
                <w:rPrChange w:id="300" w:author="Owner" w:date="2017-04-10T10:31:00Z">
                  <w:rPr>
                    <w:noProof/>
                    <w:webHidden/>
                  </w:rPr>
                </w:rPrChange>
              </w:rPr>
              <w:tab/>
              <w:delText>4</w:delText>
            </w:r>
          </w:del>
        </w:p>
        <w:p w:rsidR="00F12822" w:rsidRPr="00194C1D" w:rsidDel="00194C1D" w:rsidRDefault="00F12822" w:rsidP="0057355D">
          <w:pPr>
            <w:pStyle w:val="TOC1"/>
            <w:tabs>
              <w:tab w:val="left" w:pos="440"/>
              <w:tab w:val="right" w:leader="dot" w:pos="9350"/>
            </w:tabs>
            <w:outlineLvl w:val="0"/>
            <w:rPr>
              <w:del w:id="301" w:author="Owner" w:date="2017-04-10T10:25:00Z"/>
              <w:rFonts w:ascii="Times New Roman" w:hAnsi="Times New Roman" w:cs="Times New Roman"/>
              <w:noProof/>
              <w:rPrChange w:id="302" w:author="Owner" w:date="2017-04-10T10:31:00Z">
                <w:rPr>
                  <w:del w:id="303" w:author="Owner" w:date="2017-04-10T10:25:00Z"/>
                  <w:noProof/>
                </w:rPr>
              </w:rPrChange>
            </w:rPr>
            <w:pPrChange w:id="304" w:author="Owner" w:date="2017-04-10T10:43:00Z">
              <w:pPr>
                <w:pStyle w:val="TOC1"/>
                <w:tabs>
                  <w:tab w:val="left" w:pos="440"/>
                  <w:tab w:val="right" w:leader="dot" w:pos="9350"/>
                </w:tabs>
              </w:pPr>
            </w:pPrChange>
          </w:pPr>
          <w:del w:id="305" w:author="Owner" w:date="2017-04-10T10:25:00Z">
            <w:r w:rsidRPr="00194C1D" w:rsidDel="00194C1D">
              <w:rPr>
                <w:rFonts w:ascii="Times New Roman" w:hAnsi="Times New Roman" w:cs="Times New Roman"/>
                <w:noProof/>
                <w:rPrChange w:id="306" w:author="Owner" w:date="2017-04-10T10:31:00Z">
                  <w:rPr>
                    <w:rStyle w:val="Hyperlink"/>
                    <w:b/>
                    <w:noProof/>
                  </w:rPr>
                </w:rPrChange>
              </w:rPr>
              <w:delText>3.</w:delText>
            </w:r>
            <w:r w:rsidRPr="00194C1D" w:rsidDel="00194C1D">
              <w:rPr>
                <w:rFonts w:ascii="Times New Roman" w:hAnsi="Times New Roman" w:cs="Times New Roman"/>
                <w:noProof/>
                <w:rPrChange w:id="307" w:author="Owner" w:date="2017-04-10T10:31:00Z">
                  <w:rPr>
                    <w:noProof/>
                  </w:rPr>
                </w:rPrChange>
              </w:rPr>
              <w:tab/>
            </w:r>
            <w:r w:rsidRPr="00194C1D" w:rsidDel="00194C1D">
              <w:rPr>
                <w:rFonts w:ascii="Times New Roman" w:hAnsi="Times New Roman" w:cs="Times New Roman"/>
                <w:noProof/>
                <w:rPrChange w:id="308" w:author="Owner" w:date="2017-04-10T10:31:00Z">
                  <w:rPr>
                    <w:rStyle w:val="Hyperlink"/>
                    <w:b/>
                    <w:noProof/>
                  </w:rPr>
                </w:rPrChange>
              </w:rPr>
              <w:delText>Files Included in the Watershed Model</w:delText>
            </w:r>
            <w:r w:rsidRPr="00194C1D" w:rsidDel="00194C1D">
              <w:rPr>
                <w:rFonts w:ascii="Times New Roman" w:hAnsi="Times New Roman" w:cs="Times New Roman"/>
                <w:noProof/>
                <w:webHidden/>
                <w:rPrChange w:id="309" w:author="Owner" w:date="2017-04-10T10:31:00Z">
                  <w:rPr>
                    <w:noProof/>
                    <w:webHidden/>
                  </w:rPr>
                </w:rPrChange>
              </w:rPr>
              <w:tab/>
              <w:delText>4</w:delText>
            </w:r>
          </w:del>
        </w:p>
        <w:p w:rsidR="00F12822" w:rsidRPr="00194C1D" w:rsidDel="00194C1D" w:rsidRDefault="00F12822" w:rsidP="0057355D">
          <w:pPr>
            <w:pStyle w:val="TOC1"/>
            <w:tabs>
              <w:tab w:val="left" w:pos="440"/>
              <w:tab w:val="right" w:leader="dot" w:pos="9350"/>
            </w:tabs>
            <w:outlineLvl w:val="0"/>
            <w:rPr>
              <w:del w:id="310" w:author="Owner" w:date="2017-04-10T10:25:00Z"/>
              <w:rFonts w:ascii="Times New Roman" w:hAnsi="Times New Roman" w:cs="Times New Roman"/>
              <w:noProof/>
              <w:rPrChange w:id="311" w:author="Owner" w:date="2017-04-10T10:31:00Z">
                <w:rPr>
                  <w:del w:id="312" w:author="Owner" w:date="2017-04-10T10:25:00Z"/>
                  <w:noProof/>
                </w:rPr>
              </w:rPrChange>
            </w:rPr>
            <w:pPrChange w:id="313" w:author="Owner" w:date="2017-04-10T10:43:00Z">
              <w:pPr>
                <w:pStyle w:val="TOC1"/>
                <w:tabs>
                  <w:tab w:val="left" w:pos="440"/>
                  <w:tab w:val="right" w:leader="dot" w:pos="9350"/>
                </w:tabs>
              </w:pPr>
            </w:pPrChange>
          </w:pPr>
          <w:del w:id="314" w:author="Owner" w:date="2017-04-10T10:25:00Z">
            <w:r w:rsidRPr="00194C1D" w:rsidDel="00194C1D">
              <w:rPr>
                <w:rFonts w:ascii="Times New Roman" w:hAnsi="Times New Roman" w:cs="Times New Roman"/>
                <w:noProof/>
                <w:rPrChange w:id="315" w:author="Owner" w:date="2017-04-10T10:31:00Z">
                  <w:rPr>
                    <w:rStyle w:val="Hyperlink"/>
                    <w:rFonts w:ascii="Times New Roman" w:hAnsi="Times New Roman" w:cs="Times New Roman"/>
                    <w:b/>
                    <w:noProof/>
                  </w:rPr>
                </w:rPrChange>
              </w:rPr>
              <w:delText>4.</w:delText>
            </w:r>
            <w:r w:rsidRPr="00194C1D" w:rsidDel="00194C1D">
              <w:rPr>
                <w:rFonts w:ascii="Times New Roman" w:hAnsi="Times New Roman" w:cs="Times New Roman"/>
                <w:noProof/>
                <w:rPrChange w:id="316" w:author="Owner" w:date="2017-04-10T10:31:00Z">
                  <w:rPr>
                    <w:noProof/>
                  </w:rPr>
                </w:rPrChange>
              </w:rPr>
              <w:tab/>
            </w:r>
            <w:r w:rsidRPr="00194C1D" w:rsidDel="00194C1D">
              <w:rPr>
                <w:rFonts w:ascii="Times New Roman" w:hAnsi="Times New Roman" w:cs="Times New Roman"/>
                <w:noProof/>
                <w:rPrChange w:id="317" w:author="Owner" w:date="2017-04-10T10:31:00Z">
                  <w:rPr>
                    <w:rStyle w:val="Hyperlink"/>
                    <w:rFonts w:ascii="Times New Roman" w:hAnsi="Times New Roman" w:cs="Times New Roman"/>
                    <w:b/>
                    <w:noProof/>
                  </w:rPr>
                </w:rPrChange>
              </w:rPr>
              <w:delText>The Beverton Holt Spawner Recruit Model</w:delText>
            </w:r>
            <w:r w:rsidRPr="00194C1D" w:rsidDel="00194C1D">
              <w:rPr>
                <w:rFonts w:ascii="Times New Roman" w:hAnsi="Times New Roman" w:cs="Times New Roman"/>
                <w:noProof/>
                <w:webHidden/>
                <w:rPrChange w:id="318" w:author="Owner" w:date="2017-04-10T10:31:00Z">
                  <w:rPr>
                    <w:noProof/>
                    <w:webHidden/>
                  </w:rPr>
                </w:rPrChange>
              </w:rPr>
              <w:tab/>
              <w:delText>6</w:delText>
            </w:r>
          </w:del>
        </w:p>
        <w:p w:rsidR="00F12822" w:rsidRPr="00194C1D" w:rsidDel="00194C1D" w:rsidRDefault="00F12822" w:rsidP="0057355D">
          <w:pPr>
            <w:pStyle w:val="TOC1"/>
            <w:tabs>
              <w:tab w:val="left" w:pos="440"/>
              <w:tab w:val="right" w:leader="dot" w:pos="9350"/>
            </w:tabs>
            <w:outlineLvl w:val="0"/>
            <w:rPr>
              <w:del w:id="319" w:author="Owner" w:date="2017-04-10T10:25:00Z"/>
              <w:rFonts w:ascii="Times New Roman" w:hAnsi="Times New Roman" w:cs="Times New Roman"/>
              <w:noProof/>
              <w:rPrChange w:id="320" w:author="Owner" w:date="2017-04-10T10:31:00Z">
                <w:rPr>
                  <w:del w:id="321" w:author="Owner" w:date="2017-04-10T10:25:00Z"/>
                  <w:noProof/>
                </w:rPr>
              </w:rPrChange>
            </w:rPr>
            <w:pPrChange w:id="322" w:author="Owner" w:date="2017-04-10T10:43:00Z">
              <w:pPr>
                <w:pStyle w:val="TOC1"/>
                <w:tabs>
                  <w:tab w:val="left" w:pos="440"/>
                  <w:tab w:val="right" w:leader="dot" w:pos="9350"/>
                </w:tabs>
              </w:pPr>
            </w:pPrChange>
          </w:pPr>
          <w:del w:id="323" w:author="Owner" w:date="2017-04-10T10:25:00Z">
            <w:r w:rsidRPr="00194C1D" w:rsidDel="00194C1D">
              <w:rPr>
                <w:rFonts w:ascii="Times New Roman" w:hAnsi="Times New Roman" w:cs="Times New Roman"/>
                <w:noProof/>
                <w:rPrChange w:id="324" w:author="Owner" w:date="2017-04-10T10:31:00Z">
                  <w:rPr>
                    <w:rStyle w:val="Hyperlink"/>
                    <w:b/>
                    <w:noProof/>
                  </w:rPr>
                </w:rPrChange>
              </w:rPr>
              <w:delText>5.</w:delText>
            </w:r>
            <w:r w:rsidRPr="00194C1D" w:rsidDel="00194C1D">
              <w:rPr>
                <w:rFonts w:ascii="Times New Roman" w:hAnsi="Times New Roman" w:cs="Times New Roman"/>
                <w:noProof/>
                <w:rPrChange w:id="325" w:author="Owner" w:date="2017-04-10T10:31:00Z">
                  <w:rPr>
                    <w:noProof/>
                  </w:rPr>
                </w:rPrChange>
              </w:rPr>
              <w:tab/>
            </w:r>
            <w:r w:rsidRPr="00194C1D" w:rsidDel="00194C1D">
              <w:rPr>
                <w:rFonts w:ascii="Times New Roman" w:hAnsi="Times New Roman" w:cs="Times New Roman"/>
                <w:noProof/>
                <w:rPrChange w:id="326" w:author="Owner" w:date="2017-04-10T10:31:00Z">
                  <w:rPr>
                    <w:rStyle w:val="Hyperlink"/>
                    <w:b/>
                    <w:noProof/>
                  </w:rPr>
                </w:rPrChange>
              </w:rPr>
              <w:delText>Stochasticity in the Watershed Model</w:delText>
            </w:r>
            <w:r w:rsidRPr="00194C1D" w:rsidDel="00194C1D">
              <w:rPr>
                <w:rFonts w:ascii="Times New Roman" w:hAnsi="Times New Roman" w:cs="Times New Roman"/>
                <w:noProof/>
                <w:webHidden/>
                <w:rPrChange w:id="327" w:author="Owner" w:date="2017-04-10T10:31:00Z">
                  <w:rPr>
                    <w:noProof/>
                    <w:webHidden/>
                  </w:rPr>
                </w:rPrChange>
              </w:rPr>
              <w:tab/>
              <w:delText>18</w:delText>
            </w:r>
          </w:del>
        </w:p>
        <w:p w:rsidR="00F12822" w:rsidRPr="00194C1D" w:rsidDel="00194C1D" w:rsidRDefault="00F12822" w:rsidP="0057355D">
          <w:pPr>
            <w:pStyle w:val="TOC1"/>
            <w:tabs>
              <w:tab w:val="left" w:pos="440"/>
              <w:tab w:val="right" w:leader="dot" w:pos="9350"/>
            </w:tabs>
            <w:outlineLvl w:val="0"/>
            <w:rPr>
              <w:del w:id="328" w:author="Owner" w:date="2017-04-10T10:25:00Z"/>
              <w:rFonts w:ascii="Times New Roman" w:hAnsi="Times New Roman" w:cs="Times New Roman"/>
              <w:noProof/>
              <w:rPrChange w:id="329" w:author="Owner" w:date="2017-04-10T10:31:00Z">
                <w:rPr>
                  <w:del w:id="330" w:author="Owner" w:date="2017-04-10T10:25:00Z"/>
                  <w:noProof/>
                </w:rPr>
              </w:rPrChange>
            </w:rPr>
            <w:pPrChange w:id="331" w:author="Owner" w:date="2017-04-10T10:43:00Z">
              <w:pPr>
                <w:pStyle w:val="TOC1"/>
                <w:tabs>
                  <w:tab w:val="left" w:pos="440"/>
                  <w:tab w:val="right" w:leader="dot" w:pos="9350"/>
                </w:tabs>
              </w:pPr>
            </w:pPrChange>
          </w:pPr>
          <w:del w:id="332" w:author="Owner" w:date="2017-04-10T10:25:00Z">
            <w:r w:rsidRPr="00194C1D" w:rsidDel="00194C1D">
              <w:rPr>
                <w:rFonts w:ascii="Times New Roman" w:hAnsi="Times New Roman" w:cs="Times New Roman"/>
                <w:noProof/>
                <w:rPrChange w:id="333" w:author="Owner" w:date="2017-04-10T10:31:00Z">
                  <w:rPr>
                    <w:rStyle w:val="Hyperlink"/>
                    <w:b/>
                    <w:noProof/>
                  </w:rPr>
                </w:rPrChange>
              </w:rPr>
              <w:delText>6.</w:delText>
            </w:r>
            <w:r w:rsidRPr="00194C1D" w:rsidDel="00194C1D">
              <w:rPr>
                <w:rFonts w:ascii="Times New Roman" w:hAnsi="Times New Roman" w:cs="Times New Roman"/>
                <w:noProof/>
                <w:rPrChange w:id="334" w:author="Owner" w:date="2017-04-10T10:31:00Z">
                  <w:rPr>
                    <w:noProof/>
                  </w:rPr>
                </w:rPrChange>
              </w:rPr>
              <w:tab/>
            </w:r>
            <w:r w:rsidRPr="00194C1D" w:rsidDel="00194C1D">
              <w:rPr>
                <w:rFonts w:ascii="Times New Roman" w:hAnsi="Times New Roman" w:cs="Times New Roman"/>
                <w:noProof/>
                <w:rPrChange w:id="335" w:author="Owner" w:date="2017-04-10T10:31:00Z">
                  <w:rPr>
                    <w:rStyle w:val="Hyperlink"/>
                    <w:b/>
                    <w:noProof/>
                  </w:rPr>
                </w:rPrChange>
              </w:rPr>
              <w:delText>Including Time Based Changes for Input Parameters</w:delText>
            </w:r>
            <w:r w:rsidRPr="00194C1D" w:rsidDel="00194C1D">
              <w:rPr>
                <w:rFonts w:ascii="Times New Roman" w:hAnsi="Times New Roman" w:cs="Times New Roman"/>
                <w:noProof/>
                <w:webHidden/>
                <w:rPrChange w:id="336" w:author="Owner" w:date="2017-04-10T10:31:00Z">
                  <w:rPr>
                    <w:noProof/>
                    <w:webHidden/>
                  </w:rPr>
                </w:rPrChange>
              </w:rPr>
              <w:tab/>
              <w:delText>26</w:delText>
            </w:r>
          </w:del>
        </w:p>
        <w:p w:rsidR="00F12822" w:rsidRPr="00194C1D" w:rsidDel="00194C1D" w:rsidRDefault="00F12822" w:rsidP="0057355D">
          <w:pPr>
            <w:pStyle w:val="TOC1"/>
            <w:tabs>
              <w:tab w:val="left" w:pos="440"/>
              <w:tab w:val="right" w:leader="dot" w:pos="9350"/>
            </w:tabs>
            <w:outlineLvl w:val="0"/>
            <w:rPr>
              <w:del w:id="337" w:author="Owner" w:date="2017-04-10T10:25:00Z"/>
              <w:rFonts w:ascii="Times New Roman" w:hAnsi="Times New Roman" w:cs="Times New Roman"/>
              <w:noProof/>
              <w:rPrChange w:id="338" w:author="Owner" w:date="2017-04-10T10:31:00Z">
                <w:rPr>
                  <w:del w:id="339" w:author="Owner" w:date="2017-04-10T10:25:00Z"/>
                  <w:noProof/>
                </w:rPr>
              </w:rPrChange>
            </w:rPr>
            <w:pPrChange w:id="340" w:author="Owner" w:date="2017-04-10T10:43:00Z">
              <w:pPr>
                <w:pStyle w:val="TOC1"/>
                <w:tabs>
                  <w:tab w:val="left" w:pos="440"/>
                  <w:tab w:val="right" w:leader="dot" w:pos="9350"/>
                </w:tabs>
              </w:pPr>
            </w:pPrChange>
          </w:pPr>
          <w:del w:id="341" w:author="Owner" w:date="2017-04-10T10:25:00Z">
            <w:r w:rsidRPr="00194C1D" w:rsidDel="00194C1D">
              <w:rPr>
                <w:rFonts w:ascii="Times New Roman" w:hAnsi="Times New Roman" w:cs="Times New Roman"/>
                <w:noProof/>
                <w:rPrChange w:id="342" w:author="Owner" w:date="2017-04-10T10:31:00Z">
                  <w:rPr>
                    <w:rStyle w:val="Hyperlink"/>
                    <w:b/>
                    <w:noProof/>
                  </w:rPr>
                </w:rPrChange>
              </w:rPr>
              <w:delText>7.</w:delText>
            </w:r>
            <w:r w:rsidRPr="00194C1D" w:rsidDel="00194C1D">
              <w:rPr>
                <w:rFonts w:ascii="Times New Roman" w:hAnsi="Times New Roman" w:cs="Times New Roman"/>
                <w:noProof/>
                <w:rPrChange w:id="343" w:author="Owner" w:date="2017-04-10T10:31:00Z">
                  <w:rPr>
                    <w:noProof/>
                  </w:rPr>
                </w:rPrChange>
              </w:rPr>
              <w:tab/>
            </w:r>
            <w:r w:rsidRPr="00194C1D" w:rsidDel="00194C1D">
              <w:rPr>
                <w:rFonts w:ascii="Times New Roman" w:hAnsi="Times New Roman" w:cs="Times New Roman"/>
                <w:noProof/>
                <w:rPrChange w:id="344" w:author="Owner" w:date="2017-04-10T10:31:00Z">
                  <w:rPr>
                    <w:rStyle w:val="Hyperlink"/>
                    <w:b/>
                    <w:noProof/>
                  </w:rPr>
                </w:rPrChange>
              </w:rPr>
              <w:delText>Entering Simulation Data and Parameter Estimates into the Input Files</w:delText>
            </w:r>
            <w:r w:rsidRPr="00194C1D" w:rsidDel="00194C1D">
              <w:rPr>
                <w:rFonts w:ascii="Times New Roman" w:hAnsi="Times New Roman" w:cs="Times New Roman"/>
                <w:noProof/>
                <w:webHidden/>
                <w:rPrChange w:id="345" w:author="Owner" w:date="2017-04-10T10:31:00Z">
                  <w:rPr>
                    <w:noProof/>
                    <w:webHidden/>
                  </w:rPr>
                </w:rPrChange>
              </w:rPr>
              <w:tab/>
              <w:delText>31</w:delText>
            </w:r>
          </w:del>
        </w:p>
        <w:p w:rsidR="00F12822" w:rsidRPr="00194C1D" w:rsidDel="00194C1D" w:rsidRDefault="00F12822" w:rsidP="0057355D">
          <w:pPr>
            <w:pStyle w:val="TOC1"/>
            <w:tabs>
              <w:tab w:val="left" w:pos="440"/>
              <w:tab w:val="right" w:leader="dot" w:pos="9350"/>
            </w:tabs>
            <w:outlineLvl w:val="0"/>
            <w:rPr>
              <w:del w:id="346" w:author="Owner" w:date="2017-04-10T10:25:00Z"/>
              <w:rFonts w:ascii="Times New Roman" w:hAnsi="Times New Roman" w:cs="Times New Roman"/>
              <w:noProof/>
              <w:rPrChange w:id="347" w:author="Owner" w:date="2017-04-10T10:31:00Z">
                <w:rPr>
                  <w:del w:id="348" w:author="Owner" w:date="2017-04-10T10:25:00Z"/>
                  <w:noProof/>
                </w:rPr>
              </w:rPrChange>
            </w:rPr>
            <w:pPrChange w:id="349" w:author="Owner" w:date="2017-04-10T10:43:00Z">
              <w:pPr>
                <w:pStyle w:val="TOC1"/>
                <w:tabs>
                  <w:tab w:val="left" w:pos="440"/>
                  <w:tab w:val="right" w:leader="dot" w:pos="9350"/>
                </w:tabs>
              </w:pPr>
            </w:pPrChange>
          </w:pPr>
          <w:del w:id="350" w:author="Owner" w:date="2017-04-10T10:25:00Z">
            <w:r w:rsidRPr="00194C1D" w:rsidDel="00194C1D">
              <w:rPr>
                <w:rFonts w:ascii="Times New Roman" w:hAnsi="Times New Roman" w:cs="Times New Roman"/>
                <w:noProof/>
                <w:rPrChange w:id="351" w:author="Owner" w:date="2017-04-10T10:31:00Z">
                  <w:rPr>
                    <w:rStyle w:val="Hyperlink"/>
                    <w:b/>
                    <w:noProof/>
                  </w:rPr>
                </w:rPrChange>
              </w:rPr>
              <w:delText>8.</w:delText>
            </w:r>
            <w:r w:rsidRPr="00194C1D" w:rsidDel="00194C1D">
              <w:rPr>
                <w:rFonts w:ascii="Times New Roman" w:hAnsi="Times New Roman" w:cs="Times New Roman"/>
                <w:noProof/>
                <w:rPrChange w:id="352" w:author="Owner" w:date="2017-04-10T10:31:00Z">
                  <w:rPr>
                    <w:noProof/>
                  </w:rPr>
                </w:rPrChange>
              </w:rPr>
              <w:tab/>
            </w:r>
            <w:r w:rsidRPr="00194C1D" w:rsidDel="00194C1D">
              <w:rPr>
                <w:rFonts w:ascii="Times New Roman" w:hAnsi="Times New Roman" w:cs="Times New Roman"/>
                <w:noProof/>
                <w:rPrChange w:id="353" w:author="Owner" w:date="2017-04-10T10:31:00Z">
                  <w:rPr>
                    <w:rStyle w:val="Hyperlink"/>
                    <w:b/>
                    <w:noProof/>
                  </w:rPr>
                </w:rPrChange>
              </w:rPr>
              <w:delText>Running the Model in R</w:delText>
            </w:r>
            <w:r w:rsidRPr="00194C1D" w:rsidDel="00194C1D">
              <w:rPr>
                <w:rFonts w:ascii="Times New Roman" w:hAnsi="Times New Roman" w:cs="Times New Roman"/>
                <w:noProof/>
                <w:webHidden/>
                <w:rPrChange w:id="354" w:author="Owner" w:date="2017-04-10T10:31:00Z">
                  <w:rPr>
                    <w:noProof/>
                    <w:webHidden/>
                  </w:rPr>
                </w:rPrChange>
              </w:rPr>
              <w:tab/>
              <w:delText>52</w:delText>
            </w:r>
          </w:del>
        </w:p>
        <w:p w:rsidR="00F12822" w:rsidRPr="00194C1D" w:rsidDel="00194C1D" w:rsidRDefault="00F12822" w:rsidP="0057355D">
          <w:pPr>
            <w:pStyle w:val="TOC1"/>
            <w:tabs>
              <w:tab w:val="left" w:pos="440"/>
              <w:tab w:val="right" w:leader="dot" w:pos="9350"/>
            </w:tabs>
            <w:outlineLvl w:val="0"/>
            <w:rPr>
              <w:del w:id="355" w:author="Owner" w:date="2017-04-10T10:25:00Z"/>
              <w:rFonts w:ascii="Times New Roman" w:hAnsi="Times New Roman" w:cs="Times New Roman"/>
              <w:noProof/>
              <w:rPrChange w:id="356" w:author="Owner" w:date="2017-04-10T10:31:00Z">
                <w:rPr>
                  <w:del w:id="357" w:author="Owner" w:date="2017-04-10T10:25:00Z"/>
                  <w:noProof/>
                </w:rPr>
              </w:rPrChange>
            </w:rPr>
            <w:pPrChange w:id="358" w:author="Owner" w:date="2017-04-10T10:43:00Z">
              <w:pPr>
                <w:pStyle w:val="TOC1"/>
                <w:tabs>
                  <w:tab w:val="left" w:pos="440"/>
                  <w:tab w:val="right" w:leader="dot" w:pos="9350"/>
                </w:tabs>
              </w:pPr>
            </w:pPrChange>
          </w:pPr>
          <w:del w:id="359" w:author="Owner" w:date="2017-04-10T10:25:00Z">
            <w:r w:rsidRPr="00194C1D" w:rsidDel="00194C1D">
              <w:rPr>
                <w:rFonts w:ascii="Times New Roman" w:hAnsi="Times New Roman" w:cs="Times New Roman"/>
                <w:noProof/>
                <w:rPrChange w:id="360" w:author="Owner" w:date="2017-04-10T10:31:00Z">
                  <w:rPr>
                    <w:rStyle w:val="Hyperlink"/>
                    <w:b/>
                    <w:noProof/>
                  </w:rPr>
                </w:rPrChange>
              </w:rPr>
              <w:delText>9.</w:delText>
            </w:r>
            <w:r w:rsidRPr="00194C1D" w:rsidDel="00194C1D">
              <w:rPr>
                <w:rFonts w:ascii="Times New Roman" w:hAnsi="Times New Roman" w:cs="Times New Roman"/>
                <w:noProof/>
                <w:rPrChange w:id="361" w:author="Owner" w:date="2017-04-10T10:31:00Z">
                  <w:rPr>
                    <w:noProof/>
                  </w:rPr>
                </w:rPrChange>
              </w:rPr>
              <w:tab/>
            </w:r>
            <w:r w:rsidRPr="00194C1D" w:rsidDel="00194C1D">
              <w:rPr>
                <w:rFonts w:ascii="Times New Roman" w:hAnsi="Times New Roman" w:cs="Times New Roman"/>
                <w:noProof/>
                <w:rPrChange w:id="362" w:author="Owner" w:date="2017-04-10T10:31:00Z">
                  <w:rPr>
                    <w:rStyle w:val="Hyperlink"/>
                    <w:b/>
                    <w:noProof/>
                  </w:rPr>
                </w:rPrChange>
              </w:rPr>
              <w:delText>Model Output</w:delText>
            </w:r>
            <w:r w:rsidRPr="00194C1D" w:rsidDel="00194C1D">
              <w:rPr>
                <w:rFonts w:ascii="Times New Roman" w:hAnsi="Times New Roman" w:cs="Times New Roman"/>
                <w:noProof/>
                <w:webHidden/>
                <w:rPrChange w:id="363" w:author="Owner" w:date="2017-04-10T10:31:00Z">
                  <w:rPr>
                    <w:noProof/>
                    <w:webHidden/>
                  </w:rPr>
                </w:rPrChange>
              </w:rPr>
              <w:tab/>
              <w:delText>53</w:delText>
            </w:r>
          </w:del>
        </w:p>
        <w:p w:rsidR="00F12822" w:rsidRPr="00194C1D" w:rsidDel="00194C1D" w:rsidRDefault="00F12822" w:rsidP="0057355D">
          <w:pPr>
            <w:pStyle w:val="TOC1"/>
            <w:tabs>
              <w:tab w:val="left" w:pos="660"/>
              <w:tab w:val="right" w:leader="dot" w:pos="9350"/>
            </w:tabs>
            <w:outlineLvl w:val="0"/>
            <w:rPr>
              <w:del w:id="364" w:author="Owner" w:date="2017-04-10T10:25:00Z"/>
              <w:rFonts w:ascii="Times New Roman" w:hAnsi="Times New Roman" w:cs="Times New Roman"/>
              <w:noProof/>
              <w:rPrChange w:id="365" w:author="Owner" w:date="2017-04-10T10:31:00Z">
                <w:rPr>
                  <w:del w:id="366" w:author="Owner" w:date="2017-04-10T10:25:00Z"/>
                  <w:noProof/>
                </w:rPr>
              </w:rPrChange>
            </w:rPr>
            <w:pPrChange w:id="367" w:author="Owner" w:date="2017-04-10T10:43:00Z">
              <w:pPr>
                <w:pStyle w:val="TOC1"/>
                <w:tabs>
                  <w:tab w:val="left" w:pos="660"/>
                  <w:tab w:val="right" w:leader="dot" w:pos="9350"/>
                </w:tabs>
              </w:pPr>
            </w:pPrChange>
          </w:pPr>
          <w:del w:id="368" w:author="Owner" w:date="2017-04-10T10:25:00Z">
            <w:r w:rsidRPr="00194C1D" w:rsidDel="00194C1D">
              <w:rPr>
                <w:rFonts w:ascii="Times New Roman" w:hAnsi="Times New Roman" w:cs="Times New Roman"/>
                <w:noProof/>
                <w:rPrChange w:id="369" w:author="Owner" w:date="2017-04-10T10:31:00Z">
                  <w:rPr>
                    <w:rStyle w:val="Hyperlink"/>
                    <w:b/>
                    <w:noProof/>
                  </w:rPr>
                </w:rPrChange>
              </w:rPr>
              <w:delText>10.</w:delText>
            </w:r>
            <w:r w:rsidRPr="00194C1D" w:rsidDel="00194C1D">
              <w:rPr>
                <w:rFonts w:ascii="Times New Roman" w:hAnsi="Times New Roman" w:cs="Times New Roman"/>
                <w:noProof/>
                <w:rPrChange w:id="370" w:author="Owner" w:date="2017-04-10T10:31:00Z">
                  <w:rPr>
                    <w:noProof/>
                  </w:rPr>
                </w:rPrChange>
              </w:rPr>
              <w:tab/>
            </w:r>
            <w:r w:rsidRPr="00194C1D" w:rsidDel="00194C1D">
              <w:rPr>
                <w:rFonts w:ascii="Times New Roman" w:hAnsi="Times New Roman" w:cs="Times New Roman"/>
                <w:noProof/>
                <w:rPrChange w:id="371" w:author="Owner" w:date="2017-04-10T10:31:00Z">
                  <w:rPr>
                    <w:rStyle w:val="Hyperlink"/>
                    <w:b/>
                    <w:noProof/>
                  </w:rPr>
                </w:rPrChange>
              </w:rPr>
              <w:delText>Checking the Inputs with Graphs</w:delText>
            </w:r>
            <w:r w:rsidRPr="00194C1D" w:rsidDel="00194C1D">
              <w:rPr>
                <w:rFonts w:ascii="Times New Roman" w:hAnsi="Times New Roman" w:cs="Times New Roman"/>
                <w:noProof/>
                <w:webHidden/>
                <w:rPrChange w:id="372" w:author="Owner" w:date="2017-04-10T10:31:00Z">
                  <w:rPr>
                    <w:noProof/>
                    <w:webHidden/>
                  </w:rPr>
                </w:rPrChange>
              </w:rPr>
              <w:tab/>
              <w:delText>58</w:delText>
            </w:r>
          </w:del>
        </w:p>
        <w:p w:rsidR="00F12822" w:rsidRPr="00194C1D" w:rsidDel="00194C1D" w:rsidRDefault="00F12822" w:rsidP="0057355D">
          <w:pPr>
            <w:pStyle w:val="TOC1"/>
            <w:tabs>
              <w:tab w:val="left" w:pos="660"/>
              <w:tab w:val="right" w:leader="dot" w:pos="9350"/>
            </w:tabs>
            <w:outlineLvl w:val="0"/>
            <w:rPr>
              <w:del w:id="373" w:author="Owner" w:date="2017-04-10T10:25:00Z"/>
              <w:rFonts w:ascii="Times New Roman" w:hAnsi="Times New Roman" w:cs="Times New Roman"/>
              <w:noProof/>
              <w:rPrChange w:id="374" w:author="Owner" w:date="2017-04-10T10:31:00Z">
                <w:rPr>
                  <w:del w:id="375" w:author="Owner" w:date="2017-04-10T10:25:00Z"/>
                  <w:noProof/>
                </w:rPr>
              </w:rPrChange>
            </w:rPr>
            <w:pPrChange w:id="376" w:author="Owner" w:date="2017-04-10T10:43:00Z">
              <w:pPr>
                <w:pStyle w:val="TOC1"/>
                <w:tabs>
                  <w:tab w:val="left" w:pos="660"/>
                  <w:tab w:val="right" w:leader="dot" w:pos="9350"/>
                </w:tabs>
              </w:pPr>
            </w:pPrChange>
          </w:pPr>
          <w:del w:id="377" w:author="Owner" w:date="2017-04-10T10:25:00Z">
            <w:r w:rsidRPr="00194C1D" w:rsidDel="00194C1D">
              <w:rPr>
                <w:rFonts w:ascii="Times New Roman" w:hAnsi="Times New Roman" w:cs="Times New Roman"/>
                <w:noProof/>
                <w:rPrChange w:id="378" w:author="Owner" w:date="2017-04-10T10:31:00Z">
                  <w:rPr>
                    <w:rStyle w:val="Hyperlink"/>
                    <w:b/>
                    <w:noProof/>
                  </w:rPr>
                </w:rPrChange>
              </w:rPr>
              <w:delText>11.</w:delText>
            </w:r>
            <w:r w:rsidRPr="00194C1D" w:rsidDel="00194C1D">
              <w:rPr>
                <w:rFonts w:ascii="Times New Roman" w:hAnsi="Times New Roman" w:cs="Times New Roman"/>
                <w:noProof/>
                <w:rPrChange w:id="379" w:author="Owner" w:date="2017-04-10T10:31:00Z">
                  <w:rPr>
                    <w:noProof/>
                  </w:rPr>
                </w:rPrChange>
              </w:rPr>
              <w:tab/>
            </w:r>
            <w:r w:rsidRPr="00194C1D" w:rsidDel="00194C1D">
              <w:rPr>
                <w:rFonts w:ascii="Times New Roman" w:hAnsi="Times New Roman" w:cs="Times New Roman"/>
                <w:noProof/>
                <w:rPrChange w:id="380" w:author="Owner" w:date="2017-04-10T10:31:00Z">
                  <w:rPr>
                    <w:rStyle w:val="Hyperlink"/>
                    <w:b/>
                    <w:noProof/>
                  </w:rPr>
                </w:rPrChange>
              </w:rPr>
              <w:delText>Common Problems and Troubleshooting</w:delText>
            </w:r>
            <w:r w:rsidRPr="00194C1D" w:rsidDel="00194C1D">
              <w:rPr>
                <w:rFonts w:ascii="Times New Roman" w:hAnsi="Times New Roman" w:cs="Times New Roman"/>
                <w:noProof/>
                <w:webHidden/>
                <w:rPrChange w:id="381" w:author="Owner" w:date="2017-04-10T10:31:00Z">
                  <w:rPr>
                    <w:noProof/>
                    <w:webHidden/>
                  </w:rPr>
                </w:rPrChange>
              </w:rPr>
              <w:tab/>
              <w:delText>59</w:delText>
            </w:r>
          </w:del>
        </w:p>
        <w:p w:rsidR="00F12822" w:rsidRPr="00194C1D" w:rsidDel="00194C1D" w:rsidRDefault="00F12822" w:rsidP="0057355D">
          <w:pPr>
            <w:pStyle w:val="TOC1"/>
            <w:tabs>
              <w:tab w:val="left" w:pos="660"/>
              <w:tab w:val="right" w:leader="dot" w:pos="9350"/>
            </w:tabs>
            <w:outlineLvl w:val="0"/>
            <w:rPr>
              <w:del w:id="382" w:author="Owner" w:date="2017-04-10T10:25:00Z"/>
              <w:rFonts w:ascii="Times New Roman" w:hAnsi="Times New Roman" w:cs="Times New Roman"/>
              <w:noProof/>
              <w:rPrChange w:id="383" w:author="Owner" w:date="2017-04-10T10:31:00Z">
                <w:rPr>
                  <w:del w:id="384" w:author="Owner" w:date="2017-04-10T10:25:00Z"/>
                  <w:noProof/>
                </w:rPr>
              </w:rPrChange>
            </w:rPr>
            <w:pPrChange w:id="385" w:author="Owner" w:date="2017-04-10T10:43:00Z">
              <w:pPr>
                <w:pStyle w:val="TOC1"/>
                <w:tabs>
                  <w:tab w:val="left" w:pos="660"/>
                  <w:tab w:val="right" w:leader="dot" w:pos="9350"/>
                </w:tabs>
              </w:pPr>
            </w:pPrChange>
          </w:pPr>
          <w:del w:id="386" w:author="Owner" w:date="2017-04-10T10:25:00Z">
            <w:r w:rsidRPr="00194C1D" w:rsidDel="00194C1D">
              <w:rPr>
                <w:rFonts w:ascii="Times New Roman" w:hAnsi="Times New Roman" w:cs="Times New Roman"/>
                <w:noProof/>
                <w:rPrChange w:id="387" w:author="Owner" w:date="2017-04-10T10:31:00Z">
                  <w:rPr>
                    <w:rStyle w:val="Hyperlink"/>
                    <w:b/>
                    <w:noProof/>
                  </w:rPr>
                </w:rPrChange>
              </w:rPr>
              <w:delText>12.</w:delText>
            </w:r>
            <w:r w:rsidRPr="00194C1D" w:rsidDel="00194C1D">
              <w:rPr>
                <w:rFonts w:ascii="Times New Roman" w:hAnsi="Times New Roman" w:cs="Times New Roman"/>
                <w:noProof/>
                <w:rPrChange w:id="388" w:author="Owner" w:date="2017-04-10T10:31:00Z">
                  <w:rPr>
                    <w:noProof/>
                  </w:rPr>
                </w:rPrChange>
              </w:rPr>
              <w:tab/>
            </w:r>
            <w:r w:rsidRPr="00194C1D" w:rsidDel="00194C1D">
              <w:rPr>
                <w:rFonts w:ascii="Times New Roman" w:hAnsi="Times New Roman" w:cs="Times New Roman"/>
                <w:noProof/>
                <w:rPrChange w:id="389" w:author="Owner" w:date="2017-04-10T10:31:00Z">
                  <w:rPr>
                    <w:rStyle w:val="Hyperlink"/>
                    <w:b/>
                    <w:noProof/>
                  </w:rPr>
                </w:rPrChange>
              </w:rPr>
              <w:delText>References</w:delText>
            </w:r>
            <w:r w:rsidRPr="00194C1D" w:rsidDel="00194C1D">
              <w:rPr>
                <w:rFonts w:ascii="Times New Roman" w:hAnsi="Times New Roman" w:cs="Times New Roman"/>
                <w:noProof/>
                <w:webHidden/>
                <w:rPrChange w:id="390" w:author="Owner" w:date="2017-04-10T10:31:00Z">
                  <w:rPr>
                    <w:noProof/>
                    <w:webHidden/>
                  </w:rPr>
                </w:rPrChange>
              </w:rPr>
              <w:tab/>
              <w:delText>61</w:delText>
            </w:r>
          </w:del>
        </w:p>
        <w:p w:rsidR="00922515" w:rsidRPr="00194C1D" w:rsidRDefault="00590EBD" w:rsidP="0057355D">
          <w:pPr>
            <w:outlineLvl w:val="0"/>
            <w:rPr>
              <w:rFonts w:ascii="Times New Roman" w:hAnsi="Times New Roman" w:cs="Times New Roman"/>
              <w:sz w:val="24"/>
              <w:szCs w:val="24"/>
              <w:rPrChange w:id="391" w:author="Owner" w:date="2017-04-10T10:31:00Z">
                <w:rPr>
                  <w:sz w:val="24"/>
                  <w:szCs w:val="24"/>
                </w:rPr>
              </w:rPrChange>
            </w:rPr>
            <w:pPrChange w:id="392" w:author="Owner" w:date="2017-04-10T10:43:00Z">
              <w:pPr/>
            </w:pPrChange>
          </w:pPr>
          <w:r w:rsidRPr="00194C1D">
            <w:rPr>
              <w:rFonts w:ascii="Times New Roman" w:hAnsi="Times New Roman" w:cs="Times New Roman"/>
              <w:sz w:val="24"/>
              <w:szCs w:val="24"/>
              <w:rPrChange w:id="393" w:author="Owner" w:date="2017-04-10T10:31:00Z">
                <w:rPr>
                  <w:sz w:val="24"/>
                  <w:szCs w:val="24"/>
                </w:rPr>
              </w:rPrChange>
            </w:rPr>
            <w:fldChar w:fldCharType="end"/>
          </w:r>
        </w:p>
      </w:sdtContent>
    </w:sdt>
    <w:p w:rsidR="00A84EA9" w:rsidRPr="00194C1D" w:rsidRDefault="00A84EA9" w:rsidP="00727BC6">
      <w:pPr>
        <w:spacing w:after="0"/>
        <w:rPr>
          <w:rFonts w:ascii="Times New Roman" w:hAnsi="Times New Roman" w:cs="Times New Roman"/>
          <w:sz w:val="24"/>
          <w:szCs w:val="24"/>
          <w:rPrChange w:id="394" w:author="Owner" w:date="2017-04-10T10:31:00Z">
            <w:rPr>
              <w:sz w:val="24"/>
              <w:szCs w:val="24"/>
            </w:rPr>
          </w:rPrChange>
        </w:rPr>
      </w:pPr>
    </w:p>
    <w:p w:rsidR="0069631E" w:rsidRPr="00194C1D" w:rsidRDefault="0069631E" w:rsidP="00727BC6">
      <w:pPr>
        <w:spacing w:after="0"/>
        <w:rPr>
          <w:rFonts w:ascii="Times New Roman" w:hAnsi="Times New Roman" w:cs="Times New Roman"/>
          <w:b/>
          <w:sz w:val="24"/>
          <w:szCs w:val="24"/>
          <w:rPrChange w:id="395" w:author="Owner" w:date="2017-04-10T10:31:00Z">
            <w:rPr>
              <w:b/>
              <w:sz w:val="24"/>
              <w:szCs w:val="24"/>
            </w:rPr>
          </w:rPrChange>
        </w:rPr>
      </w:pPr>
      <w:r w:rsidRPr="00194C1D">
        <w:rPr>
          <w:rFonts w:ascii="Times New Roman" w:hAnsi="Times New Roman" w:cs="Times New Roman"/>
          <w:sz w:val="24"/>
          <w:szCs w:val="24"/>
          <w:rPrChange w:id="396" w:author="Owner" w:date="2017-04-10T10:31:00Z">
            <w:rPr>
              <w:sz w:val="24"/>
              <w:szCs w:val="24"/>
            </w:rPr>
          </w:rPrChange>
        </w:rPr>
        <w:br/>
      </w:r>
    </w:p>
    <w:p w:rsidR="00D20A24" w:rsidRPr="00194C1D" w:rsidRDefault="00D20A24">
      <w:pPr>
        <w:rPr>
          <w:rFonts w:ascii="Times New Roman" w:hAnsi="Times New Roman" w:cs="Times New Roman"/>
          <w:sz w:val="24"/>
          <w:szCs w:val="24"/>
          <w:rPrChange w:id="397" w:author="Owner" w:date="2017-04-10T10:31:00Z">
            <w:rPr>
              <w:sz w:val="24"/>
              <w:szCs w:val="24"/>
            </w:rPr>
          </w:rPrChange>
        </w:rPr>
      </w:pPr>
      <w:r w:rsidRPr="00194C1D">
        <w:rPr>
          <w:rFonts w:ascii="Times New Roman" w:hAnsi="Times New Roman" w:cs="Times New Roman"/>
          <w:sz w:val="24"/>
          <w:szCs w:val="24"/>
          <w:rPrChange w:id="398" w:author="Owner" w:date="2017-04-10T10:31:00Z">
            <w:rPr>
              <w:sz w:val="24"/>
              <w:szCs w:val="24"/>
            </w:rPr>
          </w:rPrChange>
        </w:rPr>
        <w:br w:type="page"/>
      </w:r>
    </w:p>
    <w:p w:rsidR="00DD093B" w:rsidRPr="00194C1D" w:rsidRDefault="00DD093B" w:rsidP="00DD093B">
      <w:pPr>
        <w:spacing w:after="0"/>
        <w:rPr>
          <w:rFonts w:ascii="Times New Roman" w:hAnsi="Times New Roman" w:cs="Times New Roman"/>
          <w:sz w:val="24"/>
          <w:szCs w:val="24"/>
          <w:rPrChange w:id="399" w:author="Owner" w:date="2017-04-10T10:31:00Z">
            <w:rPr>
              <w:sz w:val="24"/>
              <w:szCs w:val="24"/>
            </w:rPr>
          </w:rPrChange>
        </w:rPr>
      </w:pPr>
    </w:p>
    <w:p w:rsidR="00DD093B" w:rsidRPr="00194C1D" w:rsidRDefault="00DD093B" w:rsidP="00922515">
      <w:pPr>
        <w:pStyle w:val="ListParagraph"/>
        <w:numPr>
          <w:ilvl w:val="0"/>
          <w:numId w:val="1"/>
        </w:numPr>
        <w:spacing w:after="0"/>
        <w:outlineLvl w:val="0"/>
        <w:rPr>
          <w:rFonts w:ascii="Times New Roman" w:hAnsi="Times New Roman" w:cs="Times New Roman"/>
          <w:b/>
          <w:sz w:val="28"/>
          <w:szCs w:val="24"/>
          <w:rPrChange w:id="400" w:author="Owner" w:date="2017-04-10T10:31:00Z">
            <w:rPr>
              <w:b/>
              <w:sz w:val="28"/>
              <w:szCs w:val="24"/>
            </w:rPr>
          </w:rPrChange>
        </w:rPr>
      </w:pPr>
      <w:bookmarkStart w:id="401" w:name="_Toc479584367"/>
      <w:r w:rsidRPr="00194C1D">
        <w:rPr>
          <w:rFonts w:ascii="Times New Roman" w:hAnsi="Times New Roman" w:cs="Times New Roman"/>
          <w:b/>
          <w:sz w:val="28"/>
          <w:szCs w:val="24"/>
          <w:rPrChange w:id="402" w:author="Owner" w:date="2017-04-10T10:31:00Z">
            <w:rPr>
              <w:b/>
              <w:sz w:val="28"/>
              <w:szCs w:val="24"/>
            </w:rPr>
          </w:rPrChange>
        </w:rPr>
        <w:t>Introduction</w:t>
      </w:r>
      <w:bookmarkEnd w:id="401"/>
    </w:p>
    <w:p w:rsidR="00DD093B" w:rsidRPr="00194C1D" w:rsidRDefault="00DD093B" w:rsidP="00DD093B">
      <w:pPr>
        <w:spacing w:after="0"/>
        <w:ind w:left="360"/>
        <w:rPr>
          <w:rFonts w:ascii="Times New Roman" w:hAnsi="Times New Roman" w:cs="Times New Roman"/>
          <w:sz w:val="24"/>
          <w:szCs w:val="24"/>
          <w:rPrChange w:id="403" w:author="Owner" w:date="2017-04-10T10:31:00Z">
            <w:rPr>
              <w:sz w:val="24"/>
              <w:szCs w:val="24"/>
            </w:rPr>
          </w:rPrChange>
        </w:rPr>
      </w:pPr>
    </w:p>
    <w:p w:rsidR="00DD093B" w:rsidRPr="00194C1D" w:rsidRDefault="00DD093B" w:rsidP="00DD093B">
      <w:pPr>
        <w:spacing w:after="0"/>
        <w:rPr>
          <w:rFonts w:ascii="Times New Roman" w:hAnsi="Times New Roman" w:cs="Times New Roman"/>
          <w:sz w:val="24"/>
          <w:szCs w:val="24"/>
          <w:rPrChange w:id="404" w:author="Owner" w:date="2017-04-10T10:31:00Z">
            <w:rPr>
              <w:sz w:val="24"/>
              <w:szCs w:val="24"/>
            </w:rPr>
          </w:rPrChange>
        </w:rPr>
      </w:pPr>
      <w:r w:rsidRPr="00194C1D">
        <w:rPr>
          <w:rFonts w:ascii="Times New Roman" w:hAnsi="Times New Roman" w:cs="Times New Roman"/>
          <w:sz w:val="24"/>
          <w:szCs w:val="24"/>
          <w:rPrChange w:id="405" w:author="Owner" w:date="2017-04-10T10:31:00Z">
            <w:rPr>
              <w:sz w:val="24"/>
              <w:szCs w:val="24"/>
            </w:rPr>
          </w:rPrChange>
        </w:rPr>
        <w:t xml:space="preserve">A model for salmon population dynamics, as described in </w:t>
      </w:r>
      <w:r w:rsidR="005F3634" w:rsidRPr="00194C1D">
        <w:rPr>
          <w:rFonts w:ascii="Times New Roman" w:hAnsi="Times New Roman" w:cs="Times New Roman"/>
          <w:sz w:val="24"/>
          <w:szCs w:val="24"/>
          <w:rPrChange w:id="406" w:author="Owner" w:date="2017-04-10T10:31:00Z">
            <w:rPr>
              <w:sz w:val="24"/>
              <w:szCs w:val="24"/>
            </w:rPr>
          </w:rPrChange>
        </w:rPr>
        <w:t>“</w:t>
      </w:r>
      <w:r w:rsidRPr="00194C1D">
        <w:rPr>
          <w:rFonts w:ascii="Times New Roman" w:hAnsi="Times New Roman" w:cs="Times New Roman"/>
          <w:sz w:val="24"/>
          <w:szCs w:val="24"/>
          <w:rPrChange w:id="407" w:author="Owner" w:date="2017-04-10T10:31:00Z">
            <w:rPr>
              <w:sz w:val="24"/>
              <w:szCs w:val="24"/>
            </w:rPr>
          </w:rPrChange>
        </w:rPr>
        <w:t>Salmon ISEMP Watershed Model Development: Adding Stochasticity to the Life</w:t>
      </w:r>
      <w:r w:rsidR="00350242" w:rsidRPr="00194C1D">
        <w:rPr>
          <w:rFonts w:ascii="Times New Roman" w:hAnsi="Times New Roman" w:cs="Times New Roman"/>
          <w:sz w:val="24"/>
          <w:szCs w:val="24"/>
          <w:rPrChange w:id="408" w:author="Owner" w:date="2017-04-10T10:31:00Z">
            <w:rPr>
              <w:sz w:val="24"/>
              <w:szCs w:val="24"/>
            </w:rPr>
          </w:rPrChange>
        </w:rPr>
        <w:t xml:space="preserve"> History Model Structure</w:t>
      </w:r>
      <w:r w:rsidR="005F3634" w:rsidRPr="00194C1D">
        <w:rPr>
          <w:rFonts w:ascii="Times New Roman" w:hAnsi="Times New Roman" w:cs="Times New Roman"/>
          <w:sz w:val="24"/>
          <w:szCs w:val="24"/>
          <w:rPrChange w:id="409" w:author="Owner" w:date="2017-04-10T10:31:00Z">
            <w:rPr>
              <w:sz w:val="24"/>
              <w:szCs w:val="24"/>
            </w:rPr>
          </w:rPrChange>
        </w:rPr>
        <w:t>”</w:t>
      </w:r>
      <w:r w:rsidR="00E31E52" w:rsidRPr="00194C1D">
        <w:rPr>
          <w:rFonts w:ascii="Times New Roman" w:hAnsi="Times New Roman" w:cs="Times New Roman"/>
          <w:sz w:val="24"/>
          <w:szCs w:val="24"/>
          <w:rPrChange w:id="410" w:author="Owner" w:date="2017-04-10T10:31:00Z">
            <w:rPr>
              <w:sz w:val="24"/>
              <w:szCs w:val="24"/>
            </w:rPr>
          </w:rPrChange>
        </w:rPr>
        <w:t xml:space="preserve"> (QCI 2006)</w:t>
      </w:r>
      <w:r w:rsidR="00350242" w:rsidRPr="00194C1D">
        <w:rPr>
          <w:rFonts w:ascii="Times New Roman" w:hAnsi="Times New Roman" w:cs="Times New Roman"/>
          <w:sz w:val="24"/>
          <w:szCs w:val="24"/>
          <w:rPrChange w:id="411" w:author="Owner" w:date="2017-04-10T10:31:00Z">
            <w:rPr>
              <w:sz w:val="24"/>
              <w:szCs w:val="24"/>
            </w:rPr>
          </w:rPrChange>
        </w:rPr>
        <w:t>,</w:t>
      </w:r>
      <w:r w:rsidRPr="00194C1D">
        <w:rPr>
          <w:rFonts w:ascii="Times New Roman" w:hAnsi="Times New Roman" w:cs="Times New Roman"/>
          <w:sz w:val="24"/>
          <w:szCs w:val="24"/>
          <w:rPrChange w:id="412" w:author="Owner" w:date="2017-04-10T10:31:00Z">
            <w:rPr>
              <w:sz w:val="24"/>
              <w:szCs w:val="24"/>
            </w:rPr>
          </w:rPrChange>
        </w:rPr>
        <w:t xml:space="preserve"> a</w:t>
      </w:r>
      <w:r w:rsidR="00E31E52" w:rsidRPr="00194C1D">
        <w:rPr>
          <w:rFonts w:ascii="Times New Roman" w:hAnsi="Times New Roman" w:cs="Times New Roman"/>
          <w:sz w:val="24"/>
          <w:szCs w:val="24"/>
          <w:rPrChange w:id="413" w:author="Owner" w:date="2017-04-10T10:31:00Z">
            <w:rPr>
              <w:sz w:val="24"/>
              <w:szCs w:val="24"/>
            </w:rPr>
          </w:rPrChange>
        </w:rPr>
        <w:t>nd as describe by Sharma et al (Yuen and Sharma, 2005)</w:t>
      </w:r>
      <w:r w:rsidRPr="00194C1D">
        <w:rPr>
          <w:rFonts w:ascii="Times New Roman" w:hAnsi="Times New Roman" w:cs="Times New Roman"/>
          <w:sz w:val="24"/>
          <w:szCs w:val="24"/>
          <w:rPrChange w:id="414" w:author="Owner" w:date="2017-04-10T10:31:00Z">
            <w:rPr>
              <w:sz w:val="24"/>
              <w:szCs w:val="24"/>
            </w:rPr>
          </w:rPrChange>
        </w:rPr>
        <w:t>, has been coded in the R programming language.   This model, an impr</w:t>
      </w:r>
      <w:r w:rsidR="00A601C1" w:rsidRPr="00194C1D">
        <w:rPr>
          <w:rFonts w:ascii="Times New Roman" w:hAnsi="Times New Roman" w:cs="Times New Roman"/>
          <w:sz w:val="24"/>
          <w:szCs w:val="24"/>
          <w:rPrChange w:id="415" w:author="Owner" w:date="2017-04-10T10:31:00Z">
            <w:rPr>
              <w:sz w:val="24"/>
              <w:szCs w:val="24"/>
            </w:rPr>
          </w:rPrChange>
        </w:rPr>
        <w:t>ovement and enhancement of the Visual B</w:t>
      </w:r>
      <w:r w:rsidRPr="00194C1D">
        <w:rPr>
          <w:rFonts w:ascii="Times New Roman" w:hAnsi="Times New Roman" w:cs="Times New Roman"/>
          <w:sz w:val="24"/>
          <w:szCs w:val="24"/>
          <w:rPrChange w:id="416" w:author="Owner" w:date="2017-04-10T10:31:00Z">
            <w:rPr>
              <w:sz w:val="24"/>
              <w:szCs w:val="24"/>
            </w:rPr>
          </w:rPrChange>
        </w:rPr>
        <w:t>asic QCI 200</w:t>
      </w:r>
      <w:r w:rsidR="006D32EF" w:rsidRPr="00194C1D">
        <w:rPr>
          <w:rFonts w:ascii="Times New Roman" w:hAnsi="Times New Roman" w:cs="Times New Roman"/>
          <w:sz w:val="24"/>
          <w:szCs w:val="24"/>
          <w:rPrChange w:id="417" w:author="Owner" w:date="2017-04-10T10:31:00Z">
            <w:rPr>
              <w:sz w:val="24"/>
              <w:szCs w:val="24"/>
            </w:rPr>
          </w:rPrChange>
        </w:rPr>
        <w:t>6</w:t>
      </w:r>
      <w:r w:rsidRPr="00194C1D">
        <w:rPr>
          <w:rFonts w:ascii="Times New Roman" w:hAnsi="Times New Roman" w:cs="Times New Roman"/>
          <w:sz w:val="24"/>
          <w:szCs w:val="24"/>
          <w:rPrChange w:id="418" w:author="Owner" w:date="2017-04-10T10:31:00Z">
            <w:rPr>
              <w:sz w:val="24"/>
              <w:szCs w:val="24"/>
            </w:rPr>
          </w:rPrChange>
        </w:rPr>
        <w:t xml:space="preserve"> model, provides an analytical framework for habitat action effectiveness monitoring.</w:t>
      </w:r>
    </w:p>
    <w:p w:rsidR="00DD093B" w:rsidRPr="00194C1D" w:rsidRDefault="00DD093B" w:rsidP="00DD093B">
      <w:pPr>
        <w:spacing w:after="0"/>
        <w:ind w:left="360"/>
        <w:rPr>
          <w:rFonts w:ascii="Times New Roman" w:hAnsi="Times New Roman" w:cs="Times New Roman"/>
          <w:sz w:val="24"/>
          <w:szCs w:val="24"/>
          <w:rPrChange w:id="419" w:author="Owner" w:date="2017-04-10T10:31:00Z">
            <w:rPr>
              <w:sz w:val="24"/>
              <w:szCs w:val="24"/>
            </w:rPr>
          </w:rPrChange>
        </w:rPr>
      </w:pPr>
    </w:p>
    <w:p w:rsidR="00350242" w:rsidRPr="00194C1D" w:rsidRDefault="00DD093B" w:rsidP="00DD093B">
      <w:pPr>
        <w:spacing w:after="0"/>
        <w:rPr>
          <w:rFonts w:ascii="Times New Roman" w:hAnsi="Times New Roman" w:cs="Times New Roman"/>
          <w:sz w:val="24"/>
          <w:szCs w:val="24"/>
          <w:rPrChange w:id="420" w:author="Owner" w:date="2017-04-10T10:31:00Z">
            <w:rPr>
              <w:sz w:val="24"/>
              <w:szCs w:val="24"/>
            </w:rPr>
          </w:rPrChange>
        </w:rPr>
      </w:pPr>
      <w:r w:rsidRPr="00194C1D">
        <w:rPr>
          <w:rFonts w:ascii="Times New Roman" w:hAnsi="Times New Roman" w:cs="Times New Roman"/>
          <w:sz w:val="24"/>
          <w:szCs w:val="24"/>
          <w:rPrChange w:id="421" w:author="Owner" w:date="2017-04-10T10:31:00Z">
            <w:rPr>
              <w:sz w:val="24"/>
              <w:szCs w:val="24"/>
            </w:rPr>
          </w:rPrChange>
        </w:rPr>
        <w:t>The model implemen</w:t>
      </w:r>
      <w:r w:rsidR="000A561B" w:rsidRPr="00194C1D">
        <w:rPr>
          <w:rFonts w:ascii="Times New Roman" w:hAnsi="Times New Roman" w:cs="Times New Roman"/>
          <w:sz w:val="24"/>
          <w:szCs w:val="24"/>
          <w:rPrChange w:id="422" w:author="Owner" w:date="2017-04-10T10:31:00Z">
            <w:rPr>
              <w:sz w:val="24"/>
              <w:szCs w:val="24"/>
            </w:rPr>
          </w:rPrChange>
        </w:rPr>
        <w:t>ts the Beverton-Holt</w:t>
      </w:r>
      <w:r w:rsidR="00350242" w:rsidRPr="00194C1D">
        <w:rPr>
          <w:rFonts w:ascii="Times New Roman" w:hAnsi="Times New Roman" w:cs="Times New Roman"/>
          <w:sz w:val="24"/>
          <w:szCs w:val="24"/>
          <w:rPrChange w:id="423" w:author="Owner" w:date="2017-04-10T10:31:00Z">
            <w:rPr>
              <w:sz w:val="24"/>
              <w:szCs w:val="24"/>
            </w:rPr>
          </w:rPrChange>
        </w:rPr>
        <w:t xml:space="preserve"> </w:t>
      </w:r>
      <w:r w:rsidRPr="00194C1D">
        <w:rPr>
          <w:rFonts w:ascii="Times New Roman" w:hAnsi="Times New Roman" w:cs="Times New Roman"/>
          <w:sz w:val="24"/>
          <w:szCs w:val="24"/>
          <w:rPrChange w:id="424" w:author="Owner" w:date="2017-04-10T10:31:00Z">
            <w:rPr>
              <w:sz w:val="24"/>
              <w:szCs w:val="24"/>
            </w:rPr>
          </w:rPrChange>
        </w:rPr>
        <w:t>spawner-recruit salmon population dynamics model</w:t>
      </w:r>
      <w:r w:rsidR="00932AF7" w:rsidRPr="00194C1D">
        <w:rPr>
          <w:rFonts w:ascii="Times New Roman" w:hAnsi="Times New Roman" w:cs="Times New Roman"/>
          <w:sz w:val="24"/>
          <w:szCs w:val="24"/>
          <w:rPrChange w:id="425" w:author="Owner" w:date="2017-04-10T10:31:00Z">
            <w:rPr>
              <w:sz w:val="24"/>
              <w:szCs w:val="24"/>
            </w:rPr>
          </w:rPrChange>
        </w:rPr>
        <w:t xml:space="preserve"> (</w:t>
      </w:r>
      <w:r w:rsidR="00932AF7" w:rsidRPr="00194C1D">
        <w:rPr>
          <w:rFonts w:ascii="Times New Roman" w:hAnsi="Times New Roman" w:cs="Times New Roman"/>
          <w:sz w:val="23"/>
          <w:szCs w:val="23"/>
          <w:rPrChange w:id="426" w:author="Owner" w:date="2017-04-10T10:31:00Z">
            <w:rPr>
              <w:sz w:val="23"/>
              <w:szCs w:val="23"/>
            </w:rPr>
          </w:rPrChange>
        </w:rPr>
        <w:t>Beverton and Holt 1957)</w:t>
      </w:r>
      <w:r w:rsidRPr="00194C1D">
        <w:rPr>
          <w:rFonts w:ascii="Times New Roman" w:hAnsi="Times New Roman" w:cs="Times New Roman"/>
          <w:sz w:val="24"/>
          <w:szCs w:val="24"/>
          <w:rPrChange w:id="427" w:author="Owner" w:date="2017-04-10T10:31:00Z">
            <w:rPr>
              <w:sz w:val="24"/>
              <w:szCs w:val="24"/>
            </w:rPr>
          </w:rPrChange>
        </w:rPr>
        <w:t xml:space="preserve">.  Inputs describing </w:t>
      </w:r>
      <w:r w:rsidR="00952426" w:rsidRPr="00194C1D">
        <w:rPr>
          <w:rFonts w:ascii="Times New Roman" w:hAnsi="Times New Roman" w:cs="Times New Roman"/>
          <w:sz w:val="24"/>
          <w:szCs w:val="24"/>
          <w:rPrChange w:id="428" w:author="Owner" w:date="2017-04-10T10:31:00Z">
            <w:rPr>
              <w:sz w:val="24"/>
              <w:szCs w:val="24"/>
            </w:rPr>
          </w:rPrChange>
        </w:rPr>
        <w:t xml:space="preserve">one or more </w:t>
      </w:r>
      <w:r w:rsidRPr="00194C1D">
        <w:rPr>
          <w:rFonts w:ascii="Times New Roman" w:hAnsi="Times New Roman" w:cs="Times New Roman"/>
          <w:sz w:val="24"/>
          <w:szCs w:val="24"/>
          <w:rPrChange w:id="429" w:author="Owner" w:date="2017-04-10T10:31:00Z">
            <w:rPr>
              <w:sz w:val="24"/>
              <w:szCs w:val="24"/>
            </w:rPr>
          </w:rPrChange>
        </w:rPr>
        <w:t xml:space="preserve">sites within a watershed, survival estimates by life stage, etc., are </w:t>
      </w:r>
      <w:r w:rsidR="00E31E52" w:rsidRPr="00194C1D">
        <w:rPr>
          <w:rFonts w:ascii="Times New Roman" w:hAnsi="Times New Roman" w:cs="Times New Roman"/>
          <w:sz w:val="24"/>
          <w:szCs w:val="24"/>
          <w:rPrChange w:id="430" w:author="Owner" w:date="2017-04-10T10:31:00Z">
            <w:rPr>
              <w:sz w:val="24"/>
              <w:szCs w:val="24"/>
            </w:rPr>
          </w:rPrChange>
        </w:rPr>
        <w:t xml:space="preserve">user specified </w:t>
      </w:r>
      <w:r w:rsidR="00350242" w:rsidRPr="00194C1D">
        <w:rPr>
          <w:rFonts w:ascii="Times New Roman" w:hAnsi="Times New Roman" w:cs="Times New Roman"/>
          <w:sz w:val="24"/>
          <w:szCs w:val="24"/>
          <w:rPrChange w:id="431" w:author="Owner" w:date="2017-04-10T10:31:00Z">
            <w:rPr>
              <w:sz w:val="24"/>
              <w:szCs w:val="24"/>
            </w:rPr>
          </w:rPrChange>
        </w:rPr>
        <w:t xml:space="preserve">model </w:t>
      </w:r>
      <w:r w:rsidRPr="00194C1D">
        <w:rPr>
          <w:rFonts w:ascii="Times New Roman" w:hAnsi="Times New Roman" w:cs="Times New Roman"/>
          <w:sz w:val="24"/>
          <w:szCs w:val="24"/>
          <w:rPrChange w:id="432" w:author="Owner" w:date="2017-04-10T10:31:00Z">
            <w:rPr>
              <w:sz w:val="24"/>
              <w:szCs w:val="24"/>
            </w:rPr>
          </w:rPrChange>
        </w:rPr>
        <w:t>input</w:t>
      </w:r>
      <w:r w:rsidR="00350242" w:rsidRPr="00194C1D">
        <w:rPr>
          <w:rFonts w:ascii="Times New Roman" w:hAnsi="Times New Roman" w:cs="Times New Roman"/>
          <w:sz w:val="24"/>
          <w:szCs w:val="24"/>
          <w:rPrChange w:id="433" w:author="Owner" w:date="2017-04-10T10:31:00Z">
            <w:rPr>
              <w:sz w:val="24"/>
              <w:szCs w:val="24"/>
            </w:rPr>
          </w:rPrChange>
        </w:rPr>
        <w:t xml:space="preserve">s, </w:t>
      </w:r>
      <w:r w:rsidRPr="00194C1D">
        <w:rPr>
          <w:rFonts w:ascii="Times New Roman" w:hAnsi="Times New Roman" w:cs="Times New Roman"/>
          <w:sz w:val="24"/>
          <w:szCs w:val="24"/>
          <w:rPrChange w:id="434" w:author="Owner" w:date="2017-04-10T10:31:00Z">
            <w:rPr>
              <w:sz w:val="24"/>
              <w:szCs w:val="24"/>
            </w:rPr>
          </w:rPrChange>
        </w:rPr>
        <w:t>as are measures of uncertainty</w:t>
      </w:r>
      <w:r w:rsidR="00350242" w:rsidRPr="00194C1D">
        <w:rPr>
          <w:rFonts w:ascii="Times New Roman" w:hAnsi="Times New Roman" w:cs="Times New Roman"/>
          <w:sz w:val="24"/>
          <w:szCs w:val="24"/>
          <w:rPrChange w:id="435" w:author="Owner" w:date="2017-04-10T10:31:00Z">
            <w:rPr>
              <w:sz w:val="24"/>
              <w:szCs w:val="24"/>
            </w:rPr>
          </w:rPrChange>
        </w:rPr>
        <w:t xml:space="preserve"> in parameter estimates,</w:t>
      </w:r>
      <w:r w:rsidRPr="00194C1D">
        <w:rPr>
          <w:rFonts w:ascii="Times New Roman" w:hAnsi="Times New Roman" w:cs="Times New Roman"/>
          <w:sz w:val="24"/>
          <w:szCs w:val="24"/>
          <w:rPrChange w:id="436" w:author="Owner" w:date="2017-04-10T10:31:00Z">
            <w:rPr>
              <w:sz w:val="24"/>
              <w:szCs w:val="24"/>
            </w:rPr>
          </w:rPrChange>
        </w:rPr>
        <w:t xml:space="preserve"> </w:t>
      </w:r>
      <w:r w:rsidR="00350242" w:rsidRPr="00194C1D">
        <w:rPr>
          <w:rFonts w:ascii="Times New Roman" w:hAnsi="Times New Roman" w:cs="Times New Roman"/>
          <w:sz w:val="24"/>
          <w:szCs w:val="24"/>
          <w:rPrChange w:id="437" w:author="Owner" w:date="2017-04-10T10:31:00Z">
            <w:rPr>
              <w:sz w:val="24"/>
              <w:szCs w:val="24"/>
            </w:rPr>
          </w:rPrChange>
        </w:rPr>
        <w:t xml:space="preserve">and estimates of natural parameter </w:t>
      </w:r>
      <w:r w:rsidR="00A601C1" w:rsidRPr="00194C1D">
        <w:rPr>
          <w:rFonts w:ascii="Times New Roman" w:hAnsi="Times New Roman" w:cs="Times New Roman"/>
          <w:sz w:val="24"/>
          <w:szCs w:val="24"/>
          <w:rPrChange w:id="438" w:author="Owner" w:date="2017-04-10T10:31:00Z">
            <w:rPr>
              <w:sz w:val="24"/>
              <w:szCs w:val="24"/>
            </w:rPr>
          </w:rPrChange>
        </w:rPr>
        <w:t xml:space="preserve">spatial, </w:t>
      </w:r>
      <w:r w:rsidR="005F3634" w:rsidRPr="00194C1D">
        <w:rPr>
          <w:rFonts w:ascii="Times New Roman" w:hAnsi="Times New Roman" w:cs="Times New Roman"/>
          <w:sz w:val="24"/>
          <w:szCs w:val="24"/>
          <w:rPrChange w:id="439" w:author="Owner" w:date="2017-04-10T10:31:00Z">
            <w:rPr>
              <w:sz w:val="24"/>
              <w:szCs w:val="24"/>
            </w:rPr>
          </w:rPrChange>
        </w:rPr>
        <w:t>temporal</w:t>
      </w:r>
      <w:r w:rsidR="00A601C1" w:rsidRPr="00194C1D">
        <w:rPr>
          <w:rFonts w:ascii="Times New Roman" w:hAnsi="Times New Roman" w:cs="Times New Roman"/>
          <w:sz w:val="24"/>
          <w:szCs w:val="24"/>
          <w:rPrChange w:id="440" w:author="Owner" w:date="2017-04-10T10:31:00Z">
            <w:rPr>
              <w:sz w:val="24"/>
              <w:szCs w:val="24"/>
            </w:rPr>
          </w:rPrChange>
        </w:rPr>
        <w:t>, and pure</w:t>
      </w:r>
      <w:r w:rsidR="005F3634" w:rsidRPr="00194C1D">
        <w:rPr>
          <w:rFonts w:ascii="Times New Roman" w:hAnsi="Times New Roman" w:cs="Times New Roman"/>
          <w:sz w:val="24"/>
          <w:szCs w:val="24"/>
          <w:rPrChange w:id="441" w:author="Owner" w:date="2017-04-10T10:31:00Z">
            <w:rPr>
              <w:sz w:val="24"/>
              <w:szCs w:val="24"/>
            </w:rPr>
          </w:rPrChange>
        </w:rPr>
        <w:t xml:space="preserve"> </w:t>
      </w:r>
      <w:r w:rsidR="00350242" w:rsidRPr="00194C1D">
        <w:rPr>
          <w:rFonts w:ascii="Times New Roman" w:hAnsi="Times New Roman" w:cs="Times New Roman"/>
          <w:sz w:val="24"/>
          <w:szCs w:val="24"/>
          <w:rPrChange w:id="442" w:author="Owner" w:date="2017-04-10T10:31:00Z">
            <w:rPr>
              <w:sz w:val="24"/>
              <w:szCs w:val="24"/>
            </w:rPr>
          </w:rPrChange>
        </w:rPr>
        <w:t>variability.  Initial salmonid populations</w:t>
      </w:r>
      <w:r w:rsidR="00E31E52" w:rsidRPr="00194C1D">
        <w:rPr>
          <w:rFonts w:ascii="Times New Roman" w:hAnsi="Times New Roman" w:cs="Times New Roman"/>
          <w:sz w:val="24"/>
          <w:szCs w:val="24"/>
          <w:rPrChange w:id="443" w:author="Owner" w:date="2017-04-10T10:31:00Z">
            <w:rPr>
              <w:sz w:val="24"/>
              <w:szCs w:val="24"/>
            </w:rPr>
          </w:rPrChange>
        </w:rPr>
        <w:t>,</w:t>
      </w:r>
      <w:r w:rsidR="00350242" w:rsidRPr="00194C1D">
        <w:rPr>
          <w:rFonts w:ascii="Times New Roman" w:hAnsi="Times New Roman" w:cs="Times New Roman"/>
          <w:sz w:val="24"/>
          <w:szCs w:val="24"/>
          <w:rPrChange w:id="444" w:author="Owner" w:date="2017-04-10T10:31:00Z">
            <w:rPr>
              <w:sz w:val="24"/>
              <w:szCs w:val="24"/>
            </w:rPr>
          </w:rPrChange>
        </w:rPr>
        <w:t xml:space="preserve"> by life stage</w:t>
      </w:r>
      <w:r w:rsidR="00E31E52" w:rsidRPr="00194C1D">
        <w:rPr>
          <w:rFonts w:ascii="Times New Roman" w:hAnsi="Times New Roman" w:cs="Times New Roman"/>
          <w:sz w:val="24"/>
          <w:szCs w:val="24"/>
          <w:rPrChange w:id="445" w:author="Owner" w:date="2017-04-10T10:31:00Z">
            <w:rPr>
              <w:sz w:val="24"/>
              <w:szCs w:val="24"/>
            </w:rPr>
          </w:rPrChange>
        </w:rPr>
        <w:t>,</w:t>
      </w:r>
      <w:r w:rsidR="00350242" w:rsidRPr="00194C1D">
        <w:rPr>
          <w:rFonts w:ascii="Times New Roman" w:hAnsi="Times New Roman" w:cs="Times New Roman"/>
          <w:sz w:val="24"/>
          <w:szCs w:val="24"/>
          <w:rPrChange w:id="446" w:author="Owner" w:date="2017-04-10T10:31:00Z">
            <w:rPr>
              <w:sz w:val="24"/>
              <w:szCs w:val="24"/>
            </w:rPr>
          </w:rPrChange>
        </w:rPr>
        <w:t xml:space="preserve"> are</w:t>
      </w:r>
      <w:r w:rsidR="00E31E52" w:rsidRPr="00194C1D">
        <w:rPr>
          <w:rFonts w:ascii="Times New Roman" w:hAnsi="Times New Roman" w:cs="Times New Roman"/>
          <w:sz w:val="24"/>
          <w:szCs w:val="24"/>
          <w:rPrChange w:id="447" w:author="Owner" w:date="2017-04-10T10:31:00Z">
            <w:rPr>
              <w:sz w:val="24"/>
              <w:szCs w:val="24"/>
            </w:rPr>
          </w:rPrChange>
        </w:rPr>
        <w:t xml:space="preserve"> also user specified.  T</w:t>
      </w:r>
      <w:r w:rsidR="00350242" w:rsidRPr="00194C1D">
        <w:rPr>
          <w:rFonts w:ascii="Times New Roman" w:hAnsi="Times New Roman" w:cs="Times New Roman"/>
          <w:sz w:val="24"/>
          <w:szCs w:val="24"/>
          <w:rPrChange w:id="448" w:author="Owner" w:date="2017-04-10T10:31:00Z">
            <w:rPr>
              <w:sz w:val="24"/>
              <w:szCs w:val="24"/>
            </w:rPr>
          </w:rPrChange>
        </w:rPr>
        <w:t>he model calculates fish populations by life stage over for each</w:t>
      </w:r>
      <w:r w:rsidR="005F3634" w:rsidRPr="00194C1D">
        <w:rPr>
          <w:rFonts w:ascii="Times New Roman" w:hAnsi="Times New Roman" w:cs="Times New Roman"/>
          <w:sz w:val="24"/>
          <w:szCs w:val="24"/>
          <w:rPrChange w:id="449" w:author="Owner" w:date="2017-04-10T10:31:00Z">
            <w:rPr>
              <w:sz w:val="24"/>
              <w:szCs w:val="24"/>
            </w:rPr>
          </w:rPrChange>
        </w:rPr>
        <w:t xml:space="preserve"> subsequent</w:t>
      </w:r>
      <w:r w:rsidR="00350242" w:rsidRPr="00194C1D">
        <w:rPr>
          <w:rFonts w:ascii="Times New Roman" w:hAnsi="Times New Roman" w:cs="Times New Roman"/>
          <w:sz w:val="24"/>
          <w:szCs w:val="24"/>
          <w:rPrChange w:id="450" w:author="Owner" w:date="2017-04-10T10:31:00Z">
            <w:rPr>
              <w:sz w:val="24"/>
              <w:szCs w:val="24"/>
            </w:rPr>
          </w:rPrChange>
        </w:rPr>
        <w:t xml:space="preserve"> year up to a user specified number of years.</w:t>
      </w:r>
      <w:r w:rsidR="00952426" w:rsidRPr="00194C1D">
        <w:rPr>
          <w:rFonts w:ascii="Times New Roman" w:hAnsi="Times New Roman" w:cs="Times New Roman"/>
          <w:sz w:val="24"/>
          <w:szCs w:val="24"/>
          <w:rPrChange w:id="451" w:author="Owner" w:date="2017-04-10T10:31:00Z">
            <w:rPr>
              <w:sz w:val="24"/>
              <w:szCs w:val="24"/>
            </w:rPr>
          </w:rPrChange>
        </w:rPr>
        <w:t xml:space="preserve">  Hatchery fish introductions into a watershed, and parameters describing the relative robustness and fecundity of hatchery fish and their descendants, can also be user specified.</w:t>
      </w:r>
    </w:p>
    <w:p w:rsidR="00350242" w:rsidRPr="00194C1D" w:rsidRDefault="00350242" w:rsidP="00DD093B">
      <w:pPr>
        <w:spacing w:after="0"/>
        <w:rPr>
          <w:rFonts w:ascii="Times New Roman" w:hAnsi="Times New Roman" w:cs="Times New Roman"/>
          <w:sz w:val="24"/>
          <w:szCs w:val="24"/>
          <w:rPrChange w:id="452" w:author="Owner" w:date="2017-04-10T10:31:00Z">
            <w:rPr>
              <w:sz w:val="24"/>
              <w:szCs w:val="24"/>
            </w:rPr>
          </w:rPrChange>
        </w:rPr>
      </w:pPr>
    </w:p>
    <w:p w:rsidR="00350242" w:rsidRPr="00194C1D" w:rsidRDefault="00350242" w:rsidP="00DD093B">
      <w:pPr>
        <w:spacing w:after="0"/>
        <w:rPr>
          <w:rFonts w:ascii="Times New Roman" w:hAnsi="Times New Roman" w:cs="Times New Roman"/>
          <w:sz w:val="24"/>
          <w:szCs w:val="24"/>
          <w:rPrChange w:id="453" w:author="Owner" w:date="2017-04-10T10:31:00Z">
            <w:rPr>
              <w:sz w:val="24"/>
              <w:szCs w:val="24"/>
            </w:rPr>
          </w:rPrChange>
        </w:rPr>
      </w:pPr>
      <w:r w:rsidRPr="00194C1D">
        <w:rPr>
          <w:rFonts w:ascii="Times New Roman" w:hAnsi="Times New Roman" w:cs="Times New Roman"/>
          <w:sz w:val="24"/>
          <w:szCs w:val="24"/>
          <w:rPrChange w:id="454" w:author="Owner" w:date="2017-04-10T10:31:00Z">
            <w:rPr>
              <w:sz w:val="24"/>
              <w:szCs w:val="24"/>
            </w:rPr>
          </w:rPrChange>
        </w:rPr>
        <w:t>Included in the model is the option for user specified</w:t>
      </w:r>
      <w:r w:rsidR="00E31E52" w:rsidRPr="00194C1D">
        <w:rPr>
          <w:rFonts w:ascii="Times New Roman" w:hAnsi="Times New Roman" w:cs="Times New Roman"/>
          <w:sz w:val="24"/>
          <w:szCs w:val="24"/>
          <w:rPrChange w:id="455" w:author="Owner" w:date="2017-04-10T10:31:00Z">
            <w:rPr>
              <w:sz w:val="24"/>
              <w:szCs w:val="24"/>
            </w:rPr>
          </w:rPrChange>
        </w:rPr>
        <w:t xml:space="preserve"> levels of</w:t>
      </w:r>
      <w:r w:rsidRPr="00194C1D">
        <w:rPr>
          <w:rFonts w:ascii="Times New Roman" w:hAnsi="Times New Roman" w:cs="Times New Roman"/>
          <w:sz w:val="24"/>
          <w:szCs w:val="24"/>
          <w:rPrChange w:id="456" w:author="Owner" w:date="2017-04-10T10:31:00Z">
            <w:rPr>
              <w:sz w:val="24"/>
              <w:szCs w:val="24"/>
            </w:rPr>
          </w:rPrChange>
        </w:rPr>
        <w:t xml:space="preserve"> stochasticity</w:t>
      </w:r>
      <w:r w:rsidR="00E31E52" w:rsidRPr="00194C1D">
        <w:rPr>
          <w:rFonts w:ascii="Times New Roman" w:hAnsi="Times New Roman" w:cs="Times New Roman"/>
          <w:sz w:val="24"/>
          <w:szCs w:val="24"/>
          <w:rPrChange w:id="457" w:author="Owner" w:date="2017-04-10T10:31:00Z">
            <w:rPr>
              <w:sz w:val="24"/>
              <w:szCs w:val="24"/>
            </w:rPr>
          </w:rPrChange>
        </w:rPr>
        <w:t>, applied at various levels</w:t>
      </w:r>
      <w:r w:rsidRPr="00194C1D">
        <w:rPr>
          <w:rFonts w:ascii="Times New Roman" w:hAnsi="Times New Roman" w:cs="Times New Roman"/>
          <w:sz w:val="24"/>
          <w:szCs w:val="24"/>
          <w:rPrChange w:id="458" w:author="Owner" w:date="2017-04-10T10:31:00Z">
            <w:rPr>
              <w:sz w:val="24"/>
              <w:szCs w:val="24"/>
            </w:rPr>
          </w:rPrChange>
        </w:rPr>
        <w:t xml:space="preserve">.  This stochasticity serves two functions: 1) </w:t>
      </w:r>
      <w:r w:rsidR="00E31E52" w:rsidRPr="00194C1D">
        <w:rPr>
          <w:rFonts w:ascii="Times New Roman" w:hAnsi="Times New Roman" w:cs="Times New Roman"/>
          <w:sz w:val="24"/>
          <w:szCs w:val="24"/>
          <w:rPrChange w:id="459" w:author="Owner" w:date="2017-04-10T10:31:00Z">
            <w:rPr>
              <w:sz w:val="24"/>
              <w:szCs w:val="24"/>
            </w:rPr>
          </w:rPrChange>
        </w:rPr>
        <w:t xml:space="preserve">estimation of </w:t>
      </w:r>
      <w:r w:rsidRPr="00194C1D">
        <w:rPr>
          <w:rFonts w:ascii="Times New Roman" w:hAnsi="Times New Roman" w:cs="Times New Roman"/>
          <w:sz w:val="24"/>
          <w:szCs w:val="24"/>
          <w:rPrChange w:id="460" w:author="Owner" w:date="2017-04-10T10:31:00Z">
            <w:rPr>
              <w:sz w:val="24"/>
              <w:szCs w:val="24"/>
            </w:rPr>
          </w:rPrChange>
        </w:rPr>
        <w:t xml:space="preserve">uncertainty of model results stemming from </w:t>
      </w:r>
      <w:r w:rsidRPr="00194C1D">
        <w:rPr>
          <w:rFonts w:ascii="Times New Roman" w:hAnsi="Times New Roman" w:cs="Times New Roman"/>
          <w:i/>
          <w:sz w:val="24"/>
          <w:szCs w:val="24"/>
          <w:rPrChange w:id="461" w:author="Owner" w:date="2017-04-10T10:31:00Z">
            <w:rPr>
              <w:i/>
              <w:sz w:val="24"/>
              <w:szCs w:val="24"/>
            </w:rPr>
          </w:rPrChange>
        </w:rPr>
        <w:t>un</w:t>
      </w:r>
      <w:r w:rsidR="00E31E52" w:rsidRPr="00194C1D">
        <w:rPr>
          <w:rFonts w:ascii="Times New Roman" w:hAnsi="Times New Roman" w:cs="Times New Roman"/>
          <w:i/>
          <w:sz w:val="24"/>
          <w:szCs w:val="24"/>
          <w:rPrChange w:id="462" w:author="Owner" w:date="2017-04-10T10:31:00Z">
            <w:rPr>
              <w:i/>
              <w:sz w:val="24"/>
              <w:szCs w:val="24"/>
            </w:rPr>
          </w:rPrChange>
        </w:rPr>
        <w:t>certainty</w:t>
      </w:r>
      <w:r w:rsidR="00E31E52" w:rsidRPr="00194C1D">
        <w:rPr>
          <w:rFonts w:ascii="Times New Roman" w:hAnsi="Times New Roman" w:cs="Times New Roman"/>
          <w:sz w:val="24"/>
          <w:szCs w:val="24"/>
          <w:rPrChange w:id="463" w:author="Owner" w:date="2017-04-10T10:31:00Z">
            <w:rPr>
              <w:sz w:val="24"/>
              <w:szCs w:val="24"/>
            </w:rPr>
          </w:rPrChange>
        </w:rPr>
        <w:t xml:space="preserve"> of input parameters;</w:t>
      </w:r>
      <w:r w:rsidRPr="00194C1D">
        <w:rPr>
          <w:rFonts w:ascii="Times New Roman" w:hAnsi="Times New Roman" w:cs="Times New Roman"/>
          <w:sz w:val="24"/>
          <w:szCs w:val="24"/>
          <w:rPrChange w:id="464" w:author="Owner" w:date="2017-04-10T10:31:00Z">
            <w:rPr>
              <w:sz w:val="24"/>
              <w:szCs w:val="24"/>
            </w:rPr>
          </w:rPrChange>
        </w:rPr>
        <w:t xml:space="preserve"> and 2)</w:t>
      </w:r>
      <w:r w:rsidR="00E31E52" w:rsidRPr="00194C1D">
        <w:rPr>
          <w:rFonts w:ascii="Times New Roman" w:hAnsi="Times New Roman" w:cs="Times New Roman"/>
          <w:sz w:val="24"/>
          <w:szCs w:val="24"/>
          <w:rPrChange w:id="465" w:author="Owner" w:date="2017-04-10T10:31:00Z">
            <w:rPr>
              <w:sz w:val="24"/>
              <w:szCs w:val="24"/>
            </w:rPr>
          </w:rPrChange>
        </w:rPr>
        <w:t xml:space="preserve"> estimation of</w:t>
      </w:r>
      <w:r w:rsidRPr="00194C1D">
        <w:rPr>
          <w:rFonts w:ascii="Times New Roman" w:hAnsi="Times New Roman" w:cs="Times New Roman"/>
          <w:sz w:val="24"/>
          <w:szCs w:val="24"/>
          <w:rPrChange w:id="466" w:author="Owner" w:date="2017-04-10T10:31:00Z">
            <w:rPr>
              <w:sz w:val="24"/>
              <w:szCs w:val="24"/>
            </w:rPr>
          </w:rPrChange>
        </w:rPr>
        <w:t xml:space="preserve"> temporal</w:t>
      </w:r>
      <w:r w:rsidR="00E31E52" w:rsidRPr="00194C1D">
        <w:rPr>
          <w:rFonts w:ascii="Times New Roman" w:hAnsi="Times New Roman" w:cs="Times New Roman"/>
          <w:sz w:val="24"/>
          <w:szCs w:val="24"/>
          <w:rPrChange w:id="467" w:author="Owner" w:date="2017-04-10T10:31:00Z">
            <w:rPr>
              <w:sz w:val="24"/>
              <w:szCs w:val="24"/>
            </w:rPr>
          </w:rPrChange>
        </w:rPr>
        <w:t>,</w:t>
      </w:r>
      <w:r w:rsidRPr="00194C1D">
        <w:rPr>
          <w:rFonts w:ascii="Times New Roman" w:hAnsi="Times New Roman" w:cs="Times New Roman"/>
          <w:sz w:val="24"/>
          <w:szCs w:val="24"/>
          <w:rPrChange w:id="468" w:author="Owner" w:date="2017-04-10T10:31:00Z">
            <w:rPr>
              <w:sz w:val="24"/>
              <w:szCs w:val="24"/>
            </w:rPr>
          </w:rPrChange>
        </w:rPr>
        <w:t xml:space="preserve"> spatial</w:t>
      </w:r>
      <w:r w:rsidR="00E31E52" w:rsidRPr="00194C1D">
        <w:rPr>
          <w:rFonts w:ascii="Times New Roman" w:hAnsi="Times New Roman" w:cs="Times New Roman"/>
          <w:sz w:val="24"/>
          <w:szCs w:val="24"/>
          <w:rPrChange w:id="469" w:author="Owner" w:date="2017-04-10T10:31:00Z">
            <w:rPr>
              <w:sz w:val="24"/>
              <w:szCs w:val="24"/>
            </w:rPr>
          </w:rPrChange>
        </w:rPr>
        <w:t>, and pure</w:t>
      </w:r>
      <w:r w:rsidRPr="00194C1D">
        <w:rPr>
          <w:rFonts w:ascii="Times New Roman" w:hAnsi="Times New Roman" w:cs="Times New Roman"/>
          <w:sz w:val="24"/>
          <w:szCs w:val="24"/>
          <w:rPrChange w:id="470" w:author="Owner" w:date="2017-04-10T10:31:00Z">
            <w:rPr>
              <w:sz w:val="24"/>
              <w:szCs w:val="24"/>
            </w:rPr>
          </w:rPrChange>
        </w:rPr>
        <w:t xml:space="preserve"> variability in the results st</w:t>
      </w:r>
      <w:r w:rsidR="00E31E52" w:rsidRPr="00194C1D">
        <w:rPr>
          <w:rFonts w:ascii="Times New Roman" w:hAnsi="Times New Roman" w:cs="Times New Roman"/>
          <w:sz w:val="24"/>
          <w:szCs w:val="24"/>
          <w:rPrChange w:id="471" w:author="Owner" w:date="2017-04-10T10:31:00Z">
            <w:rPr>
              <w:sz w:val="24"/>
              <w:szCs w:val="24"/>
            </w:rPr>
          </w:rPrChange>
        </w:rPr>
        <w:t>emming from temporal,</w:t>
      </w:r>
      <w:r w:rsidRPr="00194C1D">
        <w:rPr>
          <w:rFonts w:ascii="Times New Roman" w:hAnsi="Times New Roman" w:cs="Times New Roman"/>
          <w:sz w:val="24"/>
          <w:szCs w:val="24"/>
          <w:rPrChange w:id="472" w:author="Owner" w:date="2017-04-10T10:31:00Z">
            <w:rPr>
              <w:sz w:val="24"/>
              <w:szCs w:val="24"/>
            </w:rPr>
          </w:rPrChange>
        </w:rPr>
        <w:t xml:space="preserve"> spatial</w:t>
      </w:r>
      <w:r w:rsidR="00E31E52" w:rsidRPr="00194C1D">
        <w:rPr>
          <w:rFonts w:ascii="Times New Roman" w:hAnsi="Times New Roman" w:cs="Times New Roman"/>
          <w:sz w:val="24"/>
          <w:szCs w:val="24"/>
          <w:rPrChange w:id="473" w:author="Owner" w:date="2017-04-10T10:31:00Z">
            <w:rPr>
              <w:sz w:val="24"/>
              <w:szCs w:val="24"/>
            </w:rPr>
          </w:rPrChange>
        </w:rPr>
        <w:t>, and pure</w:t>
      </w:r>
      <w:r w:rsidRPr="00194C1D">
        <w:rPr>
          <w:rFonts w:ascii="Times New Roman" w:hAnsi="Times New Roman" w:cs="Times New Roman"/>
          <w:sz w:val="24"/>
          <w:szCs w:val="24"/>
          <w:rPrChange w:id="474" w:author="Owner" w:date="2017-04-10T10:31:00Z">
            <w:rPr>
              <w:sz w:val="24"/>
              <w:szCs w:val="24"/>
            </w:rPr>
          </w:rPrChange>
        </w:rPr>
        <w:t xml:space="preserve"> variabi</w:t>
      </w:r>
      <w:r w:rsidR="00E31E52" w:rsidRPr="00194C1D">
        <w:rPr>
          <w:rFonts w:ascii="Times New Roman" w:hAnsi="Times New Roman" w:cs="Times New Roman"/>
          <w:sz w:val="24"/>
          <w:szCs w:val="24"/>
          <w:rPrChange w:id="475" w:author="Owner" w:date="2017-04-10T10:31:00Z">
            <w:rPr>
              <w:sz w:val="24"/>
              <w:szCs w:val="24"/>
            </w:rPr>
          </w:rPrChange>
        </w:rPr>
        <w:t>lity in the input parameters</w:t>
      </w:r>
      <w:r w:rsidRPr="00194C1D">
        <w:rPr>
          <w:rFonts w:ascii="Times New Roman" w:hAnsi="Times New Roman" w:cs="Times New Roman"/>
          <w:sz w:val="24"/>
          <w:szCs w:val="24"/>
          <w:rPrChange w:id="476" w:author="Owner" w:date="2017-04-10T10:31:00Z">
            <w:rPr>
              <w:sz w:val="24"/>
              <w:szCs w:val="24"/>
            </w:rPr>
          </w:rPrChange>
        </w:rPr>
        <w:t>.</w:t>
      </w:r>
      <w:r w:rsidR="000A561B" w:rsidRPr="00194C1D">
        <w:rPr>
          <w:rFonts w:ascii="Times New Roman" w:hAnsi="Times New Roman" w:cs="Times New Roman"/>
          <w:sz w:val="24"/>
          <w:szCs w:val="24"/>
          <w:rPrChange w:id="477" w:author="Owner" w:date="2017-04-10T10:31:00Z">
            <w:rPr>
              <w:sz w:val="24"/>
              <w:szCs w:val="24"/>
            </w:rPr>
          </w:rPrChange>
        </w:rPr>
        <w:t xml:space="preserve">  </w:t>
      </w:r>
      <w:r w:rsidR="00E31E52" w:rsidRPr="00194C1D">
        <w:rPr>
          <w:rFonts w:ascii="Times New Roman" w:hAnsi="Times New Roman" w:cs="Times New Roman"/>
          <w:sz w:val="24"/>
          <w:szCs w:val="24"/>
          <w:rPrChange w:id="478" w:author="Owner" w:date="2017-04-10T10:31:00Z">
            <w:rPr>
              <w:sz w:val="24"/>
              <w:szCs w:val="24"/>
            </w:rPr>
          </w:rPrChange>
        </w:rPr>
        <w:t>S</w:t>
      </w:r>
      <w:r w:rsidR="000A561B" w:rsidRPr="00194C1D">
        <w:rPr>
          <w:rFonts w:ascii="Times New Roman" w:hAnsi="Times New Roman" w:cs="Times New Roman"/>
          <w:sz w:val="24"/>
          <w:szCs w:val="24"/>
          <w:rPrChange w:id="479" w:author="Owner" w:date="2017-04-10T10:31:00Z">
            <w:rPr>
              <w:sz w:val="24"/>
              <w:szCs w:val="24"/>
            </w:rPr>
          </w:rPrChange>
        </w:rPr>
        <w:t>tochasticity</w:t>
      </w:r>
      <w:r w:rsidR="00E31E52" w:rsidRPr="00194C1D">
        <w:rPr>
          <w:rFonts w:ascii="Times New Roman" w:hAnsi="Times New Roman" w:cs="Times New Roman"/>
          <w:sz w:val="24"/>
          <w:szCs w:val="24"/>
          <w:rPrChange w:id="480" w:author="Owner" w:date="2017-04-10T10:31:00Z">
            <w:rPr>
              <w:sz w:val="24"/>
              <w:szCs w:val="24"/>
            </w:rPr>
          </w:rPrChange>
        </w:rPr>
        <w:t xml:space="preserve"> at all levels</w:t>
      </w:r>
      <w:r w:rsidR="000A561B" w:rsidRPr="00194C1D">
        <w:rPr>
          <w:rFonts w:ascii="Times New Roman" w:hAnsi="Times New Roman" w:cs="Times New Roman"/>
          <w:sz w:val="24"/>
          <w:szCs w:val="24"/>
          <w:rPrChange w:id="481" w:author="Owner" w:date="2017-04-10T10:31:00Z">
            <w:rPr>
              <w:sz w:val="24"/>
              <w:szCs w:val="24"/>
            </w:rPr>
          </w:rPrChange>
        </w:rPr>
        <w:t xml:space="preserve"> is user specified</w:t>
      </w:r>
      <w:r w:rsidR="002D4300" w:rsidRPr="00194C1D">
        <w:rPr>
          <w:rFonts w:ascii="Times New Roman" w:hAnsi="Times New Roman" w:cs="Times New Roman"/>
          <w:sz w:val="24"/>
          <w:szCs w:val="24"/>
          <w:rPrChange w:id="482" w:author="Owner" w:date="2017-04-10T10:31:00Z">
            <w:rPr>
              <w:sz w:val="24"/>
              <w:szCs w:val="24"/>
            </w:rPr>
          </w:rPrChange>
        </w:rPr>
        <w:t>,</w:t>
      </w:r>
      <w:r w:rsidR="00E31E52" w:rsidRPr="00194C1D">
        <w:rPr>
          <w:rFonts w:ascii="Times New Roman" w:hAnsi="Times New Roman" w:cs="Times New Roman"/>
          <w:sz w:val="24"/>
          <w:szCs w:val="24"/>
          <w:rPrChange w:id="483" w:author="Owner" w:date="2017-04-10T10:31:00Z">
            <w:rPr>
              <w:sz w:val="24"/>
              <w:szCs w:val="24"/>
            </w:rPr>
          </w:rPrChange>
        </w:rPr>
        <w:t xml:space="preserve"> and structured</w:t>
      </w:r>
      <w:r w:rsidR="000A561B" w:rsidRPr="00194C1D">
        <w:rPr>
          <w:rFonts w:ascii="Times New Roman" w:hAnsi="Times New Roman" w:cs="Times New Roman"/>
          <w:sz w:val="24"/>
          <w:szCs w:val="24"/>
          <w:rPrChange w:id="484" w:author="Owner" w:date="2017-04-10T10:31:00Z">
            <w:rPr>
              <w:sz w:val="24"/>
              <w:szCs w:val="24"/>
            </w:rPr>
          </w:rPrChange>
        </w:rPr>
        <w:t xml:space="preserve"> so as to give rise to natural correlations among input parameters</w:t>
      </w:r>
      <w:r w:rsidR="00E31E52" w:rsidRPr="00194C1D">
        <w:rPr>
          <w:rFonts w:ascii="Times New Roman" w:hAnsi="Times New Roman" w:cs="Times New Roman"/>
          <w:sz w:val="24"/>
          <w:szCs w:val="24"/>
          <w:rPrChange w:id="485" w:author="Owner" w:date="2017-04-10T10:31:00Z">
            <w:rPr>
              <w:sz w:val="24"/>
              <w:szCs w:val="24"/>
            </w:rPr>
          </w:rPrChange>
        </w:rPr>
        <w:t>.  These correlation structures</w:t>
      </w:r>
      <w:r w:rsidR="00A601C1" w:rsidRPr="00194C1D">
        <w:rPr>
          <w:rFonts w:ascii="Times New Roman" w:hAnsi="Times New Roman" w:cs="Times New Roman"/>
          <w:sz w:val="24"/>
          <w:szCs w:val="24"/>
          <w:rPrChange w:id="486" w:author="Owner" w:date="2017-04-10T10:31:00Z">
            <w:rPr>
              <w:sz w:val="24"/>
              <w:szCs w:val="24"/>
            </w:rPr>
          </w:rPrChange>
        </w:rPr>
        <w:t xml:space="preserve"> enable a stochastic model much more</w:t>
      </w:r>
      <w:r w:rsidR="000A561B" w:rsidRPr="00194C1D">
        <w:rPr>
          <w:rFonts w:ascii="Times New Roman" w:hAnsi="Times New Roman" w:cs="Times New Roman"/>
          <w:sz w:val="24"/>
          <w:szCs w:val="24"/>
          <w:rPrChange w:id="487" w:author="Owner" w:date="2017-04-10T10:31:00Z">
            <w:rPr>
              <w:sz w:val="24"/>
              <w:szCs w:val="24"/>
            </w:rPr>
          </w:rPrChange>
        </w:rPr>
        <w:t xml:space="preserve"> reflective of natural processes than</w:t>
      </w:r>
      <w:r w:rsidR="00A601C1" w:rsidRPr="00194C1D">
        <w:rPr>
          <w:rFonts w:ascii="Times New Roman" w:hAnsi="Times New Roman" w:cs="Times New Roman"/>
          <w:sz w:val="24"/>
          <w:szCs w:val="24"/>
          <w:rPrChange w:id="488" w:author="Owner" w:date="2017-04-10T10:31:00Z">
            <w:rPr>
              <w:sz w:val="24"/>
              <w:szCs w:val="24"/>
            </w:rPr>
          </w:rPrChange>
        </w:rPr>
        <w:t xml:space="preserve"> could be achieved by</w:t>
      </w:r>
      <w:r w:rsidR="000A561B" w:rsidRPr="00194C1D">
        <w:rPr>
          <w:rFonts w:ascii="Times New Roman" w:hAnsi="Times New Roman" w:cs="Times New Roman"/>
          <w:sz w:val="24"/>
          <w:szCs w:val="24"/>
          <w:rPrChange w:id="489" w:author="Owner" w:date="2017-04-10T10:31:00Z">
            <w:rPr>
              <w:sz w:val="24"/>
              <w:szCs w:val="24"/>
            </w:rPr>
          </w:rPrChange>
        </w:rPr>
        <w:t xml:space="preserve"> assuming independence across all parameters.  </w:t>
      </w:r>
    </w:p>
    <w:p w:rsidR="00350242" w:rsidRPr="00194C1D" w:rsidRDefault="00350242" w:rsidP="00DD093B">
      <w:pPr>
        <w:spacing w:after="0"/>
        <w:rPr>
          <w:rFonts w:ascii="Times New Roman" w:hAnsi="Times New Roman" w:cs="Times New Roman"/>
          <w:sz w:val="24"/>
          <w:szCs w:val="24"/>
          <w:rPrChange w:id="490" w:author="Owner" w:date="2017-04-10T10:31:00Z">
            <w:rPr>
              <w:sz w:val="24"/>
              <w:szCs w:val="24"/>
            </w:rPr>
          </w:rPrChange>
        </w:rPr>
      </w:pPr>
    </w:p>
    <w:p w:rsidR="00350242" w:rsidRPr="00194C1D" w:rsidRDefault="00350242" w:rsidP="00DD093B">
      <w:pPr>
        <w:spacing w:after="0"/>
        <w:rPr>
          <w:rFonts w:ascii="Times New Roman" w:hAnsi="Times New Roman" w:cs="Times New Roman"/>
          <w:sz w:val="24"/>
          <w:szCs w:val="24"/>
          <w:rPrChange w:id="491" w:author="Owner" w:date="2017-04-10T10:31:00Z">
            <w:rPr>
              <w:sz w:val="24"/>
              <w:szCs w:val="24"/>
            </w:rPr>
          </w:rPrChange>
        </w:rPr>
      </w:pPr>
      <w:r w:rsidRPr="00194C1D">
        <w:rPr>
          <w:rFonts w:ascii="Times New Roman" w:hAnsi="Times New Roman" w:cs="Times New Roman"/>
          <w:sz w:val="24"/>
          <w:szCs w:val="24"/>
          <w:rPrChange w:id="492" w:author="Owner" w:date="2017-04-10T10:31:00Z">
            <w:rPr>
              <w:sz w:val="24"/>
              <w:szCs w:val="24"/>
            </w:rPr>
          </w:rPrChange>
        </w:rPr>
        <w:t>Also included in the model is the ability to include time based trends and/or step function changes for all user specified parameters.  Such changes may reflect, for example, changes in watershed management</w:t>
      </w:r>
      <w:r w:rsidR="00E31E52" w:rsidRPr="00194C1D">
        <w:rPr>
          <w:rFonts w:ascii="Times New Roman" w:hAnsi="Times New Roman" w:cs="Times New Roman"/>
          <w:sz w:val="24"/>
          <w:szCs w:val="24"/>
          <w:rPrChange w:id="493" w:author="Owner" w:date="2017-04-10T10:31:00Z">
            <w:rPr>
              <w:sz w:val="24"/>
              <w:szCs w:val="24"/>
            </w:rPr>
          </w:rPrChange>
        </w:rPr>
        <w:t xml:space="preserve"> that lead to </w:t>
      </w:r>
      <w:r w:rsidR="000A561B" w:rsidRPr="00194C1D">
        <w:rPr>
          <w:rFonts w:ascii="Times New Roman" w:hAnsi="Times New Roman" w:cs="Times New Roman"/>
          <w:sz w:val="24"/>
          <w:szCs w:val="24"/>
          <w:rPrChange w:id="494" w:author="Owner" w:date="2017-04-10T10:31:00Z">
            <w:rPr>
              <w:sz w:val="24"/>
              <w:szCs w:val="24"/>
            </w:rPr>
          </w:rPrChange>
        </w:rPr>
        <w:t>gradual increase</w:t>
      </w:r>
      <w:r w:rsidR="00E31E52" w:rsidRPr="00194C1D">
        <w:rPr>
          <w:rFonts w:ascii="Times New Roman" w:hAnsi="Times New Roman" w:cs="Times New Roman"/>
          <w:sz w:val="24"/>
          <w:szCs w:val="24"/>
          <w:rPrChange w:id="495" w:author="Owner" w:date="2017-04-10T10:31:00Z">
            <w:rPr>
              <w:sz w:val="24"/>
              <w:szCs w:val="24"/>
            </w:rPr>
          </w:rPrChange>
        </w:rPr>
        <w:t>s</w:t>
      </w:r>
      <w:r w:rsidR="000A561B" w:rsidRPr="00194C1D">
        <w:rPr>
          <w:rFonts w:ascii="Times New Roman" w:hAnsi="Times New Roman" w:cs="Times New Roman"/>
          <w:sz w:val="24"/>
          <w:szCs w:val="24"/>
          <w:rPrChange w:id="496" w:author="Owner" w:date="2017-04-10T10:31:00Z">
            <w:rPr>
              <w:sz w:val="24"/>
              <w:szCs w:val="24"/>
            </w:rPr>
          </w:rPrChange>
        </w:rPr>
        <w:t xml:space="preserve"> in forested lands with</w:t>
      </w:r>
      <w:r w:rsidR="002D4300" w:rsidRPr="00194C1D">
        <w:rPr>
          <w:rFonts w:ascii="Times New Roman" w:hAnsi="Times New Roman" w:cs="Times New Roman"/>
          <w:sz w:val="24"/>
          <w:szCs w:val="24"/>
          <w:rPrChange w:id="497" w:author="Owner" w:date="2017-04-10T10:31:00Z">
            <w:rPr>
              <w:sz w:val="24"/>
              <w:szCs w:val="24"/>
            </w:rPr>
          </w:rPrChange>
        </w:rPr>
        <w:t>in</w:t>
      </w:r>
      <w:r w:rsidR="000A561B" w:rsidRPr="00194C1D">
        <w:rPr>
          <w:rFonts w:ascii="Times New Roman" w:hAnsi="Times New Roman" w:cs="Times New Roman"/>
          <w:sz w:val="24"/>
          <w:szCs w:val="24"/>
          <w:rPrChange w:id="498" w:author="Owner" w:date="2017-04-10T10:31:00Z">
            <w:rPr>
              <w:sz w:val="24"/>
              <w:szCs w:val="24"/>
            </w:rPr>
          </w:rPrChange>
        </w:rPr>
        <w:t xml:space="preserve"> a watershed, or discrete change</w:t>
      </w:r>
      <w:r w:rsidR="00A601C1" w:rsidRPr="00194C1D">
        <w:rPr>
          <w:rFonts w:ascii="Times New Roman" w:hAnsi="Times New Roman" w:cs="Times New Roman"/>
          <w:sz w:val="24"/>
          <w:szCs w:val="24"/>
          <w:rPrChange w:id="499" w:author="Owner" w:date="2017-04-10T10:31:00Z">
            <w:rPr>
              <w:sz w:val="24"/>
              <w:szCs w:val="24"/>
            </w:rPr>
          </w:rPrChange>
        </w:rPr>
        <w:t>s</w:t>
      </w:r>
      <w:r w:rsidR="00E31E52" w:rsidRPr="00194C1D">
        <w:rPr>
          <w:rFonts w:ascii="Times New Roman" w:hAnsi="Times New Roman" w:cs="Times New Roman"/>
          <w:sz w:val="24"/>
          <w:szCs w:val="24"/>
          <w:rPrChange w:id="500" w:author="Owner" w:date="2017-04-10T10:31:00Z">
            <w:rPr>
              <w:sz w:val="24"/>
              <w:szCs w:val="24"/>
            </w:rPr>
          </w:rPrChange>
        </w:rPr>
        <w:t>, such as a change</w:t>
      </w:r>
      <w:r w:rsidR="00A601C1" w:rsidRPr="00194C1D">
        <w:rPr>
          <w:rFonts w:ascii="Times New Roman" w:hAnsi="Times New Roman" w:cs="Times New Roman"/>
          <w:sz w:val="24"/>
          <w:szCs w:val="24"/>
          <w:rPrChange w:id="501" w:author="Owner" w:date="2017-04-10T10:31:00Z">
            <w:rPr>
              <w:sz w:val="24"/>
              <w:szCs w:val="24"/>
            </w:rPr>
          </w:rPrChange>
        </w:rPr>
        <w:t xml:space="preserve"> in</w:t>
      </w:r>
      <w:r w:rsidR="00E31E52" w:rsidRPr="00194C1D">
        <w:rPr>
          <w:rFonts w:ascii="Times New Roman" w:hAnsi="Times New Roman" w:cs="Times New Roman"/>
          <w:sz w:val="24"/>
          <w:szCs w:val="24"/>
          <w:rPrChange w:id="502" w:author="Owner" w:date="2017-04-10T10:31:00Z">
            <w:rPr>
              <w:sz w:val="24"/>
              <w:szCs w:val="24"/>
            </w:rPr>
          </w:rPrChange>
        </w:rPr>
        <w:t xml:space="preserve"> dam management,</w:t>
      </w:r>
      <w:r w:rsidR="00A601C1" w:rsidRPr="00194C1D">
        <w:rPr>
          <w:rFonts w:ascii="Times New Roman" w:hAnsi="Times New Roman" w:cs="Times New Roman"/>
          <w:sz w:val="24"/>
          <w:szCs w:val="24"/>
          <w:rPrChange w:id="503" w:author="Owner" w:date="2017-04-10T10:31:00Z">
            <w:rPr>
              <w:sz w:val="24"/>
              <w:szCs w:val="24"/>
            </w:rPr>
          </w:rPrChange>
        </w:rPr>
        <w:t xml:space="preserve"> leading to a step function</w:t>
      </w:r>
      <w:r w:rsidR="000A561B" w:rsidRPr="00194C1D">
        <w:rPr>
          <w:rFonts w:ascii="Times New Roman" w:hAnsi="Times New Roman" w:cs="Times New Roman"/>
          <w:sz w:val="24"/>
          <w:szCs w:val="24"/>
          <w:rPrChange w:id="504" w:author="Owner" w:date="2017-04-10T10:31:00Z">
            <w:rPr>
              <w:sz w:val="24"/>
              <w:szCs w:val="24"/>
            </w:rPr>
          </w:rPrChange>
        </w:rPr>
        <w:t xml:space="preserve"> shift in seasonal water flows.  </w:t>
      </w:r>
      <w:r w:rsidRPr="00194C1D">
        <w:rPr>
          <w:rFonts w:ascii="Times New Roman" w:hAnsi="Times New Roman" w:cs="Times New Roman"/>
          <w:sz w:val="24"/>
          <w:szCs w:val="24"/>
          <w:rPrChange w:id="505" w:author="Owner" w:date="2017-04-10T10:31:00Z">
            <w:rPr>
              <w:sz w:val="24"/>
              <w:szCs w:val="24"/>
            </w:rPr>
          </w:rPrChange>
        </w:rPr>
        <w:t xml:space="preserve"> </w:t>
      </w:r>
    </w:p>
    <w:p w:rsidR="00350242" w:rsidRPr="00194C1D" w:rsidRDefault="00350242" w:rsidP="00DD093B">
      <w:pPr>
        <w:spacing w:after="0"/>
        <w:rPr>
          <w:rFonts w:ascii="Times New Roman" w:hAnsi="Times New Roman" w:cs="Times New Roman"/>
          <w:sz w:val="24"/>
          <w:szCs w:val="24"/>
          <w:rPrChange w:id="506" w:author="Owner" w:date="2017-04-10T10:31:00Z">
            <w:rPr>
              <w:sz w:val="24"/>
              <w:szCs w:val="24"/>
            </w:rPr>
          </w:rPrChange>
        </w:rPr>
      </w:pPr>
    </w:p>
    <w:p w:rsidR="00DD093B" w:rsidRPr="00194C1D" w:rsidRDefault="000A561B" w:rsidP="00DD093B">
      <w:pPr>
        <w:spacing w:after="0"/>
        <w:rPr>
          <w:rFonts w:ascii="Times New Roman" w:hAnsi="Times New Roman" w:cs="Times New Roman"/>
          <w:sz w:val="24"/>
          <w:szCs w:val="24"/>
          <w:rPrChange w:id="507" w:author="Owner" w:date="2017-04-10T10:31:00Z">
            <w:rPr>
              <w:sz w:val="24"/>
              <w:szCs w:val="24"/>
            </w:rPr>
          </w:rPrChange>
        </w:rPr>
      </w:pPr>
      <w:r w:rsidRPr="00194C1D">
        <w:rPr>
          <w:rFonts w:ascii="Times New Roman" w:hAnsi="Times New Roman" w:cs="Times New Roman"/>
          <w:sz w:val="24"/>
          <w:szCs w:val="24"/>
          <w:rPrChange w:id="508" w:author="Owner" w:date="2017-04-10T10:31:00Z">
            <w:rPr>
              <w:sz w:val="24"/>
              <w:szCs w:val="24"/>
            </w:rPr>
          </w:rPrChange>
        </w:rPr>
        <w:t>Multiple sites may be modele</w:t>
      </w:r>
      <w:r w:rsidR="002D4300" w:rsidRPr="00194C1D">
        <w:rPr>
          <w:rFonts w:ascii="Times New Roman" w:hAnsi="Times New Roman" w:cs="Times New Roman"/>
          <w:sz w:val="24"/>
          <w:szCs w:val="24"/>
          <w:rPrChange w:id="509" w:author="Owner" w:date="2017-04-10T10:31:00Z">
            <w:rPr>
              <w:sz w:val="24"/>
              <w:szCs w:val="24"/>
            </w:rPr>
          </w:rPrChange>
        </w:rPr>
        <w:t>d simultaneously</w:t>
      </w:r>
      <w:r w:rsidRPr="00194C1D">
        <w:rPr>
          <w:rFonts w:ascii="Times New Roman" w:hAnsi="Times New Roman" w:cs="Times New Roman"/>
          <w:sz w:val="24"/>
          <w:szCs w:val="24"/>
          <w:rPrChange w:id="510" w:author="Owner" w:date="2017-04-10T10:31:00Z">
            <w:rPr>
              <w:sz w:val="24"/>
              <w:szCs w:val="24"/>
            </w:rPr>
          </w:rPrChange>
        </w:rPr>
        <w:t>.</w:t>
      </w:r>
      <w:r w:rsidR="008403CF" w:rsidRPr="00194C1D">
        <w:rPr>
          <w:rFonts w:ascii="Times New Roman" w:hAnsi="Times New Roman" w:cs="Times New Roman"/>
          <w:sz w:val="24"/>
          <w:szCs w:val="24"/>
          <w:rPrChange w:id="511" w:author="Owner" w:date="2017-04-10T10:31:00Z">
            <w:rPr>
              <w:sz w:val="24"/>
              <w:szCs w:val="24"/>
            </w:rPr>
          </w:rPrChange>
        </w:rPr>
        <w:t xml:space="preserve">  </w:t>
      </w:r>
      <w:r w:rsidR="00952426" w:rsidRPr="00194C1D">
        <w:rPr>
          <w:rFonts w:ascii="Times New Roman" w:hAnsi="Times New Roman" w:cs="Times New Roman"/>
          <w:sz w:val="24"/>
          <w:szCs w:val="24"/>
          <w:rPrChange w:id="512" w:author="Owner" w:date="2017-04-10T10:31:00Z">
            <w:rPr>
              <w:sz w:val="24"/>
              <w:szCs w:val="24"/>
            </w:rPr>
          </w:rPrChange>
        </w:rPr>
        <w:t>“</w:t>
      </w:r>
      <w:r w:rsidR="00FF0CCA" w:rsidRPr="00194C1D">
        <w:rPr>
          <w:rFonts w:ascii="Times New Roman" w:hAnsi="Times New Roman" w:cs="Times New Roman"/>
          <w:sz w:val="24"/>
          <w:szCs w:val="24"/>
          <w:rPrChange w:id="513" w:author="Owner" w:date="2017-04-10T10:31:00Z">
            <w:rPr>
              <w:sz w:val="24"/>
              <w:szCs w:val="24"/>
            </w:rPr>
          </w:rPrChange>
        </w:rPr>
        <w:t>Sites</w:t>
      </w:r>
      <w:r w:rsidR="00952426" w:rsidRPr="00194C1D">
        <w:rPr>
          <w:rFonts w:ascii="Times New Roman" w:hAnsi="Times New Roman" w:cs="Times New Roman"/>
          <w:sz w:val="24"/>
          <w:szCs w:val="24"/>
          <w:rPrChange w:id="514" w:author="Owner" w:date="2017-04-10T10:31:00Z">
            <w:rPr>
              <w:sz w:val="24"/>
              <w:szCs w:val="24"/>
            </w:rPr>
          </w:rPrChange>
        </w:rPr>
        <w:t>”, in this model,</w:t>
      </w:r>
      <w:r w:rsidR="00FF0CCA" w:rsidRPr="00194C1D">
        <w:rPr>
          <w:rFonts w:ascii="Times New Roman" w:hAnsi="Times New Roman" w:cs="Times New Roman"/>
          <w:sz w:val="24"/>
          <w:szCs w:val="24"/>
          <w:rPrChange w:id="515" w:author="Owner" w:date="2017-04-10T10:31:00Z">
            <w:rPr>
              <w:sz w:val="24"/>
              <w:szCs w:val="24"/>
            </w:rPr>
          </w:rPrChange>
        </w:rPr>
        <w:t xml:space="preserve"> refer to a user-defined spatial scale</w:t>
      </w:r>
      <w:r w:rsidR="00952426" w:rsidRPr="00194C1D">
        <w:rPr>
          <w:rFonts w:ascii="Times New Roman" w:hAnsi="Times New Roman" w:cs="Times New Roman"/>
          <w:sz w:val="24"/>
          <w:szCs w:val="24"/>
          <w:rPrChange w:id="516" w:author="Owner" w:date="2017-04-10T10:31:00Z">
            <w:rPr>
              <w:sz w:val="24"/>
              <w:szCs w:val="24"/>
            </w:rPr>
          </w:rPrChange>
        </w:rPr>
        <w:t xml:space="preserve"> over which the user wishes to define the input parameters.  A site may be a</w:t>
      </w:r>
      <w:r w:rsidR="00FF0CCA" w:rsidRPr="00194C1D">
        <w:rPr>
          <w:rFonts w:ascii="Times New Roman" w:hAnsi="Times New Roman" w:cs="Times New Roman"/>
          <w:sz w:val="24"/>
          <w:szCs w:val="24"/>
          <w:rPrChange w:id="517" w:author="Owner" w:date="2017-04-10T10:31:00Z">
            <w:rPr>
              <w:sz w:val="24"/>
              <w:szCs w:val="24"/>
            </w:rPr>
          </w:rPrChange>
        </w:rPr>
        <w:t xml:space="preserve"> reach within a tributary, </w:t>
      </w:r>
      <w:r w:rsidR="00952426" w:rsidRPr="00194C1D">
        <w:rPr>
          <w:rFonts w:ascii="Times New Roman" w:hAnsi="Times New Roman" w:cs="Times New Roman"/>
          <w:sz w:val="24"/>
          <w:szCs w:val="24"/>
          <w:rPrChange w:id="518" w:author="Owner" w:date="2017-04-10T10:31:00Z">
            <w:rPr>
              <w:sz w:val="24"/>
              <w:szCs w:val="24"/>
            </w:rPr>
          </w:rPrChange>
        </w:rPr>
        <w:t xml:space="preserve">a </w:t>
      </w:r>
      <w:r w:rsidR="00FF0CCA" w:rsidRPr="00194C1D">
        <w:rPr>
          <w:rFonts w:ascii="Times New Roman" w:hAnsi="Times New Roman" w:cs="Times New Roman"/>
          <w:sz w:val="24"/>
          <w:szCs w:val="24"/>
          <w:rPrChange w:id="519" w:author="Owner" w:date="2017-04-10T10:31:00Z">
            <w:rPr>
              <w:sz w:val="24"/>
              <w:szCs w:val="24"/>
            </w:rPr>
          </w:rPrChange>
        </w:rPr>
        <w:t xml:space="preserve">tributary within a watershed, </w:t>
      </w:r>
      <w:r w:rsidR="00952426" w:rsidRPr="00194C1D">
        <w:rPr>
          <w:rFonts w:ascii="Times New Roman" w:hAnsi="Times New Roman" w:cs="Times New Roman"/>
          <w:sz w:val="24"/>
          <w:szCs w:val="24"/>
          <w:rPrChange w:id="520" w:author="Owner" w:date="2017-04-10T10:31:00Z">
            <w:rPr>
              <w:sz w:val="24"/>
              <w:szCs w:val="24"/>
            </w:rPr>
          </w:rPrChange>
        </w:rPr>
        <w:t xml:space="preserve">a </w:t>
      </w:r>
      <w:r w:rsidR="00FF0CCA" w:rsidRPr="00194C1D">
        <w:rPr>
          <w:rFonts w:ascii="Times New Roman" w:hAnsi="Times New Roman" w:cs="Times New Roman"/>
          <w:sz w:val="24"/>
          <w:szCs w:val="24"/>
          <w:rPrChange w:id="521" w:author="Owner" w:date="2017-04-10T10:31:00Z">
            <w:rPr>
              <w:sz w:val="24"/>
              <w:szCs w:val="24"/>
            </w:rPr>
          </w:rPrChange>
        </w:rPr>
        <w:t xml:space="preserve">watershed within a subbasin, etc. </w:t>
      </w:r>
      <w:r w:rsidR="008403CF" w:rsidRPr="00194C1D">
        <w:rPr>
          <w:rFonts w:ascii="Times New Roman" w:hAnsi="Times New Roman" w:cs="Times New Roman"/>
          <w:sz w:val="24"/>
          <w:szCs w:val="24"/>
          <w:rPrChange w:id="522" w:author="Owner" w:date="2017-04-10T10:31:00Z">
            <w:rPr>
              <w:sz w:val="24"/>
              <w:szCs w:val="24"/>
            </w:rPr>
          </w:rPrChange>
        </w:rPr>
        <w:t>The advantages of concurrent</w:t>
      </w:r>
      <w:r w:rsidRPr="00194C1D">
        <w:rPr>
          <w:rFonts w:ascii="Times New Roman" w:hAnsi="Times New Roman" w:cs="Times New Roman"/>
          <w:sz w:val="24"/>
          <w:szCs w:val="24"/>
          <w:rPrChange w:id="523" w:author="Owner" w:date="2017-04-10T10:31:00Z">
            <w:rPr>
              <w:sz w:val="24"/>
              <w:szCs w:val="24"/>
            </w:rPr>
          </w:rPrChange>
        </w:rPr>
        <w:t xml:space="preserve"> modeling</w:t>
      </w:r>
      <w:r w:rsidR="008403CF" w:rsidRPr="00194C1D">
        <w:rPr>
          <w:rFonts w:ascii="Times New Roman" w:hAnsi="Times New Roman" w:cs="Times New Roman"/>
          <w:sz w:val="24"/>
          <w:szCs w:val="24"/>
          <w:rPrChange w:id="524" w:author="Owner" w:date="2017-04-10T10:31:00Z">
            <w:rPr>
              <w:sz w:val="24"/>
              <w:szCs w:val="24"/>
            </w:rPr>
          </w:rPrChange>
        </w:rPr>
        <w:t xml:space="preserve"> of</w:t>
      </w:r>
      <w:r w:rsidRPr="00194C1D">
        <w:rPr>
          <w:rFonts w:ascii="Times New Roman" w:hAnsi="Times New Roman" w:cs="Times New Roman"/>
          <w:sz w:val="24"/>
          <w:szCs w:val="24"/>
          <w:rPrChange w:id="525" w:author="Owner" w:date="2017-04-10T10:31:00Z">
            <w:rPr>
              <w:sz w:val="24"/>
              <w:szCs w:val="24"/>
            </w:rPr>
          </w:rPrChange>
        </w:rPr>
        <w:t xml:space="preserve"> multiple sites, as opposed to modeling one site at a time, are two-fold:  First, sites within a watershed are likely not independent; a low water year for a single site is likely a low water year </w:t>
      </w:r>
      <w:r w:rsidR="002D4300" w:rsidRPr="00194C1D">
        <w:rPr>
          <w:rFonts w:ascii="Times New Roman" w:hAnsi="Times New Roman" w:cs="Times New Roman"/>
          <w:sz w:val="24"/>
          <w:szCs w:val="24"/>
          <w:rPrChange w:id="526" w:author="Owner" w:date="2017-04-10T10:31:00Z">
            <w:rPr>
              <w:sz w:val="24"/>
              <w:szCs w:val="24"/>
            </w:rPr>
          </w:rPrChange>
        </w:rPr>
        <w:t>for</w:t>
      </w:r>
      <w:r w:rsidRPr="00194C1D">
        <w:rPr>
          <w:rFonts w:ascii="Times New Roman" w:hAnsi="Times New Roman" w:cs="Times New Roman"/>
          <w:sz w:val="24"/>
          <w:szCs w:val="24"/>
          <w:rPrChange w:id="527" w:author="Owner" w:date="2017-04-10T10:31:00Z">
            <w:rPr>
              <w:sz w:val="24"/>
              <w:szCs w:val="24"/>
            </w:rPr>
          </w:rPrChange>
        </w:rPr>
        <w:t xml:space="preserve"> all sites within a watershed; this model can account for such correlations.   Secondly, modeling multiple sites concurrently allows for inclusion of cross-</w:t>
      </w:r>
      <w:r w:rsidRPr="00194C1D">
        <w:rPr>
          <w:rFonts w:ascii="Times New Roman" w:hAnsi="Times New Roman" w:cs="Times New Roman"/>
          <w:sz w:val="24"/>
          <w:szCs w:val="24"/>
          <w:rPrChange w:id="528" w:author="Owner" w:date="2017-04-10T10:31:00Z">
            <w:rPr>
              <w:sz w:val="24"/>
              <w:szCs w:val="24"/>
            </w:rPr>
          </w:rPrChange>
        </w:rPr>
        <w:lastRenderedPageBreak/>
        <w:t>site migration, where fish at various life stages have some user specified non-zero probability of migrating to a different site within a watershed.</w:t>
      </w:r>
      <w:r w:rsidR="00E31E52" w:rsidRPr="00194C1D">
        <w:rPr>
          <w:rFonts w:ascii="Times New Roman" w:hAnsi="Times New Roman" w:cs="Times New Roman"/>
          <w:sz w:val="24"/>
          <w:szCs w:val="24"/>
          <w:rPrChange w:id="529" w:author="Owner" w:date="2017-04-10T10:31:00Z">
            <w:rPr>
              <w:sz w:val="24"/>
              <w:szCs w:val="24"/>
            </w:rPr>
          </w:rPrChange>
        </w:rPr>
        <w:t xml:space="preserve">  In addition, modeling multiple sites concurr</w:t>
      </w:r>
      <w:r w:rsidR="008403CF" w:rsidRPr="00194C1D">
        <w:rPr>
          <w:rFonts w:ascii="Times New Roman" w:hAnsi="Times New Roman" w:cs="Times New Roman"/>
          <w:sz w:val="24"/>
          <w:szCs w:val="24"/>
          <w:rPrChange w:id="530" w:author="Owner" w:date="2017-04-10T10:31:00Z">
            <w:rPr>
              <w:sz w:val="24"/>
              <w:szCs w:val="24"/>
            </w:rPr>
          </w:rPrChange>
        </w:rPr>
        <w:t>ently allows summarization of</w:t>
      </w:r>
      <w:r w:rsidR="00E31E52" w:rsidRPr="00194C1D">
        <w:rPr>
          <w:rFonts w:ascii="Times New Roman" w:hAnsi="Times New Roman" w:cs="Times New Roman"/>
          <w:sz w:val="24"/>
          <w:szCs w:val="24"/>
          <w:rPrChange w:id="531" w:author="Owner" w:date="2017-04-10T10:31:00Z">
            <w:rPr>
              <w:sz w:val="24"/>
              <w:szCs w:val="24"/>
            </w:rPr>
          </w:rPrChange>
        </w:rPr>
        <w:t xml:space="preserve"> results at </w:t>
      </w:r>
      <w:r w:rsidR="008403CF" w:rsidRPr="00194C1D">
        <w:rPr>
          <w:rFonts w:ascii="Times New Roman" w:hAnsi="Times New Roman" w:cs="Times New Roman"/>
          <w:sz w:val="24"/>
          <w:szCs w:val="24"/>
          <w:rPrChange w:id="532" w:author="Owner" w:date="2017-04-10T10:31:00Z">
            <w:rPr>
              <w:sz w:val="24"/>
              <w:szCs w:val="24"/>
            </w:rPr>
          </w:rPrChange>
        </w:rPr>
        <w:t xml:space="preserve">whatever </w:t>
      </w:r>
      <w:r w:rsidR="00E31E52" w:rsidRPr="00194C1D">
        <w:rPr>
          <w:rFonts w:ascii="Times New Roman" w:hAnsi="Times New Roman" w:cs="Times New Roman"/>
          <w:sz w:val="24"/>
          <w:szCs w:val="24"/>
          <w:rPrChange w:id="533" w:author="Owner" w:date="2017-04-10T10:31:00Z">
            <w:rPr>
              <w:sz w:val="24"/>
              <w:szCs w:val="24"/>
            </w:rPr>
          </w:rPrChange>
        </w:rPr>
        <w:t>spatial level he or she chooses, after the completion of the simulation (i.e. results may be summarized by site, stream, river, watershed, etc).</w:t>
      </w:r>
    </w:p>
    <w:p w:rsidR="000A561B" w:rsidRPr="00194C1D" w:rsidRDefault="000A561B" w:rsidP="00DD093B">
      <w:pPr>
        <w:spacing w:after="0"/>
        <w:rPr>
          <w:rFonts w:ascii="Times New Roman" w:hAnsi="Times New Roman" w:cs="Times New Roman"/>
          <w:sz w:val="24"/>
          <w:szCs w:val="24"/>
          <w:rPrChange w:id="534" w:author="Owner" w:date="2017-04-10T10:31:00Z">
            <w:rPr>
              <w:sz w:val="24"/>
              <w:szCs w:val="24"/>
            </w:rPr>
          </w:rPrChange>
        </w:rPr>
      </w:pPr>
    </w:p>
    <w:p w:rsidR="001C6461" w:rsidRPr="00194C1D" w:rsidRDefault="00DD093B" w:rsidP="00DD093B">
      <w:pPr>
        <w:spacing w:after="0"/>
        <w:rPr>
          <w:rFonts w:ascii="Times New Roman" w:hAnsi="Times New Roman" w:cs="Times New Roman"/>
          <w:sz w:val="24"/>
          <w:szCs w:val="24"/>
          <w:rPrChange w:id="535" w:author="Owner" w:date="2017-04-10T10:31:00Z">
            <w:rPr>
              <w:sz w:val="24"/>
              <w:szCs w:val="24"/>
            </w:rPr>
          </w:rPrChange>
        </w:rPr>
      </w:pPr>
      <w:r w:rsidRPr="00194C1D">
        <w:rPr>
          <w:rFonts w:ascii="Times New Roman" w:hAnsi="Times New Roman" w:cs="Times New Roman"/>
          <w:sz w:val="24"/>
          <w:szCs w:val="24"/>
          <w:rPrChange w:id="536" w:author="Owner" w:date="2017-04-10T10:31:00Z">
            <w:rPr>
              <w:sz w:val="24"/>
              <w:szCs w:val="24"/>
            </w:rPr>
          </w:rPrChange>
        </w:rPr>
        <w:t>The model has been structured such that it is flexible enough to handle different species of salmonids</w:t>
      </w:r>
      <w:r w:rsidR="00076309" w:rsidRPr="00194C1D">
        <w:rPr>
          <w:rFonts w:ascii="Times New Roman" w:hAnsi="Times New Roman" w:cs="Times New Roman"/>
          <w:sz w:val="24"/>
          <w:szCs w:val="24"/>
          <w:rPrChange w:id="537" w:author="Owner" w:date="2017-04-10T10:31:00Z">
            <w:rPr>
              <w:sz w:val="24"/>
              <w:szCs w:val="24"/>
            </w:rPr>
          </w:rPrChange>
        </w:rPr>
        <w:t xml:space="preserve"> (though they cannot be modeled simultaneously)</w:t>
      </w:r>
      <w:r w:rsidR="001863D6" w:rsidRPr="00194C1D">
        <w:rPr>
          <w:rFonts w:ascii="Times New Roman" w:hAnsi="Times New Roman" w:cs="Times New Roman"/>
          <w:sz w:val="24"/>
          <w:szCs w:val="24"/>
          <w:rPrChange w:id="538" w:author="Owner" w:date="2017-04-10T10:31:00Z">
            <w:rPr>
              <w:sz w:val="24"/>
              <w:szCs w:val="24"/>
            </w:rPr>
          </w:rPrChange>
        </w:rPr>
        <w:t>.  This</w:t>
      </w:r>
      <w:r w:rsidRPr="00194C1D">
        <w:rPr>
          <w:rFonts w:ascii="Times New Roman" w:hAnsi="Times New Roman" w:cs="Times New Roman"/>
          <w:sz w:val="24"/>
          <w:szCs w:val="24"/>
          <w:rPrChange w:id="539" w:author="Owner" w:date="2017-04-10T10:31:00Z">
            <w:rPr>
              <w:sz w:val="24"/>
              <w:szCs w:val="24"/>
            </w:rPr>
          </w:rPrChange>
        </w:rPr>
        <w:t xml:space="preserve"> includ</w:t>
      </w:r>
      <w:r w:rsidR="001863D6" w:rsidRPr="00194C1D">
        <w:rPr>
          <w:rFonts w:ascii="Times New Roman" w:hAnsi="Times New Roman" w:cs="Times New Roman"/>
          <w:sz w:val="24"/>
          <w:szCs w:val="24"/>
          <w:rPrChange w:id="540" w:author="Owner" w:date="2017-04-10T10:31:00Z">
            <w:rPr>
              <w:sz w:val="24"/>
              <w:szCs w:val="24"/>
            </w:rPr>
          </w:rPrChange>
        </w:rPr>
        <w:t>es</w:t>
      </w:r>
      <w:r w:rsidRPr="00194C1D">
        <w:rPr>
          <w:rFonts w:ascii="Times New Roman" w:hAnsi="Times New Roman" w:cs="Times New Roman"/>
          <w:sz w:val="24"/>
          <w:szCs w:val="24"/>
          <w:rPrChange w:id="541" w:author="Owner" w:date="2017-04-10T10:31:00Z">
            <w:rPr>
              <w:sz w:val="24"/>
              <w:szCs w:val="24"/>
            </w:rPr>
          </w:rPrChange>
        </w:rPr>
        <w:t xml:space="preserve"> steelhe</w:t>
      </w:r>
      <w:r w:rsidR="001E016A" w:rsidRPr="00194C1D">
        <w:rPr>
          <w:rFonts w:ascii="Times New Roman" w:hAnsi="Times New Roman" w:cs="Times New Roman"/>
          <w:sz w:val="24"/>
          <w:szCs w:val="24"/>
          <w:rPrChange w:id="542" w:author="Owner" w:date="2017-04-10T10:31:00Z">
            <w:rPr>
              <w:sz w:val="24"/>
              <w:szCs w:val="24"/>
            </w:rPr>
          </w:rPrChange>
        </w:rPr>
        <w:t>ad, which are generally more</w:t>
      </w:r>
      <w:r w:rsidRPr="00194C1D">
        <w:rPr>
          <w:rFonts w:ascii="Times New Roman" w:hAnsi="Times New Roman" w:cs="Times New Roman"/>
          <w:sz w:val="24"/>
          <w:szCs w:val="24"/>
          <w:rPrChange w:id="543" w:author="Owner" w:date="2017-04-10T10:31:00Z">
            <w:rPr>
              <w:sz w:val="24"/>
              <w:szCs w:val="24"/>
            </w:rPr>
          </w:rPrChange>
        </w:rPr>
        <w:t xml:space="preserve"> complex</w:t>
      </w:r>
      <w:r w:rsidR="001E016A" w:rsidRPr="00194C1D">
        <w:rPr>
          <w:rFonts w:ascii="Times New Roman" w:hAnsi="Times New Roman" w:cs="Times New Roman"/>
          <w:sz w:val="24"/>
          <w:szCs w:val="24"/>
          <w:rPrChange w:id="544" w:author="Owner" w:date="2017-04-10T10:31:00Z">
            <w:rPr>
              <w:sz w:val="24"/>
              <w:szCs w:val="24"/>
            </w:rPr>
          </w:rPrChange>
        </w:rPr>
        <w:t xml:space="preserve"> than other salmonid </w:t>
      </w:r>
      <w:r w:rsidRPr="00194C1D">
        <w:rPr>
          <w:rFonts w:ascii="Times New Roman" w:hAnsi="Times New Roman" w:cs="Times New Roman"/>
          <w:sz w:val="24"/>
          <w:szCs w:val="24"/>
          <w:rPrChange w:id="545" w:author="Owner" w:date="2017-04-10T10:31:00Z">
            <w:rPr>
              <w:sz w:val="24"/>
              <w:szCs w:val="24"/>
            </w:rPr>
          </w:rPrChange>
        </w:rPr>
        <w:t>species</w:t>
      </w:r>
      <w:r w:rsidR="002D4300" w:rsidRPr="00194C1D">
        <w:rPr>
          <w:rFonts w:ascii="Times New Roman" w:hAnsi="Times New Roman" w:cs="Times New Roman"/>
          <w:sz w:val="24"/>
          <w:szCs w:val="24"/>
          <w:rPrChange w:id="546" w:author="Owner" w:date="2017-04-10T10:31:00Z">
            <w:rPr>
              <w:sz w:val="24"/>
              <w:szCs w:val="24"/>
            </w:rPr>
          </w:rPrChange>
        </w:rPr>
        <w:t>,</w:t>
      </w:r>
      <w:r w:rsidRPr="00194C1D">
        <w:rPr>
          <w:rFonts w:ascii="Times New Roman" w:hAnsi="Times New Roman" w:cs="Times New Roman"/>
          <w:sz w:val="24"/>
          <w:szCs w:val="24"/>
          <w:rPrChange w:id="547" w:author="Owner" w:date="2017-04-10T10:31:00Z">
            <w:rPr>
              <w:sz w:val="24"/>
              <w:szCs w:val="24"/>
            </w:rPr>
          </w:rPrChange>
        </w:rPr>
        <w:t xml:space="preserve"> as far as modeling the transitions from one life stage to the next</w:t>
      </w:r>
      <w:r w:rsidR="000A561B" w:rsidRPr="00194C1D">
        <w:rPr>
          <w:rFonts w:ascii="Times New Roman" w:hAnsi="Times New Roman" w:cs="Times New Roman"/>
          <w:sz w:val="24"/>
          <w:szCs w:val="24"/>
          <w:rPrChange w:id="548" w:author="Owner" w:date="2017-04-10T10:31:00Z">
            <w:rPr>
              <w:sz w:val="24"/>
              <w:szCs w:val="24"/>
            </w:rPr>
          </w:rPrChange>
        </w:rPr>
        <w:t xml:space="preserve">.  </w:t>
      </w:r>
    </w:p>
    <w:p w:rsidR="00495192" w:rsidRPr="00194C1D" w:rsidRDefault="00495192" w:rsidP="00495192">
      <w:pPr>
        <w:spacing w:after="0"/>
        <w:rPr>
          <w:rFonts w:ascii="Times New Roman" w:hAnsi="Times New Roman" w:cs="Times New Roman"/>
          <w:sz w:val="24"/>
          <w:szCs w:val="24"/>
          <w:rPrChange w:id="549" w:author="Owner" w:date="2017-04-10T10:31:00Z">
            <w:rPr>
              <w:sz w:val="24"/>
              <w:szCs w:val="24"/>
            </w:rPr>
          </w:rPrChange>
        </w:rPr>
      </w:pPr>
    </w:p>
    <w:p w:rsidR="00495192" w:rsidRPr="00194C1D" w:rsidRDefault="00495192" w:rsidP="00495192">
      <w:pPr>
        <w:spacing w:after="0"/>
        <w:rPr>
          <w:rFonts w:ascii="Times New Roman" w:hAnsi="Times New Roman" w:cs="Times New Roman"/>
          <w:sz w:val="24"/>
          <w:szCs w:val="24"/>
          <w:rPrChange w:id="550" w:author="Owner" w:date="2017-04-10T10:31:00Z">
            <w:rPr>
              <w:sz w:val="24"/>
              <w:szCs w:val="24"/>
            </w:rPr>
          </w:rPrChange>
        </w:rPr>
      </w:pPr>
    </w:p>
    <w:p w:rsidR="001C6461" w:rsidRPr="00194C1D" w:rsidRDefault="001C6461" w:rsidP="00922515">
      <w:pPr>
        <w:pStyle w:val="ListParagraph"/>
        <w:numPr>
          <w:ilvl w:val="0"/>
          <w:numId w:val="1"/>
        </w:numPr>
        <w:spacing w:after="0"/>
        <w:outlineLvl w:val="0"/>
        <w:rPr>
          <w:rFonts w:ascii="Times New Roman" w:hAnsi="Times New Roman" w:cs="Times New Roman"/>
          <w:b/>
          <w:sz w:val="28"/>
          <w:szCs w:val="24"/>
          <w:rPrChange w:id="551" w:author="Owner" w:date="2017-04-10T10:31:00Z">
            <w:rPr>
              <w:b/>
              <w:sz w:val="28"/>
              <w:szCs w:val="24"/>
            </w:rPr>
          </w:rPrChange>
        </w:rPr>
      </w:pPr>
      <w:bookmarkStart w:id="552" w:name="_Toc326764866"/>
      <w:bookmarkStart w:id="553" w:name="_Toc479584368"/>
      <w:r w:rsidRPr="00194C1D">
        <w:rPr>
          <w:rFonts w:ascii="Times New Roman" w:hAnsi="Times New Roman" w:cs="Times New Roman"/>
          <w:b/>
          <w:sz w:val="28"/>
          <w:szCs w:val="24"/>
          <w:rPrChange w:id="554" w:author="Owner" w:date="2017-04-10T10:31:00Z">
            <w:rPr>
              <w:b/>
              <w:sz w:val="28"/>
              <w:szCs w:val="24"/>
            </w:rPr>
          </w:rPrChange>
        </w:rPr>
        <w:t>System Requirements</w:t>
      </w:r>
      <w:bookmarkEnd w:id="552"/>
      <w:bookmarkEnd w:id="553"/>
    </w:p>
    <w:p w:rsidR="001C6461" w:rsidRPr="00194C1D" w:rsidRDefault="001C6461" w:rsidP="001C6461">
      <w:pPr>
        <w:pStyle w:val="ListParagraph"/>
        <w:spacing w:after="0"/>
        <w:rPr>
          <w:rFonts w:ascii="Times New Roman" w:hAnsi="Times New Roman" w:cs="Times New Roman"/>
          <w:b/>
          <w:sz w:val="24"/>
          <w:szCs w:val="24"/>
          <w:rPrChange w:id="555" w:author="Owner" w:date="2017-04-10T10:31:00Z">
            <w:rPr>
              <w:b/>
              <w:sz w:val="24"/>
              <w:szCs w:val="24"/>
            </w:rPr>
          </w:rPrChange>
        </w:rPr>
      </w:pPr>
    </w:p>
    <w:p w:rsidR="001C6461" w:rsidRPr="00194C1D" w:rsidRDefault="001C6461" w:rsidP="001C6461">
      <w:pPr>
        <w:spacing w:after="0"/>
        <w:rPr>
          <w:rFonts w:ascii="Times New Roman" w:hAnsi="Times New Roman" w:cs="Times New Roman"/>
          <w:sz w:val="24"/>
          <w:szCs w:val="24"/>
          <w:rPrChange w:id="556" w:author="Owner" w:date="2017-04-10T10:31:00Z">
            <w:rPr>
              <w:sz w:val="24"/>
              <w:szCs w:val="24"/>
            </w:rPr>
          </w:rPrChange>
        </w:rPr>
      </w:pPr>
      <w:r w:rsidRPr="00194C1D">
        <w:rPr>
          <w:rFonts w:ascii="Times New Roman" w:hAnsi="Times New Roman" w:cs="Times New Roman"/>
          <w:sz w:val="24"/>
          <w:szCs w:val="24"/>
          <w:rPrChange w:id="557" w:author="Owner" w:date="2017-04-10T10:31:00Z">
            <w:rPr>
              <w:sz w:val="24"/>
              <w:szCs w:val="24"/>
            </w:rPr>
          </w:rPrChange>
        </w:rPr>
        <w:t xml:space="preserve">The Watershed model has been written in the R programming language.  R is a free, open source programming language designed specifically for statistical computing and graphics.  The software and documentation are available free at:  </w:t>
      </w:r>
      <w:r w:rsidR="00194C1D" w:rsidRPr="00194C1D">
        <w:rPr>
          <w:rFonts w:ascii="Times New Roman" w:hAnsi="Times New Roman" w:cs="Times New Roman"/>
          <w:rPrChange w:id="558" w:author="Owner" w:date="2017-04-10T10:31:00Z">
            <w:rPr/>
          </w:rPrChange>
        </w:rPr>
        <w:fldChar w:fldCharType="begin"/>
      </w:r>
      <w:r w:rsidR="00194C1D" w:rsidRPr="00194C1D">
        <w:rPr>
          <w:rFonts w:ascii="Times New Roman" w:hAnsi="Times New Roman" w:cs="Times New Roman"/>
          <w:rPrChange w:id="559" w:author="Owner" w:date="2017-04-10T10:31:00Z">
            <w:rPr/>
          </w:rPrChange>
        </w:rPr>
        <w:instrText xml:space="preserve"> HYPERLINK "http://www.r-project.org/" </w:instrText>
      </w:r>
      <w:r w:rsidR="00194C1D" w:rsidRPr="00194C1D">
        <w:rPr>
          <w:rFonts w:ascii="Times New Roman" w:hAnsi="Times New Roman" w:cs="Times New Roman"/>
          <w:rPrChange w:id="560" w:author="Owner" w:date="2017-04-10T10:31:00Z">
            <w:rPr/>
          </w:rPrChange>
        </w:rPr>
        <w:fldChar w:fldCharType="separate"/>
      </w:r>
      <w:r w:rsidRPr="00194C1D">
        <w:rPr>
          <w:rStyle w:val="Hyperlink"/>
          <w:rFonts w:ascii="Times New Roman" w:hAnsi="Times New Roman" w:cs="Times New Roman"/>
          <w:sz w:val="24"/>
          <w:szCs w:val="24"/>
          <w:rPrChange w:id="561" w:author="Owner" w:date="2017-04-10T10:31:00Z">
            <w:rPr>
              <w:rStyle w:val="Hyperlink"/>
              <w:sz w:val="24"/>
              <w:szCs w:val="24"/>
            </w:rPr>
          </w:rPrChange>
        </w:rPr>
        <w:t>http://www.r-project.org/</w:t>
      </w:r>
      <w:r w:rsidR="00194C1D" w:rsidRPr="00194C1D">
        <w:rPr>
          <w:rStyle w:val="Hyperlink"/>
          <w:rFonts w:ascii="Times New Roman" w:hAnsi="Times New Roman" w:cs="Times New Roman"/>
          <w:sz w:val="24"/>
          <w:szCs w:val="24"/>
          <w:rPrChange w:id="562" w:author="Owner" w:date="2017-04-10T10:31:00Z">
            <w:rPr>
              <w:rStyle w:val="Hyperlink"/>
              <w:sz w:val="24"/>
              <w:szCs w:val="24"/>
            </w:rPr>
          </w:rPrChange>
        </w:rPr>
        <w:fldChar w:fldCharType="end"/>
      </w:r>
      <w:r w:rsidRPr="00194C1D">
        <w:rPr>
          <w:rFonts w:ascii="Times New Roman" w:hAnsi="Times New Roman" w:cs="Times New Roman"/>
          <w:sz w:val="24"/>
          <w:szCs w:val="24"/>
          <w:rPrChange w:id="563" w:author="Owner" w:date="2017-04-10T10:31:00Z">
            <w:rPr>
              <w:sz w:val="24"/>
              <w:szCs w:val="24"/>
            </w:rPr>
          </w:rPrChange>
        </w:rPr>
        <w:t>.</w:t>
      </w:r>
    </w:p>
    <w:p w:rsidR="001C6461" w:rsidRPr="00194C1D" w:rsidRDefault="001C6461" w:rsidP="001C6461">
      <w:pPr>
        <w:spacing w:after="0"/>
        <w:rPr>
          <w:rFonts w:ascii="Times New Roman" w:hAnsi="Times New Roman" w:cs="Times New Roman"/>
          <w:sz w:val="24"/>
          <w:szCs w:val="24"/>
          <w:rPrChange w:id="564" w:author="Owner" w:date="2017-04-10T10:31:00Z">
            <w:rPr>
              <w:sz w:val="24"/>
              <w:szCs w:val="24"/>
            </w:rPr>
          </w:rPrChange>
        </w:rPr>
      </w:pPr>
    </w:p>
    <w:p w:rsidR="001E016A" w:rsidRPr="00194C1D" w:rsidRDefault="001C6461" w:rsidP="001C6461">
      <w:pPr>
        <w:spacing w:after="0"/>
        <w:rPr>
          <w:rFonts w:ascii="Times New Roman" w:hAnsi="Times New Roman" w:cs="Times New Roman"/>
          <w:sz w:val="24"/>
          <w:szCs w:val="24"/>
          <w:rPrChange w:id="565" w:author="Owner" w:date="2017-04-10T10:31:00Z">
            <w:rPr>
              <w:sz w:val="24"/>
              <w:szCs w:val="24"/>
            </w:rPr>
          </w:rPrChange>
        </w:rPr>
      </w:pPr>
      <w:r w:rsidRPr="00194C1D">
        <w:rPr>
          <w:rFonts w:ascii="Times New Roman" w:hAnsi="Times New Roman" w:cs="Times New Roman"/>
          <w:sz w:val="24"/>
          <w:szCs w:val="24"/>
          <w:rPrChange w:id="566" w:author="Owner" w:date="2017-04-10T10:31:00Z">
            <w:rPr>
              <w:sz w:val="24"/>
              <w:szCs w:val="24"/>
            </w:rPr>
          </w:rPrChange>
        </w:rPr>
        <w:t xml:space="preserve">Numerous add-on packages are available within the R environment.  This program requires the </w:t>
      </w:r>
      <w:proofErr w:type="gramStart"/>
      <w:r w:rsidRPr="00194C1D">
        <w:rPr>
          <w:rFonts w:ascii="Times New Roman" w:hAnsi="Times New Roman" w:cs="Times New Roman"/>
          <w:sz w:val="24"/>
          <w:szCs w:val="24"/>
          <w:rPrChange w:id="567" w:author="Owner" w:date="2017-04-10T10:31:00Z">
            <w:rPr>
              <w:sz w:val="24"/>
              <w:szCs w:val="24"/>
            </w:rPr>
          </w:rPrChange>
        </w:rPr>
        <w:t>packages  “</w:t>
      </w:r>
      <w:proofErr w:type="gramEnd"/>
      <w:r w:rsidRPr="00194C1D">
        <w:rPr>
          <w:rFonts w:ascii="Times New Roman" w:hAnsi="Times New Roman" w:cs="Times New Roman"/>
          <w:sz w:val="24"/>
          <w:szCs w:val="24"/>
          <w:rPrChange w:id="568" w:author="Owner" w:date="2017-04-10T10:31:00Z">
            <w:rPr>
              <w:sz w:val="24"/>
              <w:szCs w:val="24"/>
            </w:rPr>
          </w:rPrChange>
        </w:rPr>
        <w:t>MCMCpack”, and “VGAM”.  The “MCMCpack” package provides functions relevant for the Dirichlet distribution, and the “VGAM” package provides for positive only normal distribution functions (a modificati</w:t>
      </w:r>
      <w:r w:rsidR="00345EA8" w:rsidRPr="00194C1D">
        <w:rPr>
          <w:rFonts w:ascii="Times New Roman" w:hAnsi="Times New Roman" w:cs="Times New Roman"/>
          <w:sz w:val="24"/>
          <w:szCs w:val="24"/>
          <w:rPrChange w:id="569" w:author="Owner" w:date="2017-04-10T10:31:00Z">
            <w:rPr>
              <w:sz w:val="24"/>
              <w:szCs w:val="24"/>
            </w:rPr>
          </w:rPrChange>
        </w:rPr>
        <w:t>on to the N</w:t>
      </w:r>
      <w:r w:rsidR="001E016A" w:rsidRPr="00194C1D">
        <w:rPr>
          <w:rFonts w:ascii="Times New Roman" w:hAnsi="Times New Roman" w:cs="Times New Roman"/>
          <w:sz w:val="24"/>
          <w:szCs w:val="24"/>
          <w:rPrChange w:id="570" w:author="Owner" w:date="2017-04-10T10:31:00Z">
            <w:rPr>
              <w:sz w:val="24"/>
              <w:szCs w:val="24"/>
            </w:rPr>
          </w:rPrChange>
        </w:rPr>
        <w:t>ormal distribution that</w:t>
      </w:r>
      <w:r w:rsidRPr="00194C1D">
        <w:rPr>
          <w:rFonts w:ascii="Times New Roman" w:hAnsi="Times New Roman" w:cs="Times New Roman"/>
          <w:sz w:val="24"/>
          <w:szCs w:val="24"/>
          <w:rPrChange w:id="571" w:author="Owner" w:date="2017-04-10T10:31:00Z">
            <w:rPr>
              <w:sz w:val="24"/>
              <w:szCs w:val="24"/>
            </w:rPr>
          </w:rPrChange>
        </w:rPr>
        <w:t xml:space="preserve"> enforces a positive only values rule</w:t>
      </w:r>
      <w:r w:rsidR="00F62B67" w:rsidRPr="00194C1D">
        <w:rPr>
          <w:rFonts w:ascii="Times New Roman" w:hAnsi="Times New Roman" w:cs="Times New Roman"/>
          <w:sz w:val="24"/>
          <w:szCs w:val="24"/>
          <w:rPrChange w:id="572" w:author="Owner" w:date="2017-04-10T10:31:00Z">
            <w:rPr>
              <w:sz w:val="24"/>
              <w:szCs w:val="24"/>
            </w:rPr>
          </w:rPrChange>
        </w:rPr>
        <w:t>)</w:t>
      </w:r>
      <w:r w:rsidRPr="00194C1D">
        <w:rPr>
          <w:rFonts w:ascii="Times New Roman" w:hAnsi="Times New Roman" w:cs="Times New Roman"/>
          <w:sz w:val="24"/>
          <w:szCs w:val="24"/>
          <w:rPrChange w:id="573" w:author="Owner" w:date="2017-04-10T10:31:00Z">
            <w:rPr>
              <w:sz w:val="24"/>
              <w:szCs w:val="24"/>
            </w:rPr>
          </w:rPrChange>
        </w:rPr>
        <w:t xml:space="preserve">.  </w:t>
      </w:r>
    </w:p>
    <w:p w:rsidR="001E016A" w:rsidRPr="00194C1D" w:rsidRDefault="001E016A" w:rsidP="001C6461">
      <w:pPr>
        <w:spacing w:after="0"/>
        <w:rPr>
          <w:rFonts w:ascii="Times New Roman" w:hAnsi="Times New Roman" w:cs="Times New Roman"/>
          <w:sz w:val="24"/>
          <w:szCs w:val="24"/>
          <w:rPrChange w:id="574" w:author="Owner" w:date="2017-04-10T10:31:00Z">
            <w:rPr>
              <w:sz w:val="24"/>
              <w:szCs w:val="24"/>
            </w:rPr>
          </w:rPrChange>
        </w:rPr>
      </w:pPr>
    </w:p>
    <w:p w:rsidR="00952426" w:rsidRPr="00194C1D" w:rsidRDefault="001E016A" w:rsidP="001C6461">
      <w:pPr>
        <w:spacing w:after="0"/>
        <w:rPr>
          <w:rFonts w:ascii="Times New Roman" w:hAnsi="Times New Roman" w:cs="Times New Roman"/>
          <w:sz w:val="24"/>
          <w:szCs w:val="24"/>
          <w:rPrChange w:id="575" w:author="Owner" w:date="2017-04-10T10:31:00Z">
            <w:rPr>
              <w:sz w:val="24"/>
              <w:szCs w:val="24"/>
            </w:rPr>
          </w:rPrChange>
        </w:rPr>
      </w:pPr>
      <w:r w:rsidRPr="00194C1D">
        <w:rPr>
          <w:rFonts w:ascii="Times New Roman" w:hAnsi="Times New Roman" w:cs="Times New Roman"/>
          <w:sz w:val="24"/>
          <w:szCs w:val="24"/>
          <w:rPrChange w:id="576" w:author="Owner" w:date="2017-04-10T10:31:00Z">
            <w:rPr>
              <w:sz w:val="24"/>
              <w:szCs w:val="24"/>
            </w:rPr>
          </w:rPrChange>
        </w:rPr>
        <w:t>To install the required add-on</w:t>
      </w:r>
      <w:r w:rsidR="001C6461" w:rsidRPr="00194C1D">
        <w:rPr>
          <w:rFonts w:ascii="Times New Roman" w:hAnsi="Times New Roman" w:cs="Times New Roman"/>
          <w:sz w:val="24"/>
          <w:szCs w:val="24"/>
          <w:rPrChange w:id="577" w:author="Owner" w:date="2017-04-10T10:31:00Z">
            <w:rPr>
              <w:sz w:val="24"/>
              <w:szCs w:val="24"/>
            </w:rPr>
          </w:rPrChange>
        </w:rPr>
        <w:t xml:space="preserve"> packages, start R, click on “install package” and select a CRAN mirror site (any site should work).  Scroll down and select the package “</w:t>
      </w:r>
      <w:r w:rsidR="00952426" w:rsidRPr="00194C1D">
        <w:rPr>
          <w:rFonts w:ascii="Times New Roman" w:hAnsi="Times New Roman" w:cs="Times New Roman"/>
          <w:sz w:val="24"/>
          <w:szCs w:val="24"/>
          <w:rPrChange w:id="578" w:author="Owner" w:date="2017-04-10T10:31:00Z">
            <w:rPr>
              <w:sz w:val="24"/>
              <w:szCs w:val="24"/>
            </w:rPr>
          </w:rPrChange>
        </w:rPr>
        <w:t>MCMCpack</w:t>
      </w:r>
      <w:r w:rsidR="001C6461" w:rsidRPr="00194C1D">
        <w:rPr>
          <w:rFonts w:ascii="Times New Roman" w:hAnsi="Times New Roman" w:cs="Times New Roman"/>
          <w:sz w:val="24"/>
          <w:szCs w:val="24"/>
          <w:rPrChange w:id="579" w:author="Owner" w:date="2017-04-10T10:31:00Z">
            <w:rPr>
              <w:sz w:val="24"/>
              <w:szCs w:val="24"/>
            </w:rPr>
          </w:rPrChange>
        </w:rPr>
        <w:t xml:space="preserve">”, after which installation will take place automatically.  Installation of this package need only be done once for the computer on which R is loaded.  Repeat this process for </w:t>
      </w:r>
      <w:r w:rsidR="00952426" w:rsidRPr="00194C1D">
        <w:rPr>
          <w:rFonts w:ascii="Times New Roman" w:hAnsi="Times New Roman" w:cs="Times New Roman"/>
          <w:sz w:val="24"/>
          <w:szCs w:val="24"/>
          <w:rPrChange w:id="580" w:author="Owner" w:date="2017-04-10T10:31:00Z">
            <w:rPr>
              <w:sz w:val="24"/>
              <w:szCs w:val="24"/>
            </w:rPr>
          </w:rPrChange>
        </w:rPr>
        <w:t>the</w:t>
      </w:r>
      <w:r w:rsidR="001C6461" w:rsidRPr="00194C1D">
        <w:rPr>
          <w:rFonts w:ascii="Times New Roman" w:hAnsi="Times New Roman" w:cs="Times New Roman"/>
          <w:sz w:val="24"/>
          <w:szCs w:val="24"/>
          <w:rPrChange w:id="581" w:author="Owner" w:date="2017-04-10T10:31:00Z">
            <w:rPr>
              <w:sz w:val="24"/>
              <w:szCs w:val="24"/>
            </w:rPr>
          </w:rPrChange>
        </w:rPr>
        <w:t xml:space="preserve"> “VGAM”</w:t>
      </w:r>
      <w:r w:rsidR="00952426" w:rsidRPr="00194C1D">
        <w:rPr>
          <w:rFonts w:ascii="Times New Roman" w:hAnsi="Times New Roman" w:cs="Times New Roman"/>
          <w:sz w:val="24"/>
          <w:szCs w:val="24"/>
          <w:rPrChange w:id="582" w:author="Owner" w:date="2017-04-10T10:31:00Z">
            <w:rPr>
              <w:sz w:val="24"/>
              <w:szCs w:val="24"/>
            </w:rPr>
          </w:rPrChange>
        </w:rPr>
        <w:t xml:space="preserve"> package.</w:t>
      </w:r>
    </w:p>
    <w:p w:rsidR="001C6461" w:rsidRPr="00194C1D" w:rsidRDefault="001C6461" w:rsidP="001C6461">
      <w:pPr>
        <w:spacing w:after="0"/>
        <w:rPr>
          <w:rFonts w:ascii="Times New Roman" w:hAnsi="Times New Roman" w:cs="Times New Roman"/>
          <w:sz w:val="24"/>
          <w:szCs w:val="24"/>
          <w:rPrChange w:id="583" w:author="Owner" w:date="2017-04-10T10:31:00Z">
            <w:rPr>
              <w:sz w:val="24"/>
              <w:szCs w:val="24"/>
            </w:rPr>
          </w:rPrChange>
        </w:rPr>
      </w:pPr>
    </w:p>
    <w:p w:rsidR="00952426" w:rsidRPr="00194C1D" w:rsidRDefault="00952426" w:rsidP="001C6461">
      <w:pPr>
        <w:spacing w:after="0"/>
        <w:rPr>
          <w:rFonts w:ascii="Times New Roman" w:hAnsi="Times New Roman" w:cs="Times New Roman"/>
          <w:sz w:val="24"/>
          <w:szCs w:val="24"/>
          <w:rPrChange w:id="584" w:author="Owner" w:date="2017-04-10T10:31:00Z">
            <w:rPr>
              <w:sz w:val="24"/>
              <w:szCs w:val="24"/>
            </w:rPr>
          </w:rPrChange>
        </w:rPr>
      </w:pPr>
    </w:p>
    <w:p w:rsidR="001C6461" w:rsidRPr="00194C1D" w:rsidRDefault="006A3868" w:rsidP="00922515">
      <w:pPr>
        <w:pStyle w:val="ListParagraph"/>
        <w:numPr>
          <w:ilvl w:val="0"/>
          <w:numId w:val="1"/>
        </w:numPr>
        <w:spacing w:after="0"/>
        <w:outlineLvl w:val="0"/>
        <w:rPr>
          <w:rFonts w:ascii="Times New Roman" w:hAnsi="Times New Roman" w:cs="Times New Roman"/>
          <w:b/>
          <w:sz w:val="28"/>
          <w:szCs w:val="24"/>
          <w:rPrChange w:id="585" w:author="Owner" w:date="2017-04-10T10:31:00Z">
            <w:rPr>
              <w:b/>
              <w:sz w:val="28"/>
              <w:szCs w:val="24"/>
            </w:rPr>
          </w:rPrChange>
        </w:rPr>
      </w:pPr>
      <w:bookmarkStart w:id="586" w:name="_Toc479584369"/>
      <w:r w:rsidRPr="00194C1D">
        <w:rPr>
          <w:rFonts w:ascii="Times New Roman" w:hAnsi="Times New Roman" w:cs="Times New Roman"/>
          <w:b/>
          <w:sz w:val="28"/>
          <w:szCs w:val="24"/>
          <w:rPrChange w:id="587" w:author="Owner" w:date="2017-04-10T10:31:00Z">
            <w:rPr>
              <w:b/>
              <w:sz w:val="28"/>
              <w:szCs w:val="24"/>
            </w:rPr>
          </w:rPrChange>
        </w:rPr>
        <w:t>Files Included in the Watershed Model</w:t>
      </w:r>
      <w:bookmarkEnd w:id="586"/>
    </w:p>
    <w:p w:rsidR="006A3868" w:rsidRPr="00194C1D" w:rsidRDefault="006A3868" w:rsidP="006A3868">
      <w:pPr>
        <w:spacing w:after="0"/>
        <w:rPr>
          <w:rFonts w:ascii="Times New Roman" w:hAnsi="Times New Roman" w:cs="Times New Roman"/>
          <w:sz w:val="24"/>
          <w:szCs w:val="24"/>
          <w:rPrChange w:id="588" w:author="Owner" w:date="2017-04-10T10:31:00Z">
            <w:rPr>
              <w:sz w:val="24"/>
              <w:szCs w:val="24"/>
            </w:rPr>
          </w:rPrChange>
        </w:rPr>
      </w:pPr>
    </w:p>
    <w:p w:rsidR="00CE2005" w:rsidRPr="00194C1D" w:rsidRDefault="00FD458C" w:rsidP="006A3868">
      <w:pPr>
        <w:spacing w:after="0"/>
        <w:rPr>
          <w:rFonts w:ascii="Times New Roman" w:hAnsi="Times New Roman" w:cs="Times New Roman"/>
          <w:sz w:val="24"/>
          <w:szCs w:val="24"/>
          <w:rPrChange w:id="589" w:author="Owner" w:date="2017-04-10T10:31:00Z">
            <w:rPr>
              <w:sz w:val="24"/>
              <w:szCs w:val="24"/>
            </w:rPr>
          </w:rPrChange>
        </w:rPr>
      </w:pPr>
      <w:r w:rsidRPr="00194C1D">
        <w:rPr>
          <w:rFonts w:ascii="Times New Roman" w:hAnsi="Times New Roman" w:cs="Times New Roman"/>
          <w:sz w:val="24"/>
          <w:szCs w:val="24"/>
          <w:rPrChange w:id="590" w:author="Owner" w:date="2017-04-10T10:31:00Z">
            <w:rPr>
              <w:sz w:val="24"/>
              <w:szCs w:val="24"/>
            </w:rPr>
          </w:rPrChange>
        </w:rPr>
        <w:t>In addition to this user’s guide document, i</w:t>
      </w:r>
      <w:r w:rsidR="00CE2005" w:rsidRPr="00194C1D">
        <w:rPr>
          <w:rFonts w:ascii="Times New Roman" w:hAnsi="Times New Roman" w:cs="Times New Roman"/>
          <w:sz w:val="24"/>
          <w:szCs w:val="24"/>
          <w:rPrChange w:id="591" w:author="Owner" w:date="2017-04-10T10:31:00Z">
            <w:rPr>
              <w:sz w:val="24"/>
              <w:szCs w:val="24"/>
            </w:rPr>
          </w:rPrChange>
        </w:rPr>
        <w:t>ncluded in the Watershed model are the following files.  Details on each are</w:t>
      </w:r>
      <w:r w:rsidRPr="00194C1D">
        <w:rPr>
          <w:rFonts w:ascii="Times New Roman" w:hAnsi="Times New Roman" w:cs="Times New Roman"/>
          <w:sz w:val="24"/>
          <w:szCs w:val="24"/>
          <w:rPrChange w:id="592" w:author="Owner" w:date="2017-04-10T10:31:00Z">
            <w:rPr>
              <w:sz w:val="24"/>
              <w:szCs w:val="24"/>
            </w:rPr>
          </w:rPrChange>
        </w:rPr>
        <w:t xml:space="preserve"> included in sections to </w:t>
      </w:r>
      <w:r w:rsidR="00345EA8" w:rsidRPr="00194C1D">
        <w:rPr>
          <w:rFonts w:ascii="Times New Roman" w:hAnsi="Times New Roman" w:cs="Times New Roman"/>
          <w:sz w:val="24"/>
          <w:szCs w:val="24"/>
          <w:rPrChange w:id="593" w:author="Owner" w:date="2017-04-10T10:31:00Z">
            <w:rPr>
              <w:sz w:val="24"/>
              <w:szCs w:val="24"/>
            </w:rPr>
          </w:rPrChange>
        </w:rPr>
        <w:t>follow</w:t>
      </w:r>
      <w:r w:rsidR="0081652F" w:rsidRPr="00194C1D">
        <w:rPr>
          <w:rFonts w:ascii="Times New Roman" w:hAnsi="Times New Roman" w:cs="Times New Roman"/>
          <w:sz w:val="24"/>
          <w:szCs w:val="24"/>
          <w:rPrChange w:id="594" w:author="Owner" w:date="2017-04-10T10:31:00Z">
            <w:rPr>
              <w:sz w:val="24"/>
              <w:szCs w:val="24"/>
            </w:rPr>
          </w:rPrChange>
        </w:rPr>
        <w:t>.</w:t>
      </w:r>
    </w:p>
    <w:p w:rsidR="0081652F" w:rsidRPr="00194C1D" w:rsidRDefault="0081652F">
      <w:pPr>
        <w:rPr>
          <w:rFonts w:ascii="Times New Roman" w:hAnsi="Times New Roman" w:cs="Times New Roman"/>
          <w:b/>
          <w:sz w:val="24"/>
          <w:szCs w:val="24"/>
          <w:rPrChange w:id="595" w:author="Owner" w:date="2017-04-10T10:31:00Z">
            <w:rPr>
              <w:b/>
              <w:sz w:val="24"/>
              <w:szCs w:val="24"/>
            </w:rPr>
          </w:rPrChange>
        </w:rPr>
      </w:pPr>
      <w:r w:rsidRPr="00194C1D">
        <w:rPr>
          <w:rFonts w:ascii="Times New Roman" w:hAnsi="Times New Roman" w:cs="Times New Roman"/>
          <w:b/>
          <w:sz w:val="24"/>
          <w:szCs w:val="24"/>
          <w:rPrChange w:id="596" w:author="Owner" w:date="2017-04-10T10:31:00Z">
            <w:rPr>
              <w:b/>
              <w:sz w:val="24"/>
              <w:szCs w:val="24"/>
            </w:rPr>
          </w:rPrChange>
        </w:rPr>
        <w:br w:type="page"/>
      </w:r>
    </w:p>
    <w:p w:rsidR="0058418F" w:rsidRPr="00194C1D" w:rsidRDefault="0058418F" w:rsidP="006A3868">
      <w:pPr>
        <w:spacing w:after="0"/>
        <w:rPr>
          <w:rFonts w:ascii="Times New Roman" w:hAnsi="Times New Roman" w:cs="Times New Roman"/>
          <w:b/>
          <w:sz w:val="24"/>
          <w:szCs w:val="24"/>
          <w:rPrChange w:id="597" w:author="Owner" w:date="2017-04-10T10:31:00Z">
            <w:rPr>
              <w:b/>
              <w:sz w:val="24"/>
              <w:szCs w:val="24"/>
            </w:rPr>
          </w:rPrChange>
        </w:rPr>
      </w:pPr>
      <w:r w:rsidRPr="00194C1D">
        <w:rPr>
          <w:rFonts w:ascii="Times New Roman" w:hAnsi="Times New Roman" w:cs="Times New Roman"/>
          <w:b/>
          <w:sz w:val="24"/>
          <w:szCs w:val="24"/>
          <w:rPrChange w:id="598" w:author="Owner" w:date="2017-04-10T10:31:00Z">
            <w:rPr>
              <w:b/>
              <w:sz w:val="24"/>
              <w:szCs w:val="24"/>
            </w:rPr>
          </w:rPrChange>
        </w:rPr>
        <w:lastRenderedPageBreak/>
        <w:t>R-Files</w:t>
      </w:r>
      <w:r w:rsidR="0081652F" w:rsidRPr="00194C1D">
        <w:rPr>
          <w:rFonts w:ascii="Times New Roman" w:hAnsi="Times New Roman" w:cs="Times New Roman"/>
          <w:b/>
          <w:sz w:val="24"/>
          <w:szCs w:val="24"/>
          <w:rPrChange w:id="599" w:author="Owner" w:date="2017-04-10T10:31:00Z">
            <w:rPr>
              <w:b/>
              <w:sz w:val="24"/>
              <w:szCs w:val="24"/>
            </w:rPr>
          </w:rPrChange>
        </w:rPr>
        <w:t xml:space="preserve"> </w:t>
      </w:r>
    </w:p>
    <w:p w:rsidR="0058418F" w:rsidRPr="00194C1D" w:rsidRDefault="00CE2005" w:rsidP="0058418F">
      <w:pPr>
        <w:pStyle w:val="ListParagraph"/>
        <w:numPr>
          <w:ilvl w:val="0"/>
          <w:numId w:val="12"/>
        </w:numPr>
        <w:spacing w:after="0"/>
        <w:rPr>
          <w:rFonts w:ascii="Times New Roman" w:hAnsi="Times New Roman" w:cs="Times New Roman"/>
          <w:sz w:val="24"/>
          <w:szCs w:val="24"/>
          <w:rPrChange w:id="600" w:author="Owner" w:date="2017-04-10T10:31:00Z">
            <w:rPr>
              <w:sz w:val="24"/>
              <w:szCs w:val="24"/>
            </w:rPr>
          </w:rPrChange>
        </w:rPr>
      </w:pPr>
      <w:r w:rsidRPr="00194C1D">
        <w:rPr>
          <w:rFonts w:ascii="Times New Roman" w:hAnsi="Times New Roman" w:cs="Times New Roman"/>
          <w:b/>
          <w:sz w:val="24"/>
          <w:szCs w:val="24"/>
          <w:rPrChange w:id="601" w:author="Owner" w:date="2017-04-10T10:31:00Z">
            <w:rPr>
              <w:b/>
              <w:sz w:val="24"/>
              <w:szCs w:val="24"/>
            </w:rPr>
          </w:rPrChange>
        </w:rPr>
        <w:t>Water</w:t>
      </w:r>
      <w:r w:rsidR="00A10347" w:rsidRPr="00194C1D">
        <w:rPr>
          <w:rFonts w:ascii="Times New Roman" w:hAnsi="Times New Roman" w:cs="Times New Roman"/>
          <w:b/>
          <w:sz w:val="24"/>
          <w:szCs w:val="24"/>
          <w:rPrChange w:id="602" w:author="Owner" w:date="2017-04-10T10:31:00Z">
            <w:rPr>
              <w:b/>
              <w:sz w:val="24"/>
              <w:szCs w:val="24"/>
            </w:rPr>
          </w:rPrChange>
        </w:rPr>
        <w:t>s</w:t>
      </w:r>
      <w:r w:rsidRPr="00194C1D">
        <w:rPr>
          <w:rFonts w:ascii="Times New Roman" w:hAnsi="Times New Roman" w:cs="Times New Roman"/>
          <w:b/>
          <w:sz w:val="24"/>
          <w:szCs w:val="24"/>
          <w:rPrChange w:id="603" w:author="Owner" w:date="2017-04-10T10:31:00Z">
            <w:rPr>
              <w:b/>
              <w:sz w:val="24"/>
              <w:szCs w:val="24"/>
            </w:rPr>
          </w:rPrChange>
        </w:rPr>
        <w:t>hed.R</w:t>
      </w:r>
      <w:r w:rsidR="0058418F" w:rsidRPr="00194C1D">
        <w:rPr>
          <w:rFonts w:ascii="Times New Roman" w:hAnsi="Times New Roman" w:cs="Times New Roman"/>
          <w:b/>
          <w:sz w:val="24"/>
          <w:szCs w:val="24"/>
          <w:rPrChange w:id="604" w:author="Owner" w:date="2017-04-10T10:31:00Z">
            <w:rPr>
              <w:b/>
              <w:sz w:val="24"/>
              <w:szCs w:val="24"/>
            </w:rPr>
          </w:rPrChange>
        </w:rPr>
        <w:t xml:space="preserve">: </w:t>
      </w:r>
      <w:r w:rsidR="0058418F" w:rsidRPr="00194C1D">
        <w:rPr>
          <w:rFonts w:ascii="Times New Roman" w:hAnsi="Times New Roman" w:cs="Times New Roman"/>
          <w:sz w:val="24"/>
          <w:szCs w:val="24"/>
          <w:rPrChange w:id="605" w:author="Owner" w:date="2017-04-10T10:31:00Z">
            <w:rPr>
              <w:sz w:val="24"/>
              <w:szCs w:val="24"/>
            </w:rPr>
          </w:rPrChange>
        </w:rPr>
        <w:t>The main R script, run by the user, that calls all other functions used to perform the watershed simulation.</w:t>
      </w:r>
    </w:p>
    <w:p w:rsidR="00CE2005" w:rsidRPr="00194C1D" w:rsidRDefault="00A10347" w:rsidP="0058418F">
      <w:pPr>
        <w:pStyle w:val="ListParagraph"/>
        <w:numPr>
          <w:ilvl w:val="0"/>
          <w:numId w:val="12"/>
        </w:numPr>
        <w:spacing w:after="0"/>
        <w:rPr>
          <w:rFonts w:ascii="Times New Roman" w:hAnsi="Times New Roman" w:cs="Times New Roman"/>
          <w:sz w:val="24"/>
          <w:szCs w:val="24"/>
          <w:rPrChange w:id="606" w:author="Owner" w:date="2017-04-10T10:31:00Z">
            <w:rPr>
              <w:sz w:val="24"/>
              <w:szCs w:val="24"/>
            </w:rPr>
          </w:rPrChange>
        </w:rPr>
      </w:pPr>
      <w:r w:rsidRPr="00194C1D">
        <w:rPr>
          <w:rFonts w:ascii="Times New Roman" w:hAnsi="Times New Roman" w:cs="Times New Roman"/>
          <w:b/>
          <w:sz w:val="24"/>
          <w:szCs w:val="24"/>
          <w:rPrChange w:id="607" w:author="Owner" w:date="2017-04-10T10:31:00Z">
            <w:rPr>
              <w:b/>
              <w:sz w:val="24"/>
              <w:szCs w:val="24"/>
            </w:rPr>
          </w:rPrChange>
        </w:rPr>
        <w:t>Watershed_ReadData.R</w:t>
      </w:r>
      <w:r w:rsidR="0058418F" w:rsidRPr="00194C1D">
        <w:rPr>
          <w:rFonts w:ascii="Times New Roman" w:hAnsi="Times New Roman" w:cs="Times New Roman"/>
          <w:sz w:val="24"/>
          <w:szCs w:val="24"/>
          <w:rPrChange w:id="608" w:author="Owner" w:date="2017-04-10T10:31:00Z">
            <w:rPr>
              <w:sz w:val="24"/>
              <w:szCs w:val="24"/>
            </w:rPr>
          </w:rPrChange>
        </w:rPr>
        <w:t>: R file containing functions used</w:t>
      </w:r>
      <w:r w:rsidR="00345EA8" w:rsidRPr="00194C1D">
        <w:rPr>
          <w:rFonts w:ascii="Times New Roman" w:hAnsi="Times New Roman" w:cs="Times New Roman"/>
          <w:sz w:val="24"/>
          <w:szCs w:val="24"/>
          <w:rPrChange w:id="609" w:author="Owner" w:date="2017-04-10T10:31:00Z">
            <w:rPr>
              <w:sz w:val="24"/>
              <w:szCs w:val="24"/>
            </w:rPr>
          </w:rPrChange>
        </w:rPr>
        <w:t xml:space="preserve"> to read data from the various E</w:t>
      </w:r>
      <w:r w:rsidR="0058418F" w:rsidRPr="00194C1D">
        <w:rPr>
          <w:rFonts w:ascii="Times New Roman" w:hAnsi="Times New Roman" w:cs="Times New Roman"/>
          <w:sz w:val="24"/>
          <w:szCs w:val="24"/>
          <w:rPrChange w:id="610" w:author="Owner" w:date="2017-04-10T10:31:00Z">
            <w:rPr>
              <w:sz w:val="24"/>
              <w:szCs w:val="24"/>
            </w:rPr>
          </w:rPrChange>
        </w:rPr>
        <w:t>xcel input files</w:t>
      </w:r>
    </w:p>
    <w:p w:rsidR="00A10347" w:rsidRPr="00194C1D" w:rsidRDefault="00A10347" w:rsidP="0058418F">
      <w:pPr>
        <w:pStyle w:val="ListParagraph"/>
        <w:numPr>
          <w:ilvl w:val="0"/>
          <w:numId w:val="12"/>
        </w:numPr>
        <w:spacing w:after="0"/>
        <w:rPr>
          <w:rFonts w:ascii="Times New Roman" w:hAnsi="Times New Roman" w:cs="Times New Roman"/>
          <w:sz w:val="24"/>
          <w:szCs w:val="24"/>
          <w:rPrChange w:id="611" w:author="Owner" w:date="2017-04-10T10:31:00Z">
            <w:rPr>
              <w:sz w:val="24"/>
              <w:szCs w:val="24"/>
            </w:rPr>
          </w:rPrChange>
        </w:rPr>
      </w:pPr>
      <w:r w:rsidRPr="00194C1D">
        <w:rPr>
          <w:rFonts w:ascii="Times New Roman" w:hAnsi="Times New Roman" w:cs="Times New Roman"/>
          <w:b/>
          <w:sz w:val="24"/>
          <w:szCs w:val="24"/>
          <w:rPrChange w:id="612" w:author="Owner" w:date="2017-04-10T10:31:00Z">
            <w:rPr>
              <w:b/>
              <w:sz w:val="24"/>
              <w:szCs w:val="24"/>
            </w:rPr>
          </w:rPrChange>
        </w:rPr>
        <w:t>Watershed_MonteCarlo.R</w:t>
      </w:r>
      <w:r w:rsidR="0058418F" w:rsidRPr="00194C1D">
        <w:rPr>
          <w:rFonts w:ascii="Times New Roman" w:hAnsi="Times New Roman" w:cs="Times New Roman"/>
          <w:sz w:val="24"/>
          <w:szCs w:val="24"/>
          <w:rPrChange w:id="613" w:author="Owner" w:date="2017-04-10T10:31:00Z">
            <w:rPr>
              <w:sz w:val="24"/>
              <w:szCs w:val="24"/>
            </w:rPr>
          </w:rPrChange>
        </w:rPr>
        <w:t>: R-code containing functions used to add stochasti</w:t>
      </w:r>
      <w:r w:rsidR="001E016A" w:rsidRPr="00194C1D">
        <w:rPr>
          <w:rFonts w:ascii="Times New Roman" w:hAnsi="Times New Roman" w:cs="Times New Roman"/>
          <w:sz w:val="24"/>
          <w:szCs w:val="24"/>
          <w:rPrChange w:id="614" w:author="Owner" w:date="2017-04-10T10:31:00Z">
            <w:rPr>
              <w:sz w:val="24"/>
              <w:szCs w:val="24"/>
            </w:rPr>
          </w:rPrChange>
        </w:rPr>
        <w:t>city to the watershed model</w:t>
      </w:r>
    </w:p>
    <w:p w:rsidR="00A10347" w:rsidRPr="00194C1D" w:rsidRDefault="00A10347" w:rsidP="0058418F">
      <w:pPr>
        <w:pStyle w:val="ListParagraph"/>
        <w:numPr>
          <w:ilvl w:val="0"/>
          <w:numId w:val="12"/>
        </w:numPr>
        <w:spacing w:after="0"/>
        <w:rPr>
          <w:rFonts w:ascii="Times New Roman" w:hAnsi="Times New Roman" w:cs="Times New Roman"/>
          <w:sz w:val="24"/>
          <w:szCs w:val="24"/>
          <w:rPrChange w:id="615" w:author="Owner" w:date="2017-04-10T10:31:00Z">
            <w:rPr>
              <w:sz w:val="24"/>
              <w:szCs w:val="24"/>
            </w:rPr>
          </w:rPrChange>
        </w:rPr>
      </w:pPr>
      <w:r w:rsidRPr="00194C1D">
        <w:rPr>
          <w:rFonts w:ascii="Times New Roman" w:hAnsi="Times New Roman" w:cs="Times New Roman"/>
          <w:b/>
          <w:sz w:val="24"/>
          <w:szCs w:val="24"/>
          <w:rPrChange w:id="616" w:author="Owner" w:date="2017-04-10T10:31:00Z">
            <w:rPr>
              <w:b/>
              <w:sz w:val="24"/>
              <w:szCs w:val="24"/>
            </w:rPr>
          </w:rPrChange>
        </w:rPr>
        <w:t>Watershed_BevHolt.R</w:t>
      </w:r>
      <w:r w:rsidR="0058418F" w:rsidRPr="00194C1D">
        <w:rPr>
          <w:rFonts w:ascii="Times New Roman" w:hAnsi="Times New Roman" w:cs="Times New Roman"/>
          <w:sz w:val="24"/>
          <w:szCs w:val="24"/>
          <w:rPrChange w:id="617" w:author="Owner" w:date="2017-04-10T10:31:00Z">
            <w:rPr>
              <w:sz w:val="24"/>
              <w:szCs w:val="24"/>
            </w:rPr>
          </w:rPrChange>
        </w:rPr>
        <w:t>: R-code containing functions to implement the Beverton Holt Algorithm</w:t>
      </w:r>
    </w:p>
    <w:p w:rsidR="0004724A" w:rsidRPr="00194C1D" w:rsidRDefault="0004724A" w:rsidP="0058418F">
      <w:pPr>
        <w:pStyle w:val="ListParagraph"/>
        <w:numPr>
          <w:ilvl w:val="0"/>
          <w:numId w:val="12"/>
        </w:numPr>
        <w:spacing w:after="0"/>
        <w:rPr>
          <w:rFonts w:ascii="Times New Roman" w:hAnsi="Times New Roman" w:cs="Times New Roman"/>
          <w:sz w:val="24"/>
          <w:szCs w:val="24"/>
          <w:rPrChange w:id="618" w:author="Owner" w:date="2017-04-10T10:31:00Z">
            <w:rPr>
              <w:sz w:val="24"/>
              <w:szCs w:val="24"/>
            </w:rPr>
          </w:rPrChange>
        </w:rPr>
      </w:pPr>
      <w:r w:rsidRPr="00194C1D">
        <w:rPr>
          <w:rFonts w:ascii="Times New Roman" w:hAnsi="Times New Roman" w:cs="Times New Roman"/>
          <w:b/>
          <w:sz w:val="24"/>
          <w:szCs w:val="24"/>
          <w:rPrChange w:id="619" w:author="Owner" w:date="2017-04-10T10:31:00Z">
            <w:rPr>
              <w:b/>
              <w:sz w:val="24"/>
              <w:szCs w:val="24"/>
            </w:rPr>
          </w:rPrChange>
        </w:rPr>
        <w:t>Watershed_PostProcessing.R</w:t>
      </w:r>
      <w:r w:rsidRPr="00194C1D">
        <w:rPr>
          <w:rFonts w:ascii="Times New Roman" w:hAnsi="Times New Roman" w:cs="Times New Roman"/>
          <w:sz w:val="24"/>
          <w:szCs w:val="24"/>
          <w:rPrChange w:id="620" w:author="Owner" w:date="2017-04-10T10:31:00Z">
            <w:rPr>
              <w:sz w:val="24"/>
              <w:szCs w:val="24"/>
            </w:rPr>
          </w:rPrChange>
        </w:rPr>
        <w:t>: R-code containing function to create plots and write output files.</w:t>
      </w:r>
    </w:p>
    <w:p w:rsidR="0004724A" w:rsidRPr="00194C1D" w:rsidRDefault="0004724A" w:rsidP="0058418F">
      <w:pPr>
        <w:pStyle w:val="ListParagraph"/>
        <w:numPr>
          <w:ilvl w:val="0"/>
          <w:numId w:val="12"/>
        </w:numPr>
        <w:spacing w:after="0"/>
        <w:rPr>
          <w:rFonts w:ascii="Times New Roman" w:hAnsi="Times New Roman" w:cs="Times New Roman"/>
          <w:sz w:val="24"/>
          <w:szCs w:val="24"/>
          <w:rPrChange w:id="621" w:author="Owner" w:date="2017-04-10T10:31:00Z">
            <w:rPr>
              <w:sz w:val="24"/>
              <w:szCs w:val="24"/>
            </w:rPr>
          </w:rPrChange>
        </w:rPr>
      </w:pPr>
      <w:r w:rsidRPr="00194C1D">
        <w:rPr>
          <w:rFonts w:ascii="Times New Roman" w:hAnsi="Times New Roman" w:cs="Times New Roman"/>
          <w:b/>
          <w:sz w:val="24"/>
          <w:szCs w:val="24"/>
          <w:rPrChange w:id="622" w:author="Owner" w:date="2017-04-10T10:31:00Z">
            <w:rPr>
              <w:b/>
              <w:sz w:val="24"/>
              <w:szCs w:val="24"/>
            </w:rPr>
          </w:rPrChange>
        </w:rPr>
        <w:t>Watershed_GraphInputs</w:t>
      </w:r>
      <w:r w:rsidRPr="00194C1D">
        <w:rPr>
          <w:rFonts w:ascii="Times New Roman" w:hAnsi="Times New Roman" w:cs="Times New Roman"/>
          <w:sz w:val="24"/>
          <w:szCs w:val="24"/>
          <w:rPrChange w:id="623" w:author="Owner" w:date="2017-04-10T10:31:00Z">
            <w:rPr>
              <w:sz w:val="24"/>
              <w:szCs w:val="24"/>
            </w:rPr>
          </w:rPrChange>
        </w:rPr>
        <w:t>.</w:t>
      </w:r>
      <w:r w:rsidRPr="00194C1D">
        <w:rPr>
          <w:rFonts w:ascii="Times New Roman" w:hAnsi="Times New Roman" w:cs="Times New Roman"/>
          <w:b/>
          <w:sz w:val="24"/>
          <w:szCs w:val="24"/>
          <w:rPrChange w:id="624" w:author="Owner" w:date="2017-04-10T10:31:00Z">
            <w:rPr>
              <w:b/>
              <w:sz w:val="24"/>
              <w:szCs w:val="24"/>
            </w:rPr>
          </w:rPrChange>
        </w:rPr>
        <w:t>R</w:t>
      </w:r>
      <w:r w:rsidRPr="00194C1D">
        <w:rPr>
          <w:rFonts w:ascii="Times New Roman" w:hAnsi="Times New Roman" w:cs="Times New Roman"/>
          <w:sz w:val="24"/>
          <w:szCs w:val="24"/>
          <w:rPrChange w:id="625" w:author="Owner" w:date="2017-04-10T10:31:00Z">
            <w:rPr>
              <w:sz w:val="24"/>
              <w:szCs w:val="24"/>
            </w:rPr>
          </w:rPrChange>
        </w:rPr>
        <w:t>: R-code that is NOT part of the Watershed Model per se.  This code can be used independently, along with the input files, to create plots of all the input variables versus simulation time.  This can be used to check inputs.</w:t>
      </w:r>
    </w:p>
    <w:p w:rsidR="00952426" w:rsidRPr="00194C1D" w:rsidRDefault="00952426" w:rsidP="00952426">
      <w:pPr>
        <w:spacing w:after="0"/>
        <w:ind w:left="360"/>
        <w:rPr>
          <w:rFonts w:ascii="Times New Roman" w:hAnsi="Times New Roman" w:cs="Times New Roman"/>
          <w:sz w:val="24"/>
          <w:szCs w:val="24"/>
          <w:rPrChange w:id="626" w:author="Owner" w:date="2017-04-10T10:31:00Z">
            <w:rPr>
              <w:sz w:val="24"/>
              <w:szCs w:val="24"/>
            </w:rPr>
          </w:rPrChange>
        </w:rPr>
      </w:pPr>
    </w:p>
    <w:p w:rsidR="00A10347" w:rsidRPr="00194C1D" w:rsidRDefault="00A10347" w:rsidP="006A3868">
      <w:pPr>
        <w:spacing w:after="0"/>
        <w:rPr>
          <w:rFonts w:ascii="Times New Roman" w:hAnsi="Times New Roman" w:cs="Times New Roman"/>
          <w:sz w:val="24"/>
          <w:szCs w:val="24"/>
          <w:rPrChange w:id="627" w:author="Owner" w:date="2017-04-10T10:31:00Z">
            <w:rPr>
              <w:sz w:val="24"/>
              <w:szCs w:val="24"/>
            </w:rPr>
          </w:rPrChange>
        </w:rPr>
      </w:pPr>
    </w:p>
    <w:p w:rsidR="0058418F" w:rsidRPr="00194C1D" w:rsidRDefault="00952426" w:rsidP="006A3868">
      <w:pPr>
        <w:spacing w:after="0"/>
        <w:rPr>
          <w:rFonts w:ascii="Times New Roman" w:hAnsi="Times New Roman" w:cs="Times New Roman"/>
          <w:b/>
          <w:sz w:val="24"/>
          <w:szCs w:val="24"/>
          <w:rPrChange w:id="628" w:author="Owner" w:date="2017-04-10T10:31:00Z">
            <w:rPr>
              <w:b/>
              <w:sz w:val="24"/>
              <w:szCs w:val="24"/>
            </w:rPr>
          </w:rPrChange>
        </w:rPr>
      </w:pPr>
      <w:r w:rsidRPr="00194C1D">
        <w:rPr>
          <w:rFonts w:ascii="Times New Roman" w:hAnsi="Times New Roman" w:cs="Times New Roman"/>
          <w:b/>
          <w:sz w:val="24"/>
          <w:szCs w:val="24"/>
          <w:rPrChange w:id="629" w:author="Owner" w:date="2017-04-10T10:31:00Z">
            <w:rPr>
              <w:b/>
              <w:sz w:val="24"/>
              <w:szCs w:val="24"/>
            </w:rPr>
          </w:rPrChange>
        </w:rPr>
        <w:t>Input Data File Templates</w:t>
      </w:r>
    </w:p>
    <w:p w:rsidR="00952426" w:rsidRPr="00194C1D" w:rsidRDefault="00952426" w:rsidP="006A3868">
      <w:pPr>
        <w:spacing w:after="0"/>
        <w:rPr>
          <w:rFonts w:ascii="Times New Roman" w:hAnsi="Times New Roman" w:cs="Times New Roman"/>
          <w:sz w:val="24"/>
          <w:szCs w:val="24"/>
          <w:rPrChange w:id="630" w:author="Owner" w:date="2017-04-10T10:31:00Z">
            <w:rPr>
              <w:sz w:val="24"/>
              <w:szCs w:val="24"/>
            </w:rPr>
          </w:rPrChange>
        </w:rPr>
      </w:pPr>
      <w:r w:rsidRPr="00194C1D">
        <w:rPr>
          <w:rFonts w:ascii="Times New Roman" w:hAnsi="Times New Roman" w:cs="Times New Roman"/>
          <w:sz w:val="24"/>
          <w:szCs w:val="24"/>
          <w:rPrChange w:id="631" w:author="Owner" w:date="2017-04-10T10:31:00Z">
            <w:rPr>
              <w:sz w:val="24"/>
              <w:szCs w:val="24"/>
            </w:rPr>
          </w:rPrChange>
        </w:rPr>
        <w:t xml:space="preserve">Input parameters, initial conditions, and simulations details are input to the model via a set of comma separated value (.csv) files.  .CSV files are </w:t>
      </w:r>
      <w:proofErr w:type="gramStart"/>
      <w:r w:rsidRPr="00194C1D">
        <w:rPr>
          <w:rFonts w:ascii="Times New Roman" w:hAnsi="Times New Roman" w:cs="Times New Roman"/>
          <w:sz w:val="24"/>
          <w:szCs w:val="24"/>
          <w:rPrChange w:id="632" w:author="Owner" w:date="2017-04-10T10:31:00Z">
            <w:rPr>
              <w:sz w:val="24"/>
              <w:szCs w:val="24"/>
            </w:rPr>
          </w:rPrChange>
        </w:rPr>
        <w:t>easily  and</w:t>
      </w:r>
      <w:proofErr w:type="gramEnd"/>
      <w:r w:rsidRPr="00194C1D">
        <w:rPr>
          <w:rFonts w:ascii="Times New Roman" w:hAnsi="Times New Roman" w:cs="Times New Roman"/>
          <w:sz w:val="24"/>
          <w:szCs w:val="24"/>
          <w:rPrChange w:id="633" w:author="Owner" w:date="2017-04-10T10:31:00Z">
            <w:rPr>
              <w:sz w:val="24"/>
              <w:szCs w:val="24"/>
            </w:rPr>
          </w:rPrChange>
        </w:rPr>
        <w:t xml:space="preserve"> quickly read (and written </w:t>
      </w:r>
      <w:r w:rsidR="0047452C" w:rsidRPr="00194C1D">
        <w:rPr>
          <w:rFonts w:ascii="Times New Roman" w:hAnsi="Times New Roman" w:cs="Times New Roman"/>
          <w:sz w:val="24"/>
          <w:szCs w:val="24"/>
          <w:rPrChange w:id="634" w:author="Owner" w:date="2017-04-10T10:31:00Z">
            <w:rPr>
              <w:sz w:val="24"/>
              <w:szCs w:val="24"/>
            </w:rPr>
          </w:rPrChange>
        </w:rPr>
        <w:t>)</w:t>
      </w:r>
      <w:r w:rsidRPr="00194C1D">
        <w:rPr>
          <w:rFonts w:ascii="Times New Roman" w:hAnsi="Times New Roman" w:cs="Times New Roman"/>
          <w:sz w:val="24"/>
          <w:szCs w:val="24"/>
          <w:rPrChange w:id="635" w:author="Owner" w:date="2017-04-10T10:31:00Z">
            <w:rPr>
              <w:sz w:val="24"/>
              <w:szCs w:val="24"/>
            </w:rPr>
          </w:rPrChange>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194C1D" w:rsidRDefault="00952426" w:rsidP="006A3868">
      <w:pPr>
        <w:spacing w:after="0"/>
        <w:rPr>
          <w:rFonts w:ascii="Times New Roman" w:hAnsi="Times New Roman" w:cs="Times New Roman"/>
          <w:sz w:val="24"/>
          <w:szCs w:val="24"/>
          <w:rPrChange w:id="636" w:author="Owner" w:date="2017-04-10T10:31:00Z">
            <w:rPr>
              <w:sz w:val="24"/>
              <w:szCs w:val="24"/>
            </w:rPr>
          </w:rPrChange>
        </w:rPr>
      </w:pPr>
    </w:p>
    <w:p w:rsidR="00A10347" w:rsidRPr="00194C1D" w:rsidRDefault="00A10347" w:rsidP="0058418F">
      <w:pPr>
        <w:pStyle w:val="ListParagraph"/>
        <w:numPr>
          <w:ilvl w:val="0"/>
          <w:numId w:val="13"/>
        </w:numPr>
        <w:spacing w:after="0"/>
        <w:rPr>
          <w:rFonts w:ascii="Times New Roman" w:hAnsi="Times New Roman" w:cs="Times New Roman"/>
          <w:sz w:val="24"/>
          <w:szCs w:val="24"/>
          <w:rPrChange w:id="637" w:author="Owner" w:date="2017-04-10T10:31:00Z">
            <w:rPr>
              <w:sz w:val="24"/>
              <w:szCs w:val="24"/>
            </w:rPr>
          </w:rPrChange>
        </w:rPr>
      </w:pPr>
      <w:r w:rsidRPr="00194C1D">
        <w:rPr>
          <w:rFonts w:ascii="Times New Roman" w:hAnsi="Times New Roman" w:cs="Times New Roman"/>
          <w:b/>
          <w:sz w:val="24"/>
          <w:szCs w:val="24"/>
          <w:rPrChange w:id="638" w:author="Owner" w:date="2017-04-10T10:31:00Z">
            <w:rPr>
              <w:b/>
              <w:sz w:val="24"/>
              <w:szCs w:val="24"/>
            </w:rPr>
          </w:rPrChange>
        </w:rPr>
        <w:t>Header</w:t>
      </w:r>
      <w:r w:rsidR="00B37D8B" w:rsidRPr="00194C1D">
        <w:rPr>
          <w:rFonts w:ascii="Times New Roman" w:hAnsi="Times New Roman" w:cs="Times New Roman"/>
          <w:b/>
          <w:sz w:val="24"/>
          <w:szCs w:val="24"/>
          <w:rPrChange w:id="639" w:author="Owner" w:date="2017-04-10T10:31:00Z">
            <w:rPr>
              <w:b/>
              <w:sz w:val="24"/>
              <w:szCs w:val="24"/>
            </w:rPr>
          </w:rPrChange>
        </w:rPr>
        <w:t xml:space="preserve"> </w:t>
      </w:r>
      <w:r w:rsidRPr="00194C1D">
        <w:rPr>
          <w:rFonts w:ascii="Times New Roman" w:hAnsi="Times New Roman" w:cs="Times New Roman"/>
          <w:b/>
          <w:sz w:val="24"/>
          <w:szCs w:val="24"/>
          <w:rPrChange w:id="640" w:author="Owner" w:date="2017-04-10T10:31:00Z">
            <w:rPr>
              <w:b/>
              <w:sz w:val="24"/>
              <w:szCs w:val="24"/>
            </w:rPr>
          </w:rPrChange>
        </w:rPr>
        <w:t>File</w:t>
      </w:r>
      <w:r w:rsidR="00952426" w:rsidRPr="00194C1D">
        <w:rPr>
          <w:rFonts w:ascii="Times New Roman" w:hAnsi="Times New Roman" w:cs="Times New Roman"/>
          <w:sz w:val="24"/>
          <w:szCs w:val="24"/>
          <w:rPrChange w:id="641" w:author="Owner" w:date="2017-04-10T10:31:00Z">
            <w:rPr>
              <w:sz w:val="24"/>
              <w:szCs w:val="24"/>
            </w:rPr>
          </w:rPrChange>
        </w:rPr>
        <w:t xml:space="preserve"> (provided as “Header_File.csv”, or the Excel template as “Header_File_Template.xlsx”.</w:t>
      </w:r>
      <w:r w:rsidR="00437F81" w:rsidRPr="00194C1D">
        <w:rPr>
          <w:rFonts w:ascii="Times New Roman" w:hAnsi="Times New Roman" w:cs="Times New Roman"/>
          <w:sz w:val="24"/>
          <w:szCs w:val="24"/>
          <w:rPrChange w:id="642" w:author="Owner" w:date="2017-04-10T10:31:00Z">
            <w:rPr>
              <w:sz w:val="24"/>
              <w:szCs w:val="24"/>
            </w:rPr>
          </w:rPrChange>
        </w:rPr>
        <w:t>)</w:t>
      </w:r>
      <w:r w:rsidR="00952426" w:rsidRPr="00194C1D">
        <w:rPr>
          <w:rFonts w:ascii="Times New Roman" w:hAnsi="Times New Roman" w:cs="Times New Roman"/>
          <w:sz w:val="24"/>
          <w:szCs w:val="24"/>
          <w:rPrChange w:id="643" w:author="Owner" w:date="2017-04-10T10:31:00Z">
            <w:rPr>
              <w:sz w:val="24"/>
              <w:szCs w:val="24"/>
            </w:rPr>
          </w:rPrChange>
        </w:rPr>
        <w:t xml:space="preserve">  </w:t>
      </w:r>
      <w:r w:rsidR="0058418F" w:rsidRPr="00194C1D">
        <w:rPr>
          <w:rFonts w:ascii="Times New Roman" w:hAnsi="Times New Roman" w:cs="Times New Roman"/>
          <w:sz w:val="24"/>
          <w:szCs w:val="24"/>
          <w:rPrChange w:id="644" w:author="Owner" w:date="2017-04-10T10:31:00Z">
            <w:rPr>
              <w:sz w:val="24"/>
              <w:szCs w:val="24"/>
            </w:rPr>
          </w:rPrChange>
        </w:rPr>
        <w:t>This file provides a template for the user to enter high level data inputs for the simulation, as described in section 7.1.</w:t>
      </w:r>
    </w:p>
    <w:p w:rsidR="0058418F" w:rsidRPr="00194C1D" w:rsidRDefault="00952426" w:rsidP="0058418F">
      <w:pPr>
        <w:pStyle w:val="ListParagraph"/>
        <w:numPr>
          <w:ilvl w:val="0"/>
          <w:numId w:val="13"/>
        </w:numPr>
        <w:spacing w:after="0"/>
        <w:rPr>
          <w:rFonts w:ascii="Times New Roman" w:hAnsi="Times New Roman" w:cs="Times New Roman"/>
          <w:sz w:val="24"/>
          <w:szCs w:val="24"/>
          <w:rPrChange w:id="645" w:author="Owner" w:date="2017-04-10T10:31:00Z">
            <w:rPr>
              <w:sz w:val="24"/>
              <w:szCs w:val="24"/>
            </w:rPr>
          </w:rPrChange>
        </w:rPr>
      </w:pPr>
      <w:r w:rsidRPr="00194C1D">
        <w:rPr>
          <w:rFonts w:ascii="Times New Roman" w:hAnsi="Times New Roman" w:cs="Times New Roman"/>
          <w:b/>
          <w:sz w:val="24"/>
          <w:szCs w:val="24"/>
          <w:rPrChange w:id="646" w:author="Owner" w:date="2017-04-10T10:31:00Z">
            <w:rPr>
              <w:b/>
              <w:sz w:val="24"/>
              <w:szCs w:val="24"/>
            </w:rPr>
          </w:rPrChange>
        </w:rPr>
        <w:t>Site Level Input File</w:t>
      </w:r>
      <w:r w:rsidR="0047452C" w:rsidRPr="00194C1D">
        <w:rPr>
          <w:rFonts w:ascii="Times New Roman" w:hAnsi="Times New Roman" w:cs="Times New Roman"/>
          <w:sz w:val="24"/>
          <w:szCs w:val="24"/>
          <w:rPrChange w:id="647" w:author="Owner" w:date="2017-04-10T10:31:00Z">
            <w:rPr>
              <w:sz w:val="24"/>
              <w:szCs w:val="24"/>
            </w:rPr>
          </w:rPrChange>
        </w:rPr>
        <w:t xml:space="preserve"> (provided as “Site1_T1</w:t>
      </w:r>
      <w:r w:rsidRPr="00194C1D">
        <w:rPr>
          <w:rFonts w:ascii="Times New Roman" w:hAnsi="Times New Roman" w:cs="Times New Roman"/>
          <w:sz w:val="24"/>
          <w:szCs w:val="24"/>
          <w:rPrChange w:id="648" w:author="Owner" w:date="2017-04-10T10:31:00Z">
            <w:rPr>
              <w:sz w:val="24"/>
              <w:szCs w:val="24"/>
            </w:rPr>
          </w:rPrChange>
        </w:rPr>
        <w:t>.csv” or the Excel template “Input_Template.xlsx”</w:t>
      </w:r>
      <w:r w:rsidR="00437F81" w:rsidRPr="00194C1D">
        <w:rPr>
          <w:rFonts w:ascii="Times New Roman" w:hAnsi="Times New Roman" w:cs="Times New Roman"/>
          <w:sz w:val="24"/>
          <w:szCs w:val="24"/>
          <w:rPrChange w:id="649" w:author="Owner" w:date="2017-04-10T10:31:00Z">
            <w:rPr>
              <w:sz w:val="24"/>
              <w:szCs w:val="24"/>
            </w:rPr>
          </w:rPrChange>
        </w:rPr>
        <w:t>)</w:t>
      </w:r>
      <w:r w:rsidR="0058418F" w:rsidRPr="00194C1D">
        <w:rPr>
          <w:rFonts w:ascii="Times New Roman" w:hAnsi="Times New Roman" w:cs="Times New Roman"/>
          <w:sz w:val="24"/>
          <w:szCs w:val="24"/>
          <w:rPrChange w:id="650" w:author="Owner" w:date="2017-04-10T10:31:00Z">
            <w:rPr>
              <w:sz w:val="24"/>
              <w:szCs w:val="24"/>
            </w:rPr>
          </w:rPrChange>
        </w:rPr>
        <w:t xml:space="preserve"> </w:t>
      </w:r>
      <w:r w:rsidR="00437F81" w:rsidRPr="00194C1D">
        <w:rPr>
          <w:rFonts w:ascii="Times New Roman" w:hAnsi="Times New Roman" w:cs="Times New Roman"/>
          <w:sz w:val="24"/>
          <w:szCs w:val="24"/>
          <w:rPrChange w:id="651" w:author="Owner" w:date="2017-04-10T10:31:00Z">
            <w:rPr>
              <w:sz w:val="24"/>
              <w:szCs w:val="24"/>
            </w:rPr>
          </w:rPrChange>
        </w:rPr>
        <w:t xml:space="preserve"> </w:t>
      </w:r>
      <w:r w:rsidR="0058418F" w:rsidRPr="00194C1D">
        <w:rPr>
          <w:rFonts w:ascii="Times New Roman" w:hAnsi="Times New Roman" w:cs="Times New Roman"/>
          <w:sz w:val="24"/>
          <w:szCs w:val="24"/>
          <w:rPrChange w:id="652" w:author="Owner" w:date="2017-04-10T10:31:00Z">
            <w:rPr>
              <w:sz w:val="24"/>
              <w:szCs w:val="24"/>
            </w:rPr>
          </w:rPrChange>
        </w:rPr>
        <w:t xml:space="preserve">This file provides a template for detailed user inputs for </w:t>
      </w:r>
      <w:r w:rsidR="00531EA4" w:rsidRPr="00194C1D">
        <w:rPr>
          <w:rFonts w:ascii="Times New Roman" w:hAnsi="Times New Roman" w:cs="Times New Roman"/>
          <w:sz w:val="24"/>
          <w:szCs w:val="24"/>
          <w:rPrChange w:id="653" w:author="Owner" w:date="2017-04-10T10:31:00Z">
            <w:rPr>
              <w:sz w:val="24"/>
              <w:szCs w:val="24"/>
            </w:rPr>
          </w:rPrChange>
        </w:rPr>
        <w:t xml:space="preserve">required modeling parameters such as </w:t>
      </w:r>
      <w:r w:rsidR="0058418F" w:rsidRPr="00194C1D">
        <w:rPr>
          <w:rFonts w:ascii="Times New Roman" w:hAnsi="Times New Roman" w:cs="Times New Roman"/>
          <w:sz w:val="24"/>
          <w:szCs w:val="24"/>
          <w:rPrChange w:id="654" w:author="Owner" w:date="2017-04-10T10:31:00Z">
            <w:rPr>
              <w:sz w:val="24"/>
              <w:szCs w:val="24"/>
            </w:rPr>
          </w:rPrChange>
        </w:rPr>
        <w:t>fish survival p</w:t>
      </w:r>
      <w:r w:rsidR="00531EA4" w:rsidRPr="00194C1D">
        <w:rPr>
          <w:rFonts w:ascii="Times New Roman" w:hAnsi="Times New Roman" w:cs="Times New Roman"/>
          <w:sz w:val="24"/>
          <w:szCs w:val="24"/>
          <w:rPrChange w:id="655" w:author="Owner" w:date="2017-04-10T10:31:00Z">
            <w:rPr>
              <w:sz w:val="24"/>
              <w:szCs w:val="24"/>
            </w:rPr>
          </w:rPrChange>
        </w:rPr>
        <w:t>robabilities by life stage,</w:t>
      </w:r>
      <w:r w:rsidR="0058418F" w:rsidRPr="00194C1D">
        <w:rPr>
          <w:rFonts w:ascii="Times New Roman" w:hAnsi="Times New Roman" w:cs="Times New Roman"/>
          <w:sz w:val="24"/>
          <w:szCs w:val="24"/>
          <w:rPrChange w:id="656" w:author="Owner" w:date="2017-04-10T10:31:00Z">
            <w:rPr>
              <w:sz w:val="24"/>
              <w:szCs w:val="24"/>
            </w:rPr>
          </w:rPrChange>
        </w:rPr>
        <w:t xml:space="preserve"> land use and habitat information, and inputs for temporal trends</w:t>
      </w:r>
      <w:r w:rsidR="00531EA4" w:rsidRPr="00194C1D">
        <w:rPr>
          <w:rFonts w:ascii="Times New Roman" w:hAnsi="Times New Roman" w:cs="Times New Roman"/>
          <w:sz w:val="24"/>
          <w:szCs w:val="24"/>
          <w:rPrChange w:id="657" w:author="Owner" w:date="2017-04-10T10:31:00Z">
            <w:rPr>
              <w:sz w:val="24"/>
              <w:szCs w:val="24"/>
            </w:rPr>
          </w:rPrChange>
        </w:rPr>
        <w:t xml:space="preserve">; as well as input </w:t>
      </w:r>
      <w:r w:rsidR="001E016A" w:rsidRPr="00194C1D">
        <w:rPr>
          <w:rFonts w:ascii="Times New Roman" w:hAnsi="Times New Roman" w:cs="Times New Roman"/>
          <w:sz w:val="24"/>
          <w:szCs w:val="24"/>
          <w:rPrChange w:id="658" w:author="Owner" w:date="2017-04-10T10:31:00Z">
            <w:rPr>
              <w:sz w:val="24"/>
              <w:szCs w:val="24"/>
            </w:rPr>
          </w:rPrChange>
        </w:rPr>
        <w:t>describing</w:t>
      </w:r>
      <w:r w:rsidR="00531EA4" w:rsidRPr="00194C1D">
        <w:rPr>
          <w:rFonts w:ascii="Times New Roman" w:hAnsi="Times New Roman" w:cs="Times New Roman"/>
          <w:sz w:val="24"/>
          <w:szCs w:val="24"/>
          <w:rPrChange w:id="659" w:author="Owner" w:date="2017-04-10T10:31:00Z">
            <w:rPr>
              <w:sz w:val="24"/>
              <w:szCs w:val="24"/>
            </w:rPr>
          </w:rPrChange>
        </w:rPr>
        <w:t xml:space="preserve"> </w:t>
      </w:r>
      <w:r w:rsidR="0058418F" w:rsidRPr="00194C1D">
        <w:rPr>
          <w:rFonts w:ascii="Times New Roman" w:hAnsi="Times New Roman" w:cs="Times New Roman"/>
          <w:sz w:val="24"/>
          <w:szCs w:val="24"/>
          <w:rPrChange w:id="660" w:author="Owner" w:date="2017-04-10T10:31:00Z">
            <w:rPr>
              <w:sz w:val="24"/>
              <w:szCs w:val="24"/>
            </w:rPr>
          </w:rPrChange>
        </w:rPr>
        <w:t>stochasticity of these parameters.  Details on these inputs are found in sections 7.2 and 7.3.  Multiple copies, saved under separate filenames, of this file may be used to when modeling step changes in input par</w:t>
      </w:r>
      <w:r w:rsidR="00531EA4" w:rsidRPr="00194C1D">
        <w:rPr>
          <w:rFonts w:ascii="Times New Roman" w:hAnsi="Times New Roman" w:cs="Times New Roman"/>
          <w:sz w:val="24"/>
          <w:szCs w:val="24"/>
          <w:rPrChange w:id="661" w:author="Owner" w:date="2017-04-10T10:31:00Z">
            <w:rPr>
              <w:sz w:val="24"/>
              <w:szCs w:val="24"/>
            </w:rPr>
          </w:rPrChange>
        </w:rPr>
        <w:t>ameters.</w:t>
      </w:r>
      <w:r w:rsidR="008B25C8" w:rsidRPr="00194C1D">
        <w:rPr>
          <w:rFonts w:ascii="Times New Roman" w:hAnsi="Times New Roman" w:cs="Times New Roman"/>
          <w:sz w:val="24"/>
          <w:szCs w:val="24"/>
          <w:rPrChange w:id="662" w:author="Owner" w:date="2017-04-10T10:31:00Z">
            <w:rPr>
              <w:sz w:val="24"/>
              <w:szCs w:val="24"/>
            </w:rPr>
          </w:rPrChange>
        </w:rPr>
        <w:t xml:space="preserve">  </w:t>
      </w:r>
      <w:r w:rsidRPr="00194C1D">
        <w:rPr>
          <w:rFonts w:ascii="Times New Roman" w:hAnsi="Times New Roman" w:cs="Times New Roman"/>
          <w:sz w:val="24"/>
          <w:szCs w:val="24"/>
          <w:rPrChange w:id="663" w:author="Owner" w:date="2017-04-10T10:31:00Z">
            <w:rPr>
              <w:sz w:val="24"/>
              <w:szCs w:val="24"/>
            </w:rPr>
          </w:rPrChange>
        </w:rPr>
        <w:t xml:space="preserve"> At least one site level input file is required for each site included in the watershed model.</w:t>
      </w:r>
      <w:r w:rsidR="008B25C8" w:rsidRPr="00194C1D">
        <w:rPr>
          <w:rFonts w:ascii="Times New Roman" w:hAnsi="Times New Roman" w:cs="Times New Roman"/>
          <w:sz w:val="24"/>
          <w:szCs w:val="24"/>
          <w:rPrChange w:id="664" w:author="Owner" w:date="2017-04-10T10:31:00Z">
            <w:rPr>
              <w:sz w:val="24"/>
              <w:szCs w:val="24"/>
            </w:rPr>
          </w:rPrChange>
        </w:rPr>
        <w:t xml:space="preserve"> </w:t>
      </w:r>
    </w:p>
    <w:p w:rsidR="00D00BA4" w:rsidRPr="00194C1D" w:rsidRDefault="00952426" w:rsidP="0058418F">
      <w:pPr>
        <w:pStyle w:val="ListParagraph"/>
        <w:numPr>
          <w:ilvl w:val="0"/>
          <w:numId w:val="13"/>
        </w:numPr>
        <w:spacing w:after="0"/>
        <w:rPr>
          <w:rFonts w:ascii="Times New Roman" w:hAnsi="Times New Roman" w:cs="Times New Roman"/>
          <w:sz w:val="24"/>
          <w:szCs w:val="24"/>
          <w:rPrChange w:id="665" w:author="Owner" w:date="2017-04-10T10:31:00Z">
            <w:rPr>
              <w:sz w:val="24"/>
              <w:szCs w:val="24"/>
            </w:rPr>
          </w:rPrChange>
        </w:rPr>
      </w:pPr>
      <w:r w:rsidRPr="00194C1D">
        <w:rPr>
          <w:rFonts w:ascii="Times New Roman" w:hAnsi="Times New Roman" w:cs="Times New Roman"/>
          <w:b/>
          <w:sz w:val="24"/>
          <w:szCs w:val="24"/>
          <w:rPrChange w:id="666" w:author="Owner" w:date="2017-04-10T10:31:00Z">
            <w:rPr>
              <w:b/>
              <w:sz w:val="24"/>
              <w:szCs w:val="24"/>
            </w:rPr>
          </w:rPrChange>
        </w:rPr>
        <w:t>Initial Values File</w:t>
      </w:r>
      <w:r w:rsidRPr="00194C1D">
        <w:rPr>
          <w:rFonts w:ascii="Times New Roman" w:hAnsi="Times New Roman" w:cs="Times New Roman"/>
          <w:sz w:val="24"/>
          <w:szCs w:val="24"/>
          <w:rPrChange w:id="667" w:author="Owner" w:date="2017-04-10T10:31:00Z">
            <w:rPr>
              <w:sz w:val="24"/>
              <w:szCs w:val="24"/>
            </w:rPr>
          </w:rPrChange>
        </w:rPr>
        <w:t xml:space="preserve"> </w:t>
      </w:r>
      <w:r w:rsidRPr="00194C1D">
        <w:rPr>
          <w:rFonts w:ascii="Times New Roman" w:hAnsi="Times New Roman" w:cs="Times New Roman"/>
          <w:b/>
          <w:sz w:val="24"/>
          <w:szCs w:val="24"/>
          <w:rPrChange w:id="668" w:author="Owner" w:date="2017-04-10T10:31:00Z">
            <w:rPr>
              <w:b/>
              <w:sz w:val="24"/>
              <w:szCs w:val="24"/>
            </w:rPr>
          </w:rPrChange>
        </w:rPr>
        <w:t>(</w:t>
      </w:r>
      <w:r w:rsidRPr="00194C1D">
        <w:rPr>
          <w:rFonts w:ascii="Times New Roman" w:hAnsi="Times New Roman" w:cs="Times New Roman"/>
          <w:sz w:val="24"/>
          <w:szCs w:val="24"/>
          <w:rPrChange w:id="669" w:author="Owner" w:date="2017-04-10T10:31:00Z">
            <w:rPr>
              <w:sz w:val="24"/>
              <w:szCs w:val="24"/>
            </w:rPr>
          </w:rPrChange>
        </w:rPr>
        <w:t>provided as “</w:t>
      </w:r>
      <w:r w:rsidR="0047452C" w:rsidRPr="00194C1D">
        <w:rPr>
          <w:rFonts w:ascii="Times New Roman" w:hAnsi="Times New Roman" w:cs="Times New Roman"/>
          <w:sz w:val="24"/>
          <w:szCs w:val="24"/>
          <w:rPrChange w:id="670" w:author="Owner" w:date="2017-04-10T10:31:00Z">
            <w:rPr>
              <w:sz w:val="24"/>
              <w:szCs w:val="24"/>
            </w:rPr>
          </w:rPrChange>
        </w:rPr>
        <w:t>Site1_</w:t>
      </w:r>
      <w:r w:rsidRPr="00194C1D">
        <w:rPr>
          <w:rFonts w:ascii="Times New Roman" w:hAnsi="Times New Roman" w:cs="Times New Roman"/>
          <w:sz w:val="24"/>
          <w:szCs w:val="24"/>
          <w:rPrChange w:id="671" w:author="Owner" w:date="2017-04-10T10:31:00Z">
            <w:rPr>
              <w:sz w:val="24"/>
              <w:szCs w:val="24"/>
            </w:rPr>
          </w:rPrChange>
        </w:rPr>
        <w:t>Inits1.csv”, or the Excel template "Initial Values Template.xlsx”</w:t>
      </w:r>
      <w:proofErr w:type="gramStart"/>
      <w:r w:rsidRPr="00194C1D">
        <w:rPr>
          <w:rFonts w:ascii="Times New Roman" w:hAnsi="Times New Roman" w:cs="Times New Roman"/>
          <w:sz w:val="24"/>
          <w:szCs w:val="24"/>
          <w:rPrChange w:id="672" w:author="Owner" w:date="2017-04-10T10:31:00Z">
            <w:rPr>
              <w:sz w:val="24"/>
              <w:szCs w:val="24"/>
            </w:rPr>
          </w:rPrChange>
        </w:rPr>
        <w:t xml:space="preserve">. </w:t>
      </w:r>
      <w:r w:rsidR="00437F81" w:rsidRPr="00194C1D">
        <w:rPr>
          <w:rFonts w:ascii="Times New Roman" w:hAnsi="Times New Roman" w:cs="Times New Roman"/>
          <w:sz w:val="24"/>
          <w:szCs w:val="24"/>
          <w:rPrChange w:id="673" w:author="Owner" w:date="2017-04-10T10:31:00Z">
            <w:rPr>
              <w:sz w:val="24"/>
              <w:szCs w:val="24"/>
            </w:rPr>
          </w:rPrChange>
        </w:rPr>
        <w:t>)</w:t>
      </w:r>
      <w:proofErr w:type="gramEnd"/>
      <w:r w:rsidRPr="00194C1D">
        <w:rPr>
          <w:rFonts w:ascii="Times New Roman" w:hAnsi="Times New Roman" w:cs="Times New Roman"/>
          <w:sz w:val="24"/>
          <w:szCs w:val="24"/>
          <w:rPrChange w:id="674" w:author="Owner" w:date="2017-04-10T10:31:00Z">
            <w:rPr>
              <w:sz w:val="24"/>
              <w:szCs w:val="24"/>
            </w:rPr>
          </w:rPrChange>
        </w:rPr>
        <w:t xml:space="preserve">  These files are used to specify </w:t>
      </w:r>
      <w:r w:rsidR="0058418F" w:rsidRPr="00194C1D">
        <w:rPr>
          <w:rFonts w:ascii="Times New Roman" w:hAnsi="Times New Roman" w:cs="Times New Roman"/>
          <w:sz w:val="24"/>
          <w:szCs w:val="24"/>
          <w:rPrChange w:id="675" w:author="Owner" w:date="2017-04-10T10:31:00Z">
            <w:rPr>
              <w:sz w:val="24"/>
              <w:szCs w:val="24"/>
            </w:rPr>
          </w:rPrChange>
        </w:rPr>
        <w:t>Initial values</w:t>
      </w:r>
      <w:r w:rsidRPr="00194C1D">
        <w:rPr>
          <w:rFonts w:ascii="Times New Roman" w:hAnsi="Times New Roman" w:cs="Times New Roman"/>
          <w:sz w:val="24"/>
          <w:szCs w:val="24"/>
          <w:rPrChange w:id="676" w:author="Owner" w:date="2017-04-10T10:31:00Z">
            <w:rPr>
              <w:sz w:val="24"/>
              <w:szCs w:val="24"/>
            </w:rPr>
          </w:rPrChange>
        </w:rPr>
        <w:t xml:space="preserve"> for fish counts, by life stage.  One file is required for each site modeled.</w:t>
      </w:r>
      <w:r w:rsidR="0058418F" w:rsidRPr="00194C1D">
        <w:rPr>
          <w:rFonts w:ascii="Times New Roman" w:hAnsi="Times New Roman" w:cs="Times New Roman"/>
          <w:sz w:val="24"/>
          <w:szCs w:val="24"/>
          <w:rPrChange w:id="677" w:author="Owner" w:date="2017-04-10T10:31:00Z">
            <w:rPr>
              <w:sz w:val="24"/>
              <w:szCs w:val="24"/>
            </w:rPr>
          </w:rPrChange>
        </w:rPr>
        <w:t xml:space="preserve"> </w:t>
      </w:r>
      <w:r w:rsidRPr="00194C1D">
        <w:rPr>
          <w:rFonts w:ascii="Times New Roman" w:hAnsi="Times New Roman" w:cs="Times New Roman"/>
          <w:sz w:val="24"/>
          <w:szCs w:val="24"/>
          <w:rPrChange w:id="678" w:author="Owner" w:date="2017-04-10T10:31:00Z">
            <w:rPr>
              <w:sz w:val="24"/>
              <w:szCs w:val="24"/>
            </w:rPr>
          </w:rPrChange>
        </w:rPr>
        <w:t xml:space="preserve"> </w:t>
      </w:r>
      <w:r w:rsidR="008B25C8" w:rsidRPr="00194C1D">
        <w:rPr>
          <w:rFonts w:ascii="Times New Roman" w:hAnsi="Times New Roman" w:cs="Times New Roman"/>
          <w:sz w:val="24"/>
          <w:szCs w:val="24"/>
          <w:rPrChange w:id="679" w:author="Owner" w:date="2017-04-10T10:31:00Z">
            <w:rPr>
              <w:sz w:val="24"/>
              <w:szCs w:val="24"/>
            </w:rPr>
          </w:rPrChange>
        </w:rPr>
        <w:t>Details on providing inputs to this file are found in section 7</w:t>
      </w:r>
      <w:r w:rsidR="00345EA8" w:rsidRPr="00194C1D">
        <w:rPr>
          <w:rFonts w:ascii="Times New Roman" w:hAnsi="Times New Roman" w:cs="Times New Roman"/>
          <w:sz w:val="24"/>
          <w:szCs w:val="24"/>
          <w:rPrChange w:id="680" w:author="Owner" w:date="2017-04-10T10:31:00Z">
            <w:rPr>
              <w:sz w:val="24"/>
              <w:szCs w:val="24"/>
            </w:rPr>
          </w:rPrChange>
        </w:rPr>
        <w:t>.4.</w:t>
      </w:r>
    </w:p>
    <w:p w:rsidR="00952426" w:rsidRPr="00194C1D" w:rsidRDefault="00952426" w:rsidP="0058418F">
      <w:pPr>
        <w:pStyle w:val="ListParagraph"/>
        <w:numPr>
          <w:ilvl w:val="0"/>
          <w:numId w:val="13"/>
        </w:numPr>
        <w:spacing w:after="0"/>
        <w:rPr>
          <w:rFonts w:ascii="Times New Roman" w:hAnsi="Times New Roman" w:cs="Times New Roman"/>
          <w:sz w:val="24"/>
          <w:szCs w:val="24"/>
          <w:rPrChange w:id="681" w:author="Owner" w:date="2017-04-10T10:31:00Z">
            <w:rPr>
              <w:sz w:val="24"/>
              <w:szCs w:val="24"/>
            </w:rPr>
          </w:rPrChange>
        </w:rPr>
      </w:pPr>
      <w:r w:rsidRPr="00194C1D">
        <w:rPr>
          <w:rFonts w:ascii="Times New Roman" w:hAnsi="Times New Roman" w:cs="Times New Roman"/>
          <w:b/>
          <w:sz w:val="24"/>
          <w:szCs w:val="24"/>
          <w:rPrChange w:id="682" w:author="Owner" w:date="2017-04-10T10:31:00Z">
            <w:rPr>
              <w:b/>
              <w:sz w:val="24"/>
              <w:szCs w:val="24"/>
            </w:rPr>
          </w:rPrChange>
        </w:rPr>
        <w:lastRenderedPageBreak/>
        <w:t>Cross Site Migration File</w:t>
      </w:r>
      <w:r w:rsidRPr="00194C1D">
        <w:rPr>
          <w:rFonts w:ascii="Times New Roman" w:hAnsi="Times New Roman" w:cs="Times New Roman"/>
          <w:sz w:val="24"/>
          <w:szCs w:val="24"/>
          <w:rPrChange w:id="683" w:author="Owner" w:date="2017-04-10T10:31:00Z">
            <w:rPr>
              <w:sz w:val="24"/>
              <w:szCs w:val="24"/>
            </w:rPr>
          </w:rPrChange>
        </w:rPr>
        <w:t xml:space="preserve"> (provided as </w:t>
      </w:r>
      <w:r w:rsidR="00437F81" w:rsidRPr="00194C1D">
        <w:rPr>
          <w:rFonts w:ascii="Times New Roman" w:hAnsi="Times New Roman" w:cs="Times New Roman"/>
          <w:sz w:val="24"/>
          <w:szCs w:val="24"/>
          <w:rPrChange w:id="684" w:author="Owner" w:date="2017-04-10T10:31:00Z">
            <w:rPr>
              <w:sz w:val="24"/>
              <w:szCs w:val="24"/>
            </w:rPr>
          </w:rPrChange>
        </w:rPr>
        <w:t>Cross_Site_Migration_T1.csv” or the Excel template “Cross_Site_Migration_Template.xlsx”</w:t>
      </w:r>
      <w:proofErr w:type="gramStart"/>
      <w:r w:rsidR="00437F81" w:rsidRPr="00194C1D">
        <w:rPr>
          <w:rFonts w:ascii="Times New Roman" w:hAnsi="Times New Roman" w:cs="Times New Roman"/>
          <w:sz w:val="24"/>
          <w:szCs w:val="24"/>
          <w:rPrChange w:id="685" w:author="Owner" w:date="2017-04-10T10:31:00Z">
            <w:rPr>
              <w:sz w:val="24"/>
              <w:szCs w:val="24"/>
            </w:rPr>
          </w:rPrChange>
        </w:rPr>
        <w:t>. )</w:t>
      </w:r>
      <w:proofErr w:type="gramEnd"/>
      <w:r w:rsidR="00437F81" w:rsidRPr="00194C1D">
        <w:rPr>
          <w:rFonts w:ascii="Times New Roman" w:hAnsi="Times New Roman" w:cs="Times New Roman"/>
          <w:sz w:val="24"/>
          <w:szCs w:val="24"/>
          <w:rPrChange w:id="686" w:author="Owner" w:date="2017-04-10T10:31:00Z">
            <w:rPr>
              <w:sz w:val="24"/>
              <w:szCs w:val="24"/>
            </w:rPr>
          </w:rPrChange>
        </w:rPr>
        <w:t xml:space="preserve"> This file allows the user to specify the probability of a fish migrating from one site to another within a watershed, by life stage.  For example, while a spawner generally returns to the same site from which it smolted, the user may specify a probability that it returns to a different site to spawn.</w:t>
      </w:r>
      <w:r w:rsidRPr="00194C1D">
        <w:rPr>
          <w:rFonts w:ascii="Times New Roman" w:hAnsi="Times New Roman" w:cs="Times New Roman"/>
          <w:sz w:val="24"/>
          <w:szCs w:val="24"/>
          <w:rPrChange w:id="687" w:author="Owner" w:date="2017-04-10T10:31:00Z">
            <w:rPr>
              <w:sz w:val="24"/>
              <w:szCs w:val="24"/>
            </w:rPr>
          </w:rPrChange>
        </w:rPr>
        <w:br/>
      </w:r>
    </w:p>
    <w:p w:rsidR="00AB1CEC" w:rsidRPr="00194C1D" w:rsidRDefault="00AB1CEC" w:rsidP="006A3868">
      <w:pPr>
        <w:spacing w:after="0"/>
        <w:rPr>
          <w:rFonts w:ascii="Times New Roman" w:hAnsi="Times New Roman" w:cs="Times New Roman"/>
          <w:sz w:val="24"/>
          <w:szCs w:val="24"/>
          <w:rPrChange w:id="688" w:author="Owner" w:date="2017-04-10T10:31:00Z">
            <w:rPr>
              <w:sz w:val="24"/>
              <w:szCs w:val="24"/>
            </w:rPr>
          </w:rPrChange>
        </w:rPr>
      </w:pPr>
    </w:p>
    <w:p w:rsidR="0058418F" w:rsidRPr="00194C1D" w:rsidRDefault="0058418F" w:rsidP="006A3868">
      <w:pPr>
        <w:spacing w:after="0"/>
        <w:rPr>
          <w:rFonts w:ascii="Times New Roman" w:hAnsi="Times New Roman" w:cs="Times New Roman"/>
          <w:sz w:val="24"/>
          <w:szCs w:val="24"/>
          <w:rPrChange w:id="689" w:author="Owner" w:date="2017-04-10T10:31:00Z">
            <w:rPr>
              <w:sz w:val="24"/>
              <w:szCs w:val="24"/>
            </w:rPr>
          </w:rPrChange>
        </w:rPr>
      </w:pPr>
    </w:p>
    <w:p w:rsidR="00DD093B" w:rsidRPr="00194C1D" w:rsidRDefault="00DD093B" w:rsidP="00922515">
      <w:pPr>
        <w:pStyle w:val="ListParagraph"/>
        <w:numPr>
          <w:ilvl w:val="0"/>
          <w:numId w:val="1"/>
        </w:numPr>
        <w:spacing w:after="0"/>
        <w:outlineLvl w:val="0"/>
        <w:rPr>
          <w:rFonts w:ascii="Times New Roman" w:hAnsi="Times New Roman" w:cs="Times New Roman"/>
          <w:b/>
          <w:sz w:val="28"/>
          <w:szCs w:val="24"/>
          <w:rPrChange w:id="690" w:author="Owner" w:date="2017-04-10T10:31:00Z">
            <w:rPr>
              <w:rFonts w:ascii="Times New Roman" w:hAnsi="Times New Roman" w:cs="Times New Roman"/>
              <w:b/>
              <w:sz w:val="28"/>
              <w:szCs w:val="24"/>
            </w:rPr>
          </w:rPrChange>
        </w:rPr>
      </w:pPr>
      <w:bookmarkStart w:id="691" w:name="_Toc479584370"/>
      <w:r w:rsidRPr="00194C1D">
        <w:rPr>
          <w:rFonts w:ascii="Times New Roman" w:hAnsi="Times New Roman" w:cs="Times New Roman"/>
          <w:b/>
          <w:sz w:val="28"/>
          <w:szCs w:val="24"/>
          <w:rPrChange w:id="692" w:author="Owner" w:date="2017-04-10T10:31:00Z">
            <w:rPr>
              <w:rFonts w:ascii="Times New Roman" w:hAnsi="Times New Roman" w:cs="Times New Roman"/>
              <w:b/>
              <w:sz w:val="28"/>
              <w:szCs w:val="24"/>
            </w:rPr>
          </w:rPrChange>
        </w:rPr>
        <w:t>The Beverton Holt Spawner Recruit Model</w:t>
      </w:r>
      <w:bookmarkEnd w:id="691"/>
    </w:p>
    <w:p w:rsidR="00A7607A" w:rsidRPr="00194C1D" w:rsidRDefault="00A7607A" w:rsidP="00A7607A">
      <w:pPr>
        <w:pStyle w:val="ListParagraph"/>
        <w:spacing w:after="0"/>
        <w:outlineLvl w:val="0"/>
        <w:rPr>
          <w:rFonts w:ascii="Times New Roman" w:hAnsi="Times New Roman" w:cs="Times New Roman"/>
          <w:b/>
          <w:sz w:val="24"/>
          <w:szCs w:val="24"/>
          <w:rPrChange w:id="693" w:author="Owner" w:date="2017-04-10T10:31:00Z">
            <w:rPr>
              <w:rFonts w:ascii="Times New Roman" w:hAnsi="Times New Roman" w:cs="Times New Roman"/>
              <w:b/>
              <w:sz w:val="24"/>
              <w:szCs w:val="24"/>
            </w:rPr>
          </w:rPrChange>
        </w:rPr>
      </w:pPr>
    </w:p>
    <w:p w:rsidR="00AE502E" w:rsidRPr="00194C1D" w:rsidRDefault="00AE502E" w:rsidP="00DD093B">
      <w:pPr>
        <w:spacing w:after="0"/>
        <w:rPr>
          <w:rFonts w:ascii="Times New Roman" w:hAnsi="Times New Roman" w:cs="Times New Roman"/>
          <w:sz w:val="24"/>
          <w:szCs w:val="24"/>
          <w:rPrChange w:id="694" w:author="Owner" w:date="2017-04-10T10:31:00Z">
            <w:rPr>
              <w:rFonts w:ascii="Times New Roman" w:hAnsi="Times New Roman" w:cs="Times New Roman"/>
              <w:sz w:val="24"/>
              <w:szCs w:val="24"/>
            </w:rPr>
          </w:rPrChange>
        </w:rPr>
      </w:pPr>
    </w:p>
    <w:p w:rsidR="00932AF7" w:rsidRPr="00194C1D" w:rsidRDefault="00DD093B" w:rsidP="00DD093B">
      <w:pPr>
        <w:spacing w:after="0"/>
        <w:rPr>
          <w:rFonts w:ascii="Times New Roman" w:hAnsi="Times New Roman" w:cs="Times New Roman"/>
          <w:sz w:val="24"/>
          <w:szCs w:val="24"/>
          <w:rPrChange w:id="695"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696" w:author="Owner" w:date="2017-04-10T10:31:00Z">
            <w:rPr>
              <w:rFonts w:ascii="Times New Roman" w:hAnsi="Times New Roman" w:cs="Times New Roman"/>
              <w:sz w:val="24"/>
              <w:szCs w:val="24"/>
            </w:rPr>
          </w:rPrChange>
        </w:rPr>
        <w:t>The watershed population model follows the Beverton-Holt</w:t>
      </w:r>
      <w:r w:rsidR="00932AF7" w:rsidRPr="00194C1D">
        <w:rPr>
          <w:rFonts w:ascii="Times New Roman" w:hAnsi="Times New Roman" w:cs="Times New Roman"/>
          <w:sz w:val="24"/>
          <w:szCs w:val="24"/>
          <w:rPrChange w:id="697" w:author="Owner" w:date="2017-04-10T10:31:00Z">
            <w:rPr>
              <w:rFonts w:ascii="Times New Roman" w:hAnsi="Times New Roman" w:cs="Times New Roman"/>
              <w:sz w:val="24"/>
              <w:szCs w:val="24"/>
            </w:rPr>
          </w:rPrChange>
        </w:rPr>
        <w:t xml:space="preserve"> spawner recruit model (</w:t>
      </w:r>
      <w:r w:rsidR="00932AF7" w:rsidRPr="00194C1D">
        <w:rPr>
          <w:rFonts w:ascii="Times New Roman" w:hAnsi="Times New Roman" w:cs="Times New Roman"/>
          <w:sz w:val="24"/>
          <w:szCs w:val="23"/>
          <w:rPrChange w:id="698" w:author="Owner" w:date="2017-04-10T10:31:00Z">
            <w:rPr>
              <w:rFonts w:ascii="Times New Roman" w:hAnsi="Times New Roman"/>
              <w:sz w:val="24"/>
              <w:szCs w:val="23"/>
            </w:rPr>
          </w:rPrChange>
        </w:rPr>
        <w:t>Beverton and Holt 1</w:t>
      </w:r>
      <w:r w:rsidR="00040C0F" w:rsidRPr="00194C1D">
        <w:rPr>
          <w:rFonts w:ascii="Times New Roman" w:hAnsi="Times New Roman" w:cs="Times New Roman"/>
          <w:sz w:val="24"/>
          <w:szCs w:val="23"/>
          <w:rPrChange w:id="699" w:author="Owner" w:date="2017-04-10T10:31:00Z">
            <w:rPr>
              <w:rFonts w:ascii="Times New Roman" w:hAnsi="Times New Roman"/>
              <w:sz w:val="24"/>
              <w:szCs w:val="23"/>
            </w:rPr>
          </w:rPrChange>
        </w:rPr>
        <w:t>957</w:t>
      </w:r>
      <w:r w:rsidR="00932AF7" w:rsidRPr="00194C1D">
        <w:rPr>
          <w:rFonts w:ascii="Times New Roman" w:hAnsi="Times New Roman" w:cs="Times New Roman"/>
          <w:sz w:val="24"/>
          <w:szCs w:val="23"/>
          <w:rPrChange w:id="700" w:author="Owner" w:date="2017-04-10T10:31:00Z">
            <w:rPr>
              <w:rFonts w:ascii="Times New Roman" w:hAnsi="Times New Roman"/>
              <w:sz w:val="24"/>
              <w:szCs w:val="23"/>
            </w:rPr>
          </w:rPrChange>
        </w:rPr>
        <w:t xml:space="preserve">) </w:t>
      </w:r>
      <w:r w:rsidRPr="00194C1D">
        <w:rPr>
          <w:rFonts w:ascii="Times New Roman" w:hAnsi="Times New Roman" w:cs="Times New Roman"/>
          <w:sz w:val="24"/>
          <w:szCs w:val="24"/>
          <w:rPrChange w:id="701" w:author="Owner" w:date="2017-04-10T10:31:00Z">
            <w:rPr>
              <w:rFonts w:ascii="Times New Roman" w:hAnsi="Times New Roman" w:cs="Times New Roman"/>
              <w:sz w:val="24"/>
              <w:szCs w:val="24"/>
            </w:rPr>
          </w:rPrChange>
        </w:rPr>
        <w:t>as ha</w:t>
      </w:r>
      <w:r w:rsidR="002A6DD0" w:rsidRPr="00194C1D">
        <w:rPr>
          <w:rFonts w:ascii="Times New Roman" w:hAnsi="Times New Roman" w:cs="Times New Roman"/>
          <w:sz w:val="24"/>
          <w:szCs w:val="24"/>
          <w:rPrChange w:id="702" w:author="Owner" w:date="2017-04-10T10:31:00Z">
            <w:rPr>
              <w:rFonts w:ascii="Times New Roman" w:hAnsi="Times New Roman" w:cs="Times New Roman"/>
              <w:sz w:val="24"/>
              <w:szCs w:val="24"/>
            </w:rPr>
          </w:rPrChange>
        </w:rPr>
        <w:t>s</w:t>
      </w:r>
      <w:r w:rsidR="00932AF7" w:rsidRPr="00194C1D">
        <w:rPr>
          <w:rFonts w:ascii="Times New Roman" w:hAnsi="Times New Roman" w:cs="Times New Roman"/>
          <w:sz w:val="24"/>
          <w:szCs w:val="24"/>
          <w:rPrChange w:id="703" w:author="Owner" w:date="2017-04-10T10:31:00Z">
            <w:rPr>
              <w:rFonts w:ascii="Times New Roman" w:hAnsi="Times New Roman" w:cs="Times New Roman"/>
              <w:sz w:val="24"/>
              <w:szCs w:val="24"/>
            </w:rPr>
          </w:rPrChange>
        </w:rPr>
        <w:t xml:space="preserve"> previously been implemented for modeling life stage population dynamics for salmonid populations </w:t>
      </w:r>
      <w:r w:rsidR="001E016A" w:rsidRPr="00194C1D">
        <w:rPr>
          <w:rFonts w:ascii="Times New Roman" w:hAnsi="Times New Roman" w:cs="Times New Roman"/>
          <w:sz w:val="24"/>
          <w:szCs w:val="24"/>
          <w:rPrChange w:id="704" w:author="Owner" w:date="2017-04-10T10:31:00Z">
            <w:rPr>
              <w:rFonts w:ascii="Times New Roman" w:hAnsi="Times New Roman" w:cs="Times New Roman"/>
              <w:sz w:val="24"/>
              <w:szCs w:val="24"/>
            </w:rPr>
          </w:rPrChange>
        </w:rPr>
        <w:t xml:space="preserve">(Yuen and </w:t>
      </w:r>
      <w:r w:rsidR="00932AF7" w:rsidRPr="00194C1D">
        <w:rPr>
          <w:rFonts w:ascii="Times New Roman" w:hAnsi="Times New Roman" w:cs="Times New Roman"/>
          <w:sz w:val="24"/>
          <w:szCs w:val="24"/>
          <w:rPrChange w:id="705" w:author="Owner" w:date="2017-04-10T10:31:00Z">
            <w:rPr>
              <w:rFonts w:ascii="Times New Roman" w:hAnsi="Times New Roman" w:cs="Times New Roman"/>
              <w:sz w:val="24"/>
              <w:szCs w:val="24"/>
            </w:rPr>
          </w:rPrChange>
        </w:rPr>
        <w:t>Sharma</w:t>
      </w:r>
      <w:r w:rsidR="001E016A" w:rsidRPr="00194C1D">
        <w:rPr>
          <w:rFonts w:ascii="Times New Roman" w:hAnsi="Times New Roman" w:cs="Times New Roman"/>
          <w:sz w:val="24"/>
          <w:szCs w:val="24"/>
          <w:rPrChange w:id="706" w:author="Owner" w:date="2017-04-10T10:31:00Z">
            <w:rPr>
              <w:rFonts w:ascii="Times New Roman" w:hAnsi="Times New Roman" w:cs="Times New Roman"/>
              <w:sz w:val="24"/>
              <w:szCs w:val="24"/>
            </w:rPr>
          </w:rPrChange>
        </w:rPr>
        <w:t>,</w:t>
      </w:r>
      <w:r w:rsidR="00C85EF3" w:rsidRPr="00194C1D">
        <w:rPr>
          <w:rFonts w:ascii="Times New Roman" w:hAnsi="Times New Roman" w:cs="Times New Roman"/>
          <w:sz w:val="24"/>
          <w:szCs w:val="24"/>
          <w:rPrChange w:id="707" w:author="Owner" w:date="2017-04-10T10:31:00Z">
            <w:rPr>
              <w:rFonts w:ascii="Times New Roman" w:hAnsi="Times New Roman" w:cs="Times New Roman"/>
              <w:sz w:val="24"/>
              <w:szCs w:val="24"/>
            </w:rPr>
          </w:rPrChange>
        </w:rPr>
        <w:t xml:space="preserve"> </w:t>
      </w:r>
      <w:r w:rsidR="00932AF7" w:rsidRPr="00194C1D">
        <w:rPr>
          <w:rFonts w:ascii="Times New Roman" w:hAnsi="Times New Roman" w:cs="Times New Roman"/>
          <w:sz w:val="24"/>
          <w:szCs w:val="24"/>
          <w:rPrChange w:id="708" w:author="Owner" w:date="2017-04-10T10:31:00Z">
            <w:rPr>
              <w:rFonts w:ascii="Times New Roman" w:hAnsi="Times New Roman" w:cs="Times New Roman"/>
              <w:sz w:val="24"/>
              <w:szCs w:val="24"/>
            </w:rPr>
          </w:rPrChange>
        </w:rPr>
        <w:t>2005</w:t>
      </w:r>
      <w:r w:rsidR="001E016A" w:rsidRPr="00194C1D">
        <w:rPr>
          <w:rFonts w:ascii="Times New Roman" w:hAnsi="Times New Roman" w:cs="Times New Roman"/>
          <w:sz w:val="24"/>
          <w:szCs w:val="24"/>
          <w:rPrChange w:id="709" w:author="Owner" w:date="2017-04-10T10:31:00Z">
            <w:rPr>
              <w:rFonts w:ascii="Times New Roman" w:hAnsi="Times New Roman" w:cs="Times New Roman"/>
              <w:sz w:val="24"/>
              <w:szCs w:val="24"/>
            </w:rPr>
          </w:rPrChange>
        </w:rPr>
        <w:t>;</w:t>
      </w:r>
      <w:r w:rsidR="00C85EF3" w:rsidRPr="00194C1D">
        <w:rPr>
          <w:rFonts w:ascii="Times New Roman" w:hAnsi="Times New Roman" w:cs="Times New Roman"/>
          <w:sz w:val="24"/>
          <w:szCs w:val="24"/>
          <w:rPrChange w:id="710" w:author="Owner" w:date="2017-04-10T10:31:00Z">
            <w:rPr>
              <w:rFonts w:ascii="Times New Roman" w:hAnsi="Times New Roman" w:cs="Times New Roman"/>
              <w:sz w:val="24"/>
              <w:szCs w:val="24"/>
            </w:rPr>
          </w:rPrChange>
        </w:rPr>
        <w:t xml:space="preserve"> </w:t>
      </w:r>
      <w:r w:rsidR="00C85EF3" w:rsidRPr="00194C1D">
        <w:rPr>
          <w:rFonts w:ascii="Times New Roman" w:hAnsi="Times New Roman" w:cs="Times New Roman"/>
          <w:sz w:val="24"/>
          <w:rPrChange w:id="711" w:author="Owner" w:date="2017-04-10T10:31:00Z">
            <w:rPr>
              <w:rFonts w:ascii="Times New Roman" w:hAnsi="Times New Roman"/>
              <w:sz w:val="24"/>
            </w:rPr>
          </w:rPrChange>
        </w:rPr>
        <w:t xml:space="preserve">Mousalli and </w:t>
      </w:r>
      <w:r w:rsidR="001E016A" w:rsidRPr="00194C1D">
        <w:rPr>
          <w:rFonts w:ascii="Times New Roman" w:hAnsi="Times New Roman" w:cs="Times New Roman"/>
          <w:sz w:val="24"/>
          <w:rPrChange w:id="712" w:author="Owner" w:date="2017-04-10T10:31:00Z">
            <w:rPr>
              <w:rFonts w:ascii="Times New Roman" w:hAnsi="Times New Roman"/>
              <w:sz w:val="24"/>
            </w:rPr>
          </w:rPrChange>
        </w:rPr>
        <w:t>Hilborn,</w:t>
      </w:r>
      <w:r w:rsidR="00C85EF3" w:rsidRPr="00194C1D">
        <w:rPr>
          <w:rFonts w:ascii="Times New Roman" w:hAnsi="Times New Roman" w:cs="Times New Roman"/>
          <w:sz w:val="24"/>
          <w:rPrChange w:id="713" w:author="Owner" w:date="2017-04-10T10:31:00Z">
            <w:rPr>
              <w:rFonts w:ascii="Times New Roman" w:hAnsi="Times New Roman"/>
              <w:sz w:val="24"/>
            </w:rPr>
          </w:rPrChange>
        </w:rPr>
        <w:t xml:space="preserve"> 1986</w:t>
      </w:r>
      <w:r w:rsidR="001E016A" w:rsidRPr="00194C1D">
        <w:rPr>
          <w:rFonts w:ascii="Times New Roman" w:hAnsi="Times New Roman" w:cs="Times New Roman"/>
          <w:sz w:val="24"/>
          <w:rPrChange w:id="714" w:author="Owner" w:date="2017-04-10T10:31:00Z">
            <w:rPr>
              <w:rFonts w:ascii="Times New Roman" w:hAnsi="Times New Roman"/>
              <w:sz w:val="24"/>
            </w:rPr>
          </w:rPrChange>
        </w:rPr>
        <w:t>)</w:t>
      </w:r>
      <w:r w:rsidR="00932AF7" w:rsidRPr="00194C1D">
        <w:rPr>
          <w:rFonts w:ascii="Times New Roman" w:hAnsi="Times New Roman" w:cs="Times New Roman"/>
          <w:sz w:val="24"/>
          <w:szCs w:val="24"/>
          <w:rPrChange w:id="715" w:author="Owner" w:date="2017-04-10T10:31:00Z">
            <w:rPr>
              <w:rFonts w:ascii="Times New Roman" w:hAnsi="Times New Roman" w:cs="Times New Roman"/>
              <w:sz w:val="24"/>
              <w:szCs w:val="24"/>
            </w:rPr>
          </w:rPrChange>
        </w:rPr>
        <w:t>.  The basic structure of the Beverton Holt model is as follows:</w:t>
      </w:r>
    </w:p>
    <w:p w:rsidR="00932AF7" w:rsidRPr="00194C1D" w:rsidRDefault="00932AF7" w:rsidP="00DD093B">
      <w:pPr>
        <w:spacing w:after="0"/>
        <w:rPr>
          <w:rFonts w:ascii="Times New Roman" w:hAnsi="Times New Roman" w:cs="Times New Roman"/>
          <w:sz w:val="24"/>
          <w:szCs w:val="24"/>
          <w:rPrChange w:id="716" w:author="Owner" w:date="2017-04-10T10:31:00Z">
            <w:rPr>
              <w:rFonts w:ascii="Times New Roman" w:hAnsi="Times New Roman" w:cs="Times New Roman"/>
              <w:sz w:val="24"/>
              <w:szCs w:val="24"/>
            </w:rPr>
          </w:rPrChange>
        </w:rPr>
      </w:pPr>
    </w:p>
    <w:p w:rsidR="00932AF7" w:rsidRPr="00194C1D" w:rsidRDefault="00194C1D" w:rsidP="00D24075">
      <w:pPr>
        <w:spacing w:after="0"/>
        <w:ind w:left="720"/>
        <w:rPr>
          <w:rFonts w:ascii="Times New Roman" w:hAnsi="Times New Roman" w:cs="Times New Roman"/>
          <w:sz w:val="24"/>
          <w:szCs w:val="24"/>
          <w:rPrChange w:id="717"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718"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19" w:author="Owner" w:date="2017-04-10T10:31:00Z">
                  <w:rPr>
                    <w:rFonts w:ascii="Cambria Math" w:hAnsi="Cambria Math" w:cs="Times New Roman"/>
                    <w:sz w:val="24"/>
                    <w:szCs w:val="24"/>
                  </w:rPr>
                </w:rPrChange>
              </w:rPr>
              <m:t>N</m:t>
            </m:r>
          </m:e>
          <m:sub>
            <m:r>
              <w:rPr>
                <w:rFonts w:ascii="Cambria Math" w:hAnsi="Cambria Math" w:cs="Times New Roman"/>
                <w:sz w:val="24"/>
                <w:szCs w:val="24"/>
                <w:rPrChange w:id="720" w:author="Owner" w:date="2017-04-10T10:31:00Z">
                  <w:rPr>
                    <w:rFonts w:ascii="Cambria Math" w:hAnsi="Cambria Math" w:cs="Times New Roman"/>
                    <w:sz w:val="24"/>
                    <w:szCs w:val="24"/>
                  </w:rPr>
                </w:rPrChange>
              </w:rPr>
              <m:t>k, i+1, t+1</m:t>
            </m:r>
          </m:sub>
        </m:sSub>
        <m:r>
          <w:rPr>
            <w:rFonts w:ascii="Cambria Math" w:hAnsi="Cambria Math" w:cs="Times New Roman"/>
            <w:sz w:val="24"/>
            <w:szCs w:val="24"/>
            <w:rPrChange w:id="721" w:author="Owner" w:date="2017-04-10T10:31:00Z">
              <w:rPr>
                <w:rFonts w:ascii="Cambria Math" w:hAnsi="Cambria Math" w:cs="Times New Roman"/>
                <w:sz w:val="24"/>
                <w:szCs w:val="24"/>
              </w:rPr>
            </w:rPrChange>
          </w:rPr>
          <m:t xml:space="preserve">= </m:t>
        </m:r>
        <m:f>
          <m:fPr>
            <m:ctrlPr>
              <w:rPr>
                <w:rFonts w:ascii="Cambria Math" w:hAnsi="Cambria Math" w:cs="Times New Roman"/>
                <w:i/>
                <w:sz w:val="24"/>
                <w:szCs w:val="24"/>
                <w:rPrChange w:id="722" w:author="Owner" w:date="2017-04-10T10:31:00Z">
                  <w:rPr>
                    <w:rFonts w:ascii="Cambria Math" w:hAnsi="Cambria Math" w:cs="Times New Roman"/>
                    <w:i/>
                    <w:sz w:val="24"/>
                    <w:szCs w:val="24"/>
                  </w:rPr>
                </w:rPrChange>
              </w:rPr>
            </m:ctrlPr>
          </m:fPr>
          <m:num>
            <m:sSub>
              <m:sSubPr>
                <m:ctrlPr>
                  <w:rPr>
                    <w:rFonts w:ascii="Cambria Math" w:hAnsi="Cambria Math" w:cs="Times New Roman"/>
                    <w:i/>
                    <w:sz w:val="24"/>
                    <w:szCs w:val="24"/>
                    <w:rPrChange w:id="723"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24" w:author="Owner" w:date="2017-04-10T10:31:00Z">
                      <w:rPr>
                        <w:rFonts w:ascii="Cambria Math" w:hAnsi="Cambria Math" w:cs="Times New Roman"/>
                        <w:sz w:val="24"/>
                        <w:szCs w:val="24"/>
                      </w:rPr>
                    </w:rPrChange>
                  </w:rPr>
                  <m:t>N</m:t>
                </m:r>
              </m:e>
              <m:sub>
                <m:r>
                  <w:rPr>
                    <w:rFonts w:ascii="Cambria Math" w:hAnsi="Cambria Math" w:cs="Times New Roman"/>
                    <w:sz w:val="24"/>
                    <w:szCs w:val="24"/>
                    <w:rPrChange w:id="725" w:author="Owner" w:date="2017-04-10T10:31:00Z">
                      <w:rPr>
                        <w:rFonts w:ascii="Cambria Math" w:hAnsi="Cambria Math" w:cs="Times New Roman"/>
                        <w:sz w:val="24"/>
                        <w:szCs w:val="24"/>
                      </w:rPr>
                    </w:rPrChange>
                  </w:rPr>
                  <m:t>k,i,t</m:t>
                </m:r>
              </m:sub>
            </m:sSub>
          </m:num>
          <m:den>
            <m:f>
              <m:fPr>
                <m:ctrlPr>
                  <w:rPr>
                    <w:rFonts w:ascii="Cambria Math" w:hAnsi="Cambria Math" w:cs="Times New Roman"/>
                    <w:i/>
                    <w:sz w:val="24"/>
                    <w:szCs w:val="24"/>
                    <w:rPrChange w:id="726" w:author="Owner" w:date="2017-04-10T10:31:00Z">
                      <w:rPr>
                        <w:rFonts w:ascii="Cambria Math" w:hAnsi="Cambria Math" w:cs="Times New Roman"/>
                        <w:i/>
                        <w:sz w:val="24"/>
                        <w:szCs w:val="24"/>
                      </w:rPr>
                    </w:rPrChange>
                  </w:rPr>
                </m:ctrlPr>
              </m:fPr>
              <m:num>
                <m:r>
                  <w:rPr>
                    <w:rFonts w:ascii="Cambria Math" w:hAnsi="Cambria Math" w:cs="Times New Roman"/>
                    <w:sz w:val="24"/>
                    <w:szCs w:val="24"/>
                    <w:rPrChange w:id="727" w:author="Owner" w:date="2017-04-10T10:31:00Z">
                      <w:rPr>
                        <w:rFonts w:ascii="Cambria Math" w:hAnsi="Cambria Math" w:cs="Times New Roman"/>
                        <w:sz w:val="24"/>
                        <w:szCs w:val="24"/>
                      </w:rPr>
                    </w:rPrChange>
                  </w:rPr>
                  <m:t>1</m:t>
                </m:r>
              </m:num>
              <m:den>
                <m:sSub>
                  <m:sSubPr>
                    <m:ctrlPr>
                      <w:rPr>
                        <w:rFonts w:ascii="Cambria Math" w:hAnsi="Cambria Math" w:cs="Times New Roman"/>
                        <w:i/>
                        <w:sz w:val="24"/>
                        <w:szCs w:val="24"/>
                        <w:rPrChange w:id="728"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29" w:author="Owner" w:date="2017-04-10T10:31:00Z">
                          <w:rPr>
                            <w:rFonts w:ascii="Cambria Math" w:hAnsi="Cambria Math" w:cs="Times New Roman"/>
                            <w:sz w:val="24"/>
                            <w:szCs w:val="24"/>
                          </w:rPr>
                        </w:rPrChange>
                      </w:rPr>
                      <m:t>p</m:t>
                    </m:r>
                  </m:e>
                  <m:sub>
                    <m:r>
                      <w:rPr>
                        <w:rFonts w:ascii="Cambria Math" w:hAnsi="Cambria Math" w:cs="Times New Roman"/>
                        <w:sz w:val="24"/>
                        <w:szCs w:val="24"/>
                        <w:rPrChange w:id="730" w:author="Owner" w:date="2017-04-10T10:31:00Z">
                          <w:rPr>
                            <w:rFonts w:ascii="Cambria Math" w:hAnsi="Cambria Math" w:cs="Times New Roman"/>
                            <w:sz w:val="24"/>
                            <w:szCs w:val="24"/>
                          </w:rPr>
                        </w:rPrChange>
                      </w:rPr>
                      <m:t>k,i,t</m:t>
                    </m:r>
                  </m:sub>
                </m:sSub>
              </m:den>
            </m:f>
            <m:r>
              <w:rPr>
                <w:rFonts w:ascii="Cambria Math" w:hAnsi="Cambria Math" w:cs="Times New Roman"/>
                <w:sz w:val="24"/>
                <w:szCs w:val="24"/>
                <w:rPrChange w:id="731" w:author="Owner" w:date="2017-04-10T10:31:00Z">
                  <w:rPr>
                    <w:rFonts w:ascii="Cambria Math" w:hAnsi="Cambria Math" w:cs="Times New Roman"/>
                    <w:sz w:val="24"/>
                    <w:szCs w:val="24"/>
                  </w:rPr>
                </w:rPrChange>
              </w:rPr>
              <m:t>+</m:t>
            </m:r>
            <m:f>
              <m:fPr>
                <m:ctrlPr>
                  <w:rPr>
                    <w:rFonts w:ascii="Cambria Math" w:hAnsi="Cambria Math" w:cs="Times New Roman"/>
                    <w:i/>
                    <w:sz w:val="24"/>
                    <w:szCs w:val="24"/>
                    <w:rPrChange w:id="732" w:author="Owner" w:date="2017-04-10T10:31:00Z">
                      <w:rPr>
                        <w:rFonts w:ascii="Cambria Math" w:hAnsi="Cambria Math" w:cs="Times New Roman"/>
                        <w:i/>
                        <w:sz w:val="24"/>
                        <w:szCs w:val="24"/>
                      </w:rPr>
                    </w:rPrChange>
                  </w:rPr>
                </m:ctrlPr>
              </m:fPr>
              <m:num>
                <m:r>
                  <w:rPr>
                    <w:rFonts w:ascii="Cambria Math" w:hAnsi="Cambria Math" w:cs="Times New Roman"/>
                    <w:sz w:val="24"/>
                    <w:szCs w:val="24"/>
                    <w:rPrChange w:id="733" w:author="Owner" w:date="2017-04-10T10:31:00Z">
                      <w:rPr>
                        <w:rFonts w:ascii="Cambria Math" w:hAnsi="Cambria Math" w:cs="Times New Roman"/>
                        <w:sz w:val="24"/>
                        <w:szCs w:val="24"/>
                      </w:rPr>
                    </w:rPrChange>
                  </w:rPr>
                  <m:t>1</m:t>
                </m:r>
              </m:num>
              <m:den>
                <m:sSub>
                  <m:sSubPr>
                    <m:ctrlPr>
                      <w:rPr>
                        <w:rFonts w:ascii="Cambria Math" w:hAnsi="Cambria Math" w:cs="Times New Roman"/>
                        <w:i/>
                        <w:sz w:val="24"/>
                        <w:szCs w:val="24"/>
                        <w:rPrChange w:id="734"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35" w:author="Owner" w:date="2017-04-10T10:31:00Z">
                          <w:rPr>
                            <w:rFonts w:ascii="Cambria Math" w:hAnsi="Cambria Math" w:cs="Times New Roman"/>
                            <w:sz w:val="24"/>
                            <w:szCs w:val="24"/>
                          </w:rPr>
                        </w:rPrChange>
                      </w:rPr>
                      <m:t>c</m:t>
                    </m:r>
                  </m:e>
                  <m:sub>
                    <m:r>
                      <w:rPr>
                        <w:rFonts w:ascii="Cambria Math" w:hAnsi="Cambria Math" w:cs="Times New Roman"/>
                        <w:sz w:val="24"/>
                        <w:szCs w:val="24"/>
                        <w:rPrChange w:id="736" w:author="Owner" w:date="2017-04-10T10:31:00Z">
                          <w:rPr>
                            <w:rFonts w:ascii="Cambria Math" w:hAnsi="Cambria Math" w:cs="Times New Roman"/>
                            <w:sz w:val="24"/>
                            <w:szCs w:val="24"/>
                          </w:rPr>
                        </w:rPrChange>
                      </w:rPr>
                      <m:t>k,i,t</m:t>
                    </m:r>
                  </m:sub>
                </m:sSub>
              </m:den>
            </m:f>
            <m:sSub>
              <m:sSubPr>
                <m:ctrlPr>
                  <w:rPr>
                    <w:rFonts w:ascii="Cambria Math" w:hAnsi="Cambria Math" w:cs="Times New Roman"/>
                    <w:i/>
                    <w:sz w:val="24"/>
                    <w:szCs w:val="24"/>
                    <w:rPrChange w:id="737"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738" w:author="Owner" w:date="2017-04-10T10:31:00Z">
                      <w:rPr>
                        <w:rFonts w:ascii="Cambria Math" w:hAnsi="Cambria Math" w:cs="Times New Roman"/>
                        <w:sz w:val="24"/>
                        <w:szCs w:val="24"/>
                      </w:rPr>
                    </w:rPrChange>
                  </w:rPr>
                  <m:t>N</m:t>
                </m:r>
              </m:e>
              <m:sub>
                <m:r>
                  <w:rPr>
                    <w:rFonts w:ascii="Cambria Math" w:hAnsi="Cambria Math" w:cs="Times New Roman"/>
                    <w:sz w:val="24"/>
                    <w:szCs w:val="24"/>
                    <w:rPrChange w:id="739" w:author="Owner" w:date="2017-04-10T10:31:00Z">
                      <w:rPr>
                        <w:rFonts w:ascii="Cambria Math" w:hAnsi="Cambria Math" w:cs="Times New Roman"/>
                        <w:sz w:val="24"/>
                        <w:szCs w:val="24"/>
                      </w:rPr>
                    </w:rPrChange>
                  </w:rPr>
                  <m:t>k,i,t</m:t>
                </m:r>
              </m:sub>
            </m:sSub>
          </m:den>
        </m:f>
      </m:oMath>
      <w:r w:rsidR="00D24075" w:rsidRPr="00194C1D">
        <w:rPr>
          <w:rFonts w:ascii="Times New Roman" w:hAnsi="Times New Roman" w:cs="Times New Roman"/>
          <w:sz w:val="24"/>
          <w:szCs w:val="24"/>
          <w:rPrChange w:id="740" w:author="Owner" w:date="2017-04-10T10:31:00Z">
            <w:rPr>
              <w:rFonts w:ascii="Times New Roman" w:hAnsi="Times New Roman" w:cs="Times New Roman"/>
              <w:sz w:val="24"/>
              <w:szCs w:val="24"/>
            </w:rPr>
          </w:rPrChange>
        </w:rPr>
        <w:t xml:space="preserve"> </w:t>
      </w:r>
      <w:r w:rsidR="00D24075" w:rsidRPr="00194C1D">
        <w:rPr>
          <w:rFonts w:ascii="Times New Roman" w:hAnsi="Times New Roman" w:cs="Times New Roman"/>
          <w:sz w:val="24"/>
          <w:szCs w:val="24"/>
          <w:rPrChange w:id="741"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2"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3"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4"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5"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6"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7"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748"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749"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750"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751" w:author="Owner" w:date="2017-04-10T10:31:00Z">
            <w:rPr>
              <w:rFonts w:ascii="Times New Roman" w:hAnsi="Times New Roman" w:cs="Times New Roman"/>
              <w:sz w:val="24"/>
              <w:szCs w:val="24"/>
            </w:rPr>
          </w:rPrChange>
        </w:rPr>
        <w:t>1)</w:t>
      </w:r>
    </w:p>
    <w:p w:rsidR="00932AF7" w:rsidRPr="00194C1D" w:rsidRDefault="00932AF7" w:rsidP="00266C33">
      <w:pPr>
        <w:spacing w:after="0" w:line="240" w:lineRule="auto"/>
        <w:rPr>
          <w:rFonts w:ascii="Times New Roman" w:hAnsi="Times New Roman" w:cs="Times New Roman"/>
          <w:sz w:val="24"/>
          <w:szCs w:val="24"/>
          <w:rPrChange w:id="752" w:author="Owner" w:date="2017-04-10T10:31:00Z">
            <w:rPr>
              <w:rFonts w:ascii="Times New Roman" w:hAnsi="Times New Roman" w:cs="Times New Roman"/>
              <w:sz w:val="24"/>
              <w:szCs w:val="24"/>
            </w:rPr>
          </w:rPrChange>
        </w:rPr>
      </w:pPr>
    </w:p>
    <w:p w:rsidR="00932AF7" w:rsidRPr="00194C1D" w:rsidRDefault="00932AF7" w:rsidP="00266C33">
      <w:pPr>
        <w:spacing w:after="0" w:line="240" w:lineRule="auto"/>
        <w:rPr>
          <w:rFonts w:ascii="Times New Roman" w:hAnsi="Times New Roman" w:cs="Times New Roman"/>
          <w:sz w:val="24"/>
          <w:szCs w:val="24"/>
          <w:rPrChange w:id="753" w:author="Owner" w:date="2017-04-10T10:31:00Z">
            <w:rPr>
              <w:rFonts w:ascii="Times New Roman" w:hAnsi="Times New Roman" w:cs="Times New Roman"/>
              <w:sz w:val="24"/>
              <w:szCs w:val="24"/>
            </w:rPr>
          </w:rPrChange>
        </w:rPr>
      </w:pPr>
    </w:p>
    <w:p w:rsidR="00932AF7" w:rsidRPr="00194C1D" w:rsidRDefault="00932AF7" w:rsidP="00266C33">
      <w:pPr>
        <w:spacing w:after="0" w:line="240" w:lineRule="auto"/>
        <w:rPr>
          <w:rFonts w:ascii="Times New Roman" w:hAnsi="Times New Roman" w:cs="Times New Roman"/>
          <w:sz w:val="24"/>
          <w:szCs w:val="24"/>
          <w:rPrChange w:id="754"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755" w:author="Owner" w:date="2017-04-10T10:31:00Z">
            <w:rPr>
              <w:rFonts w:ascii="Times New Roman" w:hAnsi="Times New Roman" w:cs="Times New Roman"/>
              <w:sz w:val="24"/>
              <w:szCs w:val="24"/>
            </w:rPr>
          </w:rPrChange>
        </w:rPr>
        <w:t>where</w:t>
      </w:r>
      <w:proofErr w:type="gramEnd"/>
      <w:r w:rsidRPr="00194C1D">
        <w:rPr>
          <w:rFonts w:ascii="Times New Roman" w:hAnsi="Times New Roman" w:cs="Times New Roman"/>
          <w:sz w:val="24"/>
          <w:szCs w:val="24"/>
          <w:rPrChange w:id="756" w:author="Owner" w:date="2017-04-10T10:31:00Z">
            <w:rPr>
              <w:rFonts w:ascii="Times New Roman" w:hAnsi="Times New Roman" w:cs="Times New Roman"/>
              <w:sz w:val="24"/>
              <w:szCs w:val="24"/>
            </w:rPr>
          </w:rPrChange>
        </w:rPr>
        <w:t xml:space="preserve"> </w:t>
      </w:r>
      <w:r w:rsidRPr="00194C1D">
        <w:rPr>
          <w:rFonts w:ascii="Times New Roman" w:hAnsi="Times New Roman" w:cs="Times New Roman"/>
          <w:iCs/>
          <w:sz w:val="24"/>
          <w:szCs w:val="24"/>
          <w:rPrChange w:id="757" w:author="Owner" w:date="2017-04-10T10:31:00Z">
            <w:rPr>
              <w:rFonts w:ascii="Times New Roman" w:hAnsi="Times New Roman" w:cs="Times New Roman"/>
              <w:iCs/>
              <w:sz w:val="24"/>
              <w:szCs w:val="24"/>
            </w:rPr>
          </w:rPrChange>
        </w:rPr>
        <w:t>N</w:t>
      </w:r>
      <w:r w:rsidRPr="00194C1D">
        <w:rPr>
          <w:rFonts w:ascii="Times New Roman" w:hAnsi="Times New Roman" w:cs="Times New Roman"/>
          <w:iCs/>
          <w:position w:val="-10"/>
          <w:sz w:val="24"/>
          <w:szCs w:val="24"/>
          <w:vertAlign w:val="subscript"/>
          <w:rPrChange w:id="758" w:author="Owner" w:date="2017-04-10T10:31:00Z">
            <w:rPr>
              <w:rFonts w:ascii="Times New Roman" w:hAnsi="Times New Roman" w:cs="Times New Roman"/>
              <w:iCs/>
              <w:position w:val="-10"/>
              <w:sz w:val="24"/>
              <w:szCs w:val="24"/>
              <w:vertAlign w:val="subscript"/>
            </w:rPr>
          </w:rPrChange>
        </w:rPr>
        <w:t xml:space="preserve">i,t </w:t>
      </w:r>
      <w:r w:rsidRPr="00194C1D">
        <w:rPr>
          <w:rFonts w:ascii="Times New Roman" w:hAnsi="Times New Roman" w:cs="Times New Roman"/>
          <w:sz w:val="24"/>
          <w:szCs w:val="24"/>
          <w:rPrChange w:id="759" w:author="Owner" w:date="2017-04-10T10:31:00Z">
            <w:rPr>
              <w:rFonts w:ascii="Times New Roman" w:hAnsi="Times New Roman" w:cs="Times New Roman"/>
              <w:sz w:val="24"/>
              <w:szCs w:val="24"/>
            </w:rPr>
          </w:rPrChange>
        </w:rPr>
        <w:t xml:space="preserve">is the number of individuals alive at the beginning of life history stage </w:t>
      </w:r>
      <w:r w:rsidRPr="00194C1D">
        <w:rPr>
          <w:rFonts w:ascii="Times New Roman" w:hAnsi="Times New Roman" w:cs="Times New Roman"/>
          <w:iCs/>
          <w:sz w:val="24"/>
          <w:szCs w:val="24"/>
          <w:rPrChange w:id="760"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61" w:author="Owner" w:date="2017-04-10T10:31:00Z">
            <w:rPr>
              <w:rFonts w:ascii="Times New Roman" w:hAnsi="Times New Roman" w:cs="Times New Roman"/>
              <w:sz w:val="24"/>
              <w:szCs w:val="24"/>
            </w:rPr>
          </w:rPrChange>
        </w:rPr>
        <w:t xml:space="preserve">at time </w:t>
      </w:r>
      <w:r w:rsidRPr="00194C1D">
        <w:rPr>
          <w:rFonts w:ascii="Times New Roman" w:hAnsi="Times New Roman" w:cs="Times New Roman"/>
          <w:iCs/>
          <w:sz w:val="24"/>
          <w:szCs w:val="24"/>
          <w:rPrChange w:id="762" w:author="Owner" w:date="2017-04-10T10:31:00Z">
            <w:rPr>
              <w:rFonts w:ascii="Times New Roman" w:hAnsi="Times New Roman" w:cs="Times New Roman"/>
              <w:iCs/>
              <w:sz w:val="24"/>
              <w:szCs w:val="24"/>
            </w:rPr>
          </w:rPrChange>
        </w:rPr>
        <w:t>t</w:t>
      </w:r>
      <w:r w:rsidR="00266C33" w:rsidRPr="00194C1D">
        <w:rPr>
          <w:rFonts w:ascii="Times New Roman" w:hAnsi="Times New Roman" w:cs="Times New Roman"/>
          <w:sz w:val="24"/>
          <w:szCs w:val="24"/>
          <w:rPrChange w:id="763" w:author="Owner" w:date="2017-04-10T10:31:00Z">
            <w:rPr>
              <w:rFonts w:ascii="Times New Roman" w:hAnsi="Times New Roman" w:cs="Times New Roman"/>
              <w:sz w:val="24"/>
              <w:szCs w:val="24"/>
            </w:rPr>
          </w:rPrChange>
        </w:rPr>
        <w:t xml:space="preserve"> for site k. </w:t>
      </w:r>
      <w:r w:rsidRPr="00194C1D">
        <w:rPr>
          <w:rFonts w:ascii="Times New Roman" w:hAnsi="Times New Roman" w:cs="Times New Roman"/>
          <w:sz w:val="24"/>
          <w:szCs w:val="24"/>
          <w:rPrChange w:id="764" w:author="Owner" w:date="2017-04-10T10:31:00Z">
            <w:rPr>
              <w:rFonts w:ascii="Times New Roman" w:hAnsi="Times New Roman" w:cs="Times New Roman"/>
              <w:sz w:val="24"/>
              <w:szCs w:val="24"/>
            </w:rPr>
          </w:rPrChange>
        </w:rPr>
        <w:t xml:space="preserve"> </w:t>
      </w:r>
      <w:r w:rsidRPr="00194C1D">
        <w:rPr>
          <w:rFonts w:ascii="Times New Roman" w:hAnsi="Times New Roman" w:cs="Times New Roman"/>
          <w:iCs/>
          <w:sz w:val="24"/>
          <w:szCs w:val="24"/>
          <w:rPrChange w:id="765" w:author="Owner" w:date="2017-04-10T10:31:00Z">
            <w:rPr>
              <w:rFonts w:ascii="Times New Roman" w:hAnsi="Times New Roman" w:cs="Times New Roman"/>
              <w:iCs/>
              <w:sz w:val="24"/>
              <w:szCs w:val="24"/>
            </w:rPr>
          </w:rPrChange>
        </w:rPr>
        <w:t>p</w:t>
      </w:r>
      <w:r w:rsidR="00266C33" w:rsidRPr="00194C1D">
        <w:rPr>
          <w:rFonts w:ascii="Times New Roman" w:hAnsi="Times New Roman" w:cs="Times New Roman"/>
          <w:iCs/>
          <w:position w:val="-10"/>
          <w:sz w:val="24"/>
          <w:szCs w:val="24"/>
          <w:vertAlign w:val="subscript"/>
          <w:rPrChange w:id="766" w:author="Owner" w:date="2017-04-10T10:31:00Z">
            <w:rPr>
              <w:rFonts w:ascii="Times New Roman" w:hAnsi="Times New Roman" w:cs="Times New Roman"/>
              <w:iCs/>
              <w:position w:val="-10"/>
              <w:sz w:val="24"/>
              <w:szCs w:val="24"/>
              <w:vertAlign w:val="subscript"/>
            </w:rPr>
          </w:rPrChange>
        </w:rPr>
        <w:t>k,i,t</w:t>
      </w:r>
      <w:r w:rsidRPr="00194C1D">
        <w:rPr>
          <w:rFonts w:ascii="Times New Roman" w:hAnsi="Times New Roman" w:cs="Times New Roman"/>
          <w:iCs/>
          <w:position w:val="-10"/>
          <w:sz w:val="24"/>
          <w:szCs w:val="24"/>
          <w:vertAlign w:val="subscript"/>
          <w:rPrChange w:id="767" w:author="Owner" w:date="2017-04-10T10:31:00Z">
            <w:rPr>
              <w:rFonts w:ascii="Times New Roman" w:hAnsi="Times New Roman" w:cs="Times New Roman"/>
              <w:iCs/>
              <w:position w:val="-10"/>
              <w:sz w:val="24"/>
              <w:szCs w:val="24"/>
              <w:vertAlign w:val="subscript"/>
            </w:rPr>
          </w:rPrChange>
        </w:rPr>
        <w:t xml:space="preserve"> </w:t>
      </w:r>
      <w:r w:rsidRPr="00194C1D">
        <w:rPr>
          <w:rFonts w:ascii="Times New Roman" w:hAnsi="Times New Roman" w:cs="Times New Roman"/>
          <w:sz w:val="24"/>
          <w:szCs w:val="24"/>
          <w:rPrChange w:id="768" w:author="Owner" w:date="2017-04-10T10:31:00Z">
            <w:rPr>
              <w:rFonts w:ascii="Times New Roman" w:hAnsi="Times New Roman" w:cs="Times New Roman"/>
              <w:sz w:val="24"/>
              <w:szCs w:val="24"/>
            </w:rPr>
          </w:rPrChange>
        </w:rPr>
        <w:t xml:space="preserve">is the “productivity” at stage </w:t>
      </w:r>
      <w:r w:rsidRPr="00194C1D">
        <w:rPr>
          <w:rFonts w:ascii="Times New Roman" w:hAnsi="Times New Roman" w:cs="Times New Roman"/>
          <w:iCs/>
          <w:sz w:val="24"/>
          <w:szCs w:val="24"/>
          <w:rPrChange w:id="769"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70" w:author="Owner" w:date="2017-04-10T10:31:00Z">
            <w:rPr>
              <w:rFonts w:ascii="Times New Roman" w:hAnsi="Times New Roman" w:cs="Times New Roman"/>
              <w:sz w:val="24"/>
              <w:szCs w:val="24"/>
            </w:rPr>
          </w:rPrChange>
        </w:rPr>
        <w:t xml:space="preserve">(the maximum survival rate from stage </w:t>
      </w:r>
      <w:r w:rsidRPr="00194C1D">
        <w:rPr>
          <w:rFonts w:ascii="Times New Roman" w:hAnsi="Times New Roman" w:cs="Times New Roman"/>
          <w:iCs/>
          <w:sz w:val="24"/>
          <w:szCs w:val="24"/>
          <w:rPrChange w:id="771"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72" w:author="Owner" w:date="2017-04-10T10:31:00Z">
            <w:rPr>
              <w:rFonts w:ascii="Times New Roman" w:hAnsi="Times New Roman" w:cs="Times New Roman"/>
              <w:sz w:val="24"/>
              <w:szCs w:val="24"/>
            </w:rPr>
          </w:rPrChange>
        </w:rPr>
        <w:t xml:space="preserve">to </w:t>
      </w:r>
      <w:r w:rsidRPr="00194C1D">
        <w:rPr>
          <w:rFonts w:ascii="Times New Roman" w:hAnsi="Times New Roman" w:cs="Times New Roman"/>
          <w:iCs/>
          <w:sz w:val="24"/>
          <w:szCs w:val="24"/>
          <w:rPrChange w:id="773"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74" w:author="Owner" w:date="2017-04-10T10:31:00Z">
            <w:rPr>
              <w:rFonts w:ascii="Times New Roman" w:hAnsi="Times New Roman" w:cs="Times New Roman"/>
              <w:sz w:val="24"/>
              <w:szCs w:val="24"/>
            </w:rPr>
          </w:rPrChange>
        </w:rPr>
        <w:t>+</w:t>
      </w:r>
      <w:r w:rsidRPr="00194C1D">
        <w:rPr>
          <w:rFonts w:ascii="Times New Roman" w:hAnsi="Times New Roman" w:cs="Times New Roman"/>
          <w:iCs/>
          <w:sz w:val="24"/>
          <w:szCs w:val="24"/>
          <w:rPrChange w:id="775" w:author="Owner" w:date="2017-04-10T10:31:00Z">
            <w:rPr>
              <w:rFonts w:ascii="Times New Roman" w:hAnsi="Times New Roman" w:cs="Times New Roman"/>
              <w:iCs/>
              <w:sz w:val="24"/>
              <w:szCs w:val="24"/>
            </w:rPr>
          </w:rPrChange>
        </w:rPr>
        <w:t>1</w:t>
      </w:r>
      <w:r w:rsidRPr="00194C1D">
        <w:rPr>
          <w:rFonts w:ascii="Times New Roman" w:hAnsi="Times New Roman" w:cs="Times New Roman"/>
          <w:sz w:val="24"/>
          <w:szCs w:val="24"/>
          <w:rPrChange w:id="776" w:author="Owner" w:date="2017-04-10T10:31:00Z">
            <w:rPr>
              <w:rFonts w:ascii="Times New Roman" w:hAnsi="Times New Roman" w:cs="Times New Roman"/>
              <w:sz w:val="24"/>
              <w:szCs w:val="24"/>
            </w:rPr>
          </w:rPrChange>
        </w:rPr>
        <w:t xml:space="preserve">) and </w:t>
      </w:r>
      <w:r w:rsidRPr="00194C1D">
        <w:rPr>
          <w:rFonts w:ascii="Times New Roman" w:hAnsi="Times New Roman" w:cs="Times New Roman"/>
          <w:iCs/>
          <w:sz w:val="24"/>
          <w:szCs w:val="24"/>
          <w:rPrChange w:id="777" w:author="Owner" w:date="2017-04-10T10:31:00Z">
            <w:rPr>
              <w:rFonts w:ascii="Times New Roman" w:hAnsi="Times New Roman" w:cs="Times New Roman"/>
              <w:iCs/>
              <w:sz w:val="24"/>
              <w:szCs w:val="24"/>
            </w:rPr>
          </w:rPrChange>
        </w:rPr>
        <w:t>c</w:t>
      </w:r>
      <w:r w:rsidR="00266C33" w:rsidRPr="00194C1D">
        <w:rPr>
          <w:rFonts w:ascii="Times New Roman" w:hAnsi="Times New Roman" w:cs="Times New Roman"/>
          <w:iCs/>
          <w:position w:val="-10"/>
          <w:sz w:val="24"/>
          <w:szCs w:val="24"/>
          <w:vertAlign w:val="subscript"/>
          <w:rPrChange w:id="778" w:author="Owner" w:date="2017-04-10T10:31:00Z">
            <w:rPr>
              <w:rFonts w:ascii="Times New Roman" w:hAnsi="Times New Roman" w:cs="Times New Roman"/>
              <w:iCs/>
              <w:position w:val="-10"/>
              <w:sz w:val="24"/>
              <w:szCs w:val="24"/>
              <w:vertAlign w:val="subscript"/>
            </w:rPr>
          </w:rPrChange>
        </w:rPr>
        <w:t>k,i,t</w:t>
      </w:r>
      <w:r w:rsidRPr="00194C1D">
        <w:rPr>
          <w:rFonts w:ascii="Times New Roman" w:hAnsi="Times New Roman" w:cs="Times New Roman"/>
          <w:iCs/>
          <w:position w:val="-10"/>
          <w:sz w:val="24"/>
          <w:szCs w:val="24"/>
          <w:vertAlign w:val="subscript"/>
          <w:rPrChange w:id="779" w:author="Owner" w:date="2017-04-10T10:31:00Z">
            <w:rPr>
              <w:rFonts w:ascii="Times New Roman" w:hAnsi="Times New Roman" w:cs="Times New Roman"/>
              <w:iCs/>
              <w:position w:val="-10"/>
              <w:sz w:val="24"/>
              <w:szCs w:val="24"/>
              <w:vertAlign w:val="subscript"/>
            </w:rPr>
          </w:rPrChange>
        </w:rPr>
        <w:t xml:space="preserve"> </w:t>
      </w:r>
      <w:r w:rsidRPr="00194C1D">
        <w:rPr>
          <w:rFonts w:ascii="Times New Roman" w:hAnsi="Times New Roman" w:cs="Times New Roman"/>
          <w:sz w:val="24"/>
          <w:szCs w:val="24"/>
          <w:rPrChange w:id="780" w:author="Owner" w:date="2017-04-10T10:31:00Z">
            <w:rPr>
              <w:rFonts w:ascii="Times New Roman" w:hAnsi="Times New Roman" w:cs="Times New Roman"/>
              <w:sz w:val="24"/>
              <w:szCs w:val="24"/>
            </w:rPr>
          </w:rPrChange>
        </w:rPr>
        <w:t>is the “capacity” (the maximum</w:t>
      </w:r>
      <w:r w:rsidR="00040C0F" w:rsidRPr="00194C1D">
        <w:rPr>
          <w:rFonts w:ascii="Times New Roman" w:hAnsi="Times New Roman" w:cs="Times New Roman"/>
          <w:sz w:val="24"/>
          <w:szCs w:val="24"/>
          <w:rPrChange w:id="781" w:author="Owner" w:date="2017-04-10T10:31:00Z">
            <w:rPr>
              <w:rFonts w:ascii="Times New Roman" w:hAnsi="Times New Roman" w:cs="Times New Roman"/>
              <w:sz w:val="24"/>
              <w:szCs w:val="24"/>
            </w:rPr>
          </w:rPrChange>
        </w:rPr>
        <w:t xml:space="preserve"> number of individuals that could</w:t>
      </w:r>
      <w:r w:rsidRPr="00194C1D">
        <w:rPr>
          <w:rFonts w:ascii="Times New Roman" w:hAnsi="Times New Roman" w:cs="Times New Roman"/>
          <w:sz w:val="24"/>
          <w:szCs w:val="24"/>
          <w:rPrChange w:id="782" w:author="Owner" w:date="2017-04-10T10:31:00Z">
            <w:rPr>
              <w:rFonts w:ascii="Times New Roman" w:hAnsi="Times New Roman" w:cs="Times New Roman"/>
              <w:sz w:val="24"/>
              <w:szCs w:val="24"/>
            </w:rPr>
          </w:rPrChange>
        </w:rPr>
        <w:t xml:space="preserve"> survive from stage </w:t>
      </w:r>
      <w:r w:rsidRPr="00194C1D">
        <w:rPr>
          <w:rFonts w:ascii="Times New Roman" w:hAnsi="Times New Roman" w:cs="Times New Roman"/>
          <w:iCs/>
          <w:sz w:val="24"/>
          <w:szCs w:val="24"/>
          <w:rPrChange w:id="783" w:author="Owner" w:date="2017-04-10T10:31:00Z">
            <w:rPr>
              <w:rFonts w:ascii="Times New Roman" w:hAnsi="Times New Roman" w:cs="Times New Roman"/>
              <w:iCs/>
              <w:sz w:val="24"/>
              <w:szCs w:val="24"/>
            </w:rPr>
          </w:rPrChange>
        </w:rPr>
        <w:t xml:space="preserve">i </w:t>
      </w:r>
      <w:r w:rsidRPr="00194C1D">
        <w:rPr>
          <w:rFonts w:ascii="Times New Roman" w:hAnsi="Times New Roman" w:cs="Times New Roman"/>
          <w:sz w:val="24"/>
          <w:szCs w:val="24"/>
          <w:rPrChange w:id="784" w:author="Owner" w:date="2017-04-10T10:31:00Z">
            <w:rPr>
              <w:rFonts w:ascii="Times New Roman" w:hAnsi="Times New Roman" w:cs="Times New Roman"/>
              <w:sz w:val="24"/>
              <w:szCs w:val="24"/>
            </w:rPr>
          </w:rPrChange>
        </w:rPr>
        <w:t xml:space="preserve">at time </w:t>
      </w:r>
      <w:r w:rsidRPr="00194C1D">
        <w:rPr>
          <w:rFonts w:ascii="Times New Roman" w:hAnsi="Times New Roman" w:cs="Times New Roman"/>
          <w:iCs/>
          <w:sz w:val="24"/>
          <w:szCs w:val="24"/>
          <w:rPrChange w:id="785" w:author="Owner" w:date="2017-04-10T10:31:00Z">
            <w:rPr>
              <w:rFonts w:ascii="Times New Roman" w:hAnsi="Times New Roman" w:cs="Times New Roman"/>
              <w:iCs/>
              <w:sz w:val="24"/>
              <w:szCs w:val="24"/>
            </w:rPr>
          </w:rPrChange>
        </w:rPr>
        <w:t xml:space="preserve">t </w:t>
      </w:r>
      <w:r w:rsidRPr="00194C1D">
        <w:rPr>
          <w:rFonts w:ascii="Times New Roman" w:hAnsi="Times New Roman" w:cs="Times New Roman"/>
          <w:sz w:val="24"/>
          <w:szCs w:val="24"/>
          <w:rPrChange w:id="786" w:author="Owner" w:date="2017-04-10T10:31:00Z">
            <w:rPr>
              <w:rFonts w:ascii="Times New Roman" w:hAnsi="Times New Roman" w:cs="Times New Roman"/>
              <w:sz w:val="24"/>
              <w:szCs w:val="24"/>
            </w:rPr>
          </w:rPrChange>
        </w:rPr>
        <w:t xml:space="preserve">to stage </w:t>
      </w:r>
      <w:r w:rsidRPr="00194C1D">
        <w:rPr>
          <w:rFonts w:ascii="Times New Roman" w:hAnsi="Times New Roman" w:cs="Times New Roman"/>
          <w:iCs/>
          <w:sz w:val="24"/>
          <w:szCs w:val="24"/>
          <w:rPrChange w:id="787" w:author="Owner" w:date="2017-04-10T10:31:00Z">
            <w:rPr>
              <w:rFonts w:ascii="Times New Roman" w:hAnsi="Times New Roman" w:cs="Times New Roman"/>
              <w:iCs/>
              <w:sz w:val="24"/>
              <w:szCs w:val="24"/>
            </w:rPr>
          </w:rPrChange>
        </w:rPr>
        <w:t xml:space="preserve">i+1 </w:t>
      </w:r>
      <w:r w:rsidRPr="00194C1D">
        <w:rPr>
          <w:rFonts w:ascii="Times New Roman" w:hAnsi="Times New Roman" w:cs="Times New Roman"/>
          <w:sz w:val="24"/>
          <w:szCs w:val="24"/>
          <w:rPrChange w:id="788" w:author="Owner" w:date="2017-04-10T10:31:00Z">
            <w:rPr>
              <w:rFonts w:ascii="Times New Roman" w:hAnsi="Times New Roman" w:cs="Times New Roman"/>
              <w:sz w:val="24"/>
              <w:szCs w:val="24"/>
            </w:rPr>
          </w:rPrChange>
        </w:rPr>
        <w:t xml:space="preserve">at time </w:t>
      </w:r>
      <w:r w:rsidRPr="00194C1D">
        <w:rPr>
          <w:rFonts w:ascii="Times New Roman" w:hAnsi="Times New Roman" w:cs="Times New Roman"/>
          <w:iCs/>
          <w:sz w:val="24"/>
          <w:szCs w:val="24"/>
          <w:rPrChange w:id="789" w:author="Owner" w:date="2017-04-10T10:31:00Z">
            <w:rPr>
              <w:rFonts w:ascii="Times New Roman" w:hAnsi="Times New Roman" w:cs="Times New Roman"/>
              <w:iCs/>
              <w:sz w:val="24"/>
              <w:szCs w:val="24"/>
            </w:rPr>
          </w:rPrChange>
        </w:rPr>
        <w:t>t+1</w:t>
      </w:r>
      <w:r w:rsidRPr="00194C1D">
        <w:rPr>
          <w:rFonts w:ascii="Times New Roman" w:hAnsi="Times New Roman" w:cs="Times New Roman"/>
          <w:sz w:val="24"/>
          <w:szCs w:val="24"/>
          <w:rPrChange w:id="790" w:author="Owner" w:date="2017-04-10T10:31:00Z">
            <w:rPr>
              <w:rFonts w:ascii="Times New Roman" w:hAnsi="Times New Roman" w:cs="Times New Roman"/>
              <w:sz w:val="24"/>
              <w:szCs w:val="24"/>
            </w:rPr>
          </w:rPrChange>
        </w:rPr>
        <w:t>).</w:t>
      </w:r>
      <w:r w:rsidR="006A4145" w:rsidRPr="00194C1D">
        <w:rPr>
          <w:rFonts w:ascii="Times New Roman" w:hAnsi="Times New Roman" w:cs="Times New Roman"/>
          <w:sz w:val="24"/>
          <w:szCs w:val="24"/>
          <w:rPrChange w:id="791" w:author="Owner" w:date="2017-04-10T10:31:00Z">
            <w:rPr>
              <w:rFonts w:ascii="Times New Roman" w:hAnsi="Times New Roman" w:cs="Times New Roman"/>
              <w:sz w:val="24"/>
              <w:szCs w:val="24"/>
            </w:rPr>
          </w:rPrChange>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194C1D" w:rsidRDefault="006A4145" w:rsidP="006A4145">
      <w:pPr>
        <w:spacing w:after="0" w:line="240" w:lineRule="auto"/>
        <w:rPr>
          <w:rFonts w:ascii="Times New Roman" w:hAnsi="Times New Roman" w:cs="Times New Roman"/>
          <w:sz w:val="24"/>
          <w:szCs w:val="24"/>
          <w:rPrChange w:id="792" w:author="Owner" w:date="2017-04-10T10:31:00Z">
            <w:rPr>
              <w:rFonts w:ascii="Times New Roman" w:hAnsi="Times New Roman" w:cs="Times New Roman"/>
              <w:sz w:val="24"/>
              <w:szCs w:val="24"/>
            </w:rPr>
          </w:rPrChange>
        </w:rPr>
      </w:pPr>
    </w:p>
    <w:p w:rsidR="006A4145" w:rsidRPr="00194C1D" w:rsidRDefault="006A4145" w:rsidP="006A4145">
      <w:pPr>
        <w:spacing w:after="0" w:line="240" w:lineRule="auto"/>
        <w:rPr>
          <w:rFonts w:ascii="Times New Roman" w:hAnsi="Times New Roman" w:cs="Times New Roman"/>
          <w:sz w:val="24"/>
          <w:szCs w:val="24"/>
          <w:rPrChange w:id="793"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794" w:author="Owner" w:date="2017-04-10T10:31:00Z">
            <w:rPr>
              <w:rFonts w:ascii="Times New Roman" w:hAnsi="Times New Roman" w:cs="Times New Roman"/>
              <w:sz w:val="24"/>
              <w:szCs w:val="24"/>
            </w:rPr>
          </w:rPrChange>
        </w:rPr>
        <w:t>Productivity at time t</w:t>
      </w:r>
      <w:r w:rsidR="00266C33" w:rsidRPr="00194C1D">
        <w:rPr>
          <w:rFonts w:ascii="Times New Roman" w:hAnsi="Times New Roman" w:cs="Times New Roman"/>
          <w:sz w:val="24"/>
          <w:szCs w:val="24"/>
          <w:rPrChange w:id="795" w:author="Owner" w:date="2017-04-10T10:31:00Z">
            <w:rPr>
              <w:rFonts w:ascii="Times New Roman" w:hAnsi="Times New Roman" w:cs="Times New Roman"/>
              <w:sz w:val="24"/>
              <w:szCs w:val="24"/>
            </w:rPr>
          </w:rPrChange>
        </w:rPr>
        <w:t xml:space="preserve"> for site k is modeled as:</w:t>
      </w:r>
    </w:p>
    <w:p w:rsidR="00266C33" w:rsidRPr="00194C1D" w:rsidRDefault="00266C33" w:rsidP="006A4145">
      <w:pPr>
        <w:spacing w:after="0" w:line="240" w:lineRule="auto"/>
        <w:rPr>
          <w:rFonts w:ascii="Times New Roman" w:hAnsi="Times New Roman" w:cs="Times New Roman"/>
          <w:sz w:val="24"/>
          <w:szCs w:val="24"/>
          <w:rPrChange w:id="796" w:author="Owner" w:date="2017-04-10T10:31:00Z">
            <w:rPr>
              <w:rFonts w:ascii="Times New Roman" w:hAnsi="Times New Roman" w:cs="Times New Roman"/>
              <w:sz w:val="24"/>
              <w:szCs w:val="24"/>
            </w:rPr>
          </w:rPrChange>
        </w:rPr>
      </w:pPr>
    </w:p>
    <w:p w:rsidR="00266C33" w:rsidRPr="00194C1D" w:rsidRDefault="00266C33" w:rsidP="006A4145">
      <w:pPr>
        <w:spacing w:after="0" w:line="240" w:lineRule="auto"/>
        <w:rPr>
          <w:rFonts w:ascii="Times New Roman" w:hAnsi="Times New Roman" w:cs="Times New Roman"/>
          <w:sz w:val="24"/>
          <w:szCs w:val="24"/>
          <w:rPrChange w:id="797" w:author="Owner" w:date="2017-04-10T10:31:00Z">
            <w:rPr>
              <w:rFonts w:ascii="Times New Roman" w:hAnsi="Times New Roman" w:cs="Times New Roman"/>
              <w:sz w:val="24"/>
              <w:szCs w:val="24"/>
            </w:rPr>
          </w:rPrChange>
        </w:rPr>
      </w:pPr>
    </w:p>
    <w:p w:rsidR="001C2F55" w:rsidRPr="00194C1D" w:rsidRDefault="001C2F55" w:rsidP="001C2F55">
      <w:pPr>
        <w:pStyle w:val="BodyTextIndent2"/>
        <w:spacing w:line="240" w:lineRule="auto"/>
        <w:rPr>
          <w:rPrChange w:id="798" w:author="Owner" w:date="2017-04-10T10:31:00Z">
            <w:rPr/>
          </w:rPrChange>
        </w:rPr>
      </w:pPr>
    </w:p>
    <w:p w:rsidR="001C2F55" w:rsidRPr="00194C1D" w:rsidRDefault="00C40D9A" w:rsidP="00D24075">
      <w:pPr>
        <w:ind w:left="720"/>
        <w:rPr>
          <w:rFonts w:ascii="Times New Roman" w:hAnsi="Times New Roman" w:cs="Times New Roman"/>
          <w:rPrChange w:id="799" w:author="Owner" w:date="2017-04-10T10:31:00Z">
            <w:rPr/>
          </w:rPrChange>
        </w:rPr>
      </w:pPr>
      <w:r w:rsidRPr="00194C1D">
        <w:rPr>
          <w:rFonts w:ascii="Times New Roman" w:hAnsi="Times New Roman" w:cs="Times New Roman"/>
          <w:position w:val="-64"/>
          <w:rPrChange w:id="800" w:author="Owner" w:date="2017-04-10T10:31:00Z">
            <w:rPr>
              <w:position w:val="-64"/>
            </w:rPr>
          </w:rPrChange>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9" o:title=""/>
          </v:shape>
          <o:OLEObject Type="Embed" ProgID="Equation.3" ShapeID="_x0000_i1025" DrawAspect="Content" ObjectID="_1553511096" r:id="rId10"/>
        </w:object>
      </w:r>
      <w:r w:rsidR="001C2F55" w:rsidRPr="00194C1D">
        <w:rPr>
          <w:rFonts w:ascii="Times New Roman" w:hAnsi="Times New Roman" w:cs="Times New Roman"/>
          <w:rPrChange w:id="801" w:author="Owner" w:date="2017-04-10T10:31:00Z">
            <w:rPr/>
          </w:rPrChange>
        </w:rPr>
        <w:tab/>
      </w:r>
      <w:r w:rsidR="00083EB1" w:rsidRPr="00194C1D">
        <w:rPr>
          <w:rFonts w:ascii="Times New Roman" w:hAnsi="Times New Roman" w:cs="Times New Roman"/>
          <w:rPrChange w:id="802" w:author="Owner" w:date="2017-04-10T10:31:00Z">
            <w:rPr/>
          </w:rPrChange>
        </w:rPr>
        <w:tab/>
      </w:r>
      <w:r w:rsidR="00083EB1" w:rsidRPr="00194C1D">
        <w:rPr>
          <w:rFonts w:ascii="Times New Roman" w:hAnsi="Times New Roman" w:cs="Times New Roman"/>
          <w:rPrChange w:id="803" w:author="Owner" w:date="2017-04-10T10:31:00Z">
            <w:rPr/>
          </w:rPrChange>
        </w:rPr>
        <w:tab/>
      </w:r>
      <w:r w:rsidR="00083EB1" w:rsidRPr="00194C1D">
        <w:rPr>
          <w:rFonts w:ascii="Times New Roman" w:hAnsi="Times New Roman" w:cs="Times New Roman"/>
          <w:rPrChange w:id="804" w:author="Owner" w:date="2017-04-10T10:31:00Z">
            <w:rPr/>
          </w:rPrChange>
        </w:rPr>
        <w:tab/>
      </w:r>
      <w:r w:rsidR="00083EB1" w:rsidRPr="00194C1D">
        <w:rPr>
          <w:rFonts w:ascii="Times New Roman" w:hAnsi="Times New Roman" w:cs="Times New Roman"/>
          <w:rPrChange w:id="805" w:author="Owner" w:date="2017-04-10T10:31:00Z">
            <w:rPr/>
          </w:rPrChange>
        </w:rPr>
        <w:tab/>
      </w:r>
      <w:r w:rsidR="00083EB1" w:rsidRPr="00194C1D">
        <w:rPr>
          <w:rFonts w:ascii="Times New Roman" w:hAnsi="Times New Roman" w:cs="Times New Roman"/>
          <w:rPrChange w:id="806" w:author="Owner" w:date="2017-04-10T10:31:00Z">
            <w:rPr/>
          </w:rPrChange>
        </w:rPr>
        <w:tab/>
      </w:r>
      <w:r w:rsidR="00083EB1" w:rsidRPr="00194C1D">
        <w:rPr>
          <w:rFonts w:ascii="Times New Roman" w:hAnsi="Times New Roman" w:cs="Times New Roman"/>
          <w:rPrChange w:id="807" w:author="Owner" w:date="2017-04-10T10:31:00Z">
            <w:rPr/>
          </w:rPrChange>
        </w:rPr>
        <w:tab/>
      </w:r>
      <w:r w:rsidR="00D24075" w:rsidRPr="00194C1D">
        <w:rPr>
          <w:rFonts w:ascii="Times New Roman" w:hAnsi="Times New Roman" w:cs="Times New Roman"/>
          <w:rPrChange w:id="808" w:author="Owner" w:date="2017-04-10T10:31:00Z">
            <w:rPr/>
          </w:rPrChange>
        </w:rPr>
        <w:t>(</w:t>
      </w:r>
      <w:r w:rsidR="00083EB1" w:rsidRPr="00194C1D">
        <w:rPr>
          <w:rFonts w:ascii="Times New Roman" w:hAnsi="Times New Roman" w:cs="Times New Roman"/>
          <w:rPrChange w:id="809" w:author="Owner" w:date="2017-04-10T10:31:00Z">
            <w:rPr/>
          </w:rPrChange>
        </w:rPr>
        <w:t>4.</w:t>
      </w:r>
      <w:r w:rsidR="00D24075" w:rsidRPr="00194C1D">
        <w:rPr>
          <w:rFonts w:ascii="Times New Roman" w:hAnsi="Times New Roman" w:cs="Times New Roman"/>
          <w:rPrChange w:id="810" w:author="Owner" w:date="2017-04-10T10:31:00Z">
            <w:rPr/>
          </w:rPrChange>
        </w:rPr>
        <w:t>2)</w:t>
      </w:r>
      <w:r w:rsidR="001C2F55" w:rsidRPr="00194C1D">
        <w:rPr>
          <w:rFonts w:ascii="Times New Roman" w:hAnsi="Times New Roman" w:cs="Times New Roman"/>
          <w:rPrChange w:id="811" w:author="Owner" w:date="2017-04-10T10:31:00Z">
            <w:rPr/>
          </w:rPrChange>
        </w:rPr>
        <w:tab/>
      </w:r>
      <w:r w:rsidR="001C2F55" w:rsidRPr="00194C1D">
        <w:rPr>
          <w:rFonts w:ascii="Times New Roman" w:hAnsi="Times New Roman" w:cs="Times New Roman"/>
          <w:rPrChange w:id="812" w:author="Owner" w:date="2017-04-10T10:31:00Z">
            <w:rPr/>
          </w:rPrChange>
        </w:rPr>
        <w:tab/>
      </w:r>
      <w:r w:rsidR="001C2F55" w:rsidRPr="00194C1D">
        <w:rPr>
          <w:rFonts w:ascii="Times New Roman" w:hAnsi="Times New Roman" w:cs="Times New Roman"/>
          <w:rPrChange w:id="813" w:author="Owner" w:date="2017-04-10T10:31:00Z">
            <w:rPr/>
          </w:rPrChange>
        </w:rPr>
        <w:tab/>
      </w:r>
      <w:r w:rsidR="001C2F55" w:rsidRPr="00194C1D">
        <w:rPr>
          <w:rFonts w:ascii="Times New Roman" w:hAnsi="Times New Roman" w:cs="Times New Roman"/>
          <w:rPrChange w:id="814" w:author="Owner" w:date="2017-04-10T10:31:00Z">
            <w:rPr/>
          </w:rPrChange>
        </w:rPr>
        <w:tab/>
      </w:r>
      <w:r w:rsidR="001C2F55" w:rsidRPr="00194C1D">
        <w:rPr>
          <w:rFonts w:ascii="Times New Roman" w:hAnsi="Times New Roman" w:cs="Times New Roman"/>
          <w:rPrChange w:id="815" w:author="Owner" w:date="2017-04-10T10:31:00Z">
            <w:rPr/>
          </w:rPrChange>
        </w:rPr>
        <w:tab/>
      </w:r>
      <w:r w:rsidR="001C2F55" w:rsidRPr="00194C1D">
        <w:rPr>
          <w:rFonts w:ascii="Times New Roman" w:hAnsi="Times New Roman" w:cs="Times New Roman"/>
          <w:rPrChange w:id="816" w:author="Owner" w:date="2017-04-10T10:31:00Z">
            <w:rPr/>
          </w:rPrChange>
        </w:rPr>
        <w:tab/>
      </w:r>
      <w:r w:rsidR="001C2F55" w:rsidRPr="00194C1D">
        <w:rPr>
          <w:rFonts w:ascii="Times New Roman" w:hAnsi="Times New Roman" w:cs="Times New Roman"/>
          <w:rPrChange w:id="817" w:author="Owner" w:date="2017-04-10T10:31:00Z">
            <w:rPr/>
          </w:rPrChange>
        </w:rPr>
        <w:tab/>
      </w:r>
    </w:p>
    <w:p w:rsidR="001C2F55" w:rsidRPr="00194C1D" w:rsidRDefault="001C2F55" w:rsidP="001C2F55">
      <w:pPr>
        <w:rPr>
          <w:rFonts w:ascii="Times New Roman" w:hAnsi="Times New Roman" w:cs="Times New Roman"/>
          <w:sz w:val="24"/>
          <w:szCs w:val="24"/>
          <w:rPrChange w:id="818"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819" w:author="Owner" w:date="2017-04-10T10:31:00Z">
            <w:rPr>
              <w:rFonts w:ascii="Times New Roman" w:hAnsi="Times New Roman" w:cs="Times New Roman"/>
              <w:sz w:val="24"/>
              <w:szCs w:val="24"/>
            </w:rPr>
          </w:rPrChange>
        </w:rPr>
        <w:t>where</w:t>
      </w:r>
      <w:proofErr w:type="gramEnd"/>
      <w:r w:rsidRPr="00194C1D">
        <w:rPr>
          <w:rFonts w:ascii="Times New Roman" w:hAnsi="Times New Roman" w:cs="Times New Roman"/>
          <w:sz w:val="24"/>
          <w:szCs w:val="24"/>
          <w:rPrChange w:id="820" w:author="Owner" w:date="2017-04-10T10:31:00Z">
            <w:rPr>
              <w:rFonts w:ascii="Times New Roman" w:hAnsi="Times New Roman" w:cs="Times New Roman"/>
              <w:sz w:val="24"/>
              <w:szCs w:val="24"/>
            </w:rPr>
          </w:rPrChange>
        </w:rPr>
        <w:t>:</w:t>
      </w:r>
    </w:p>
    <w:p w:rsidR="001C2F55" w:rsidRPr="00194C1D" w:rsidRDefault="001C2F55" w:rsidP="001C2F55">
      <w:pPr>
        <w:rPr>
          <w:rFonts w:ascii="Times New Roman" w:hAnsi="Times New Roman" w:cs="Times New Roman"/>
          <w:sz w:val="24"/>
          <w:szCs w:val="24"/>
          <w:rPrChange w:id="821"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822" w:author="Owner" w:date="2017-04-10T10:31:00Z">
            <w:rPr>
              <w:rFonts w:ascii="Times New Roman" w:hAnsi="Times New Roman" w:cs="Times New Roman"/>
              <w:sz w:val="24"/>
              <w:szCs w:val="24"/>
            </w:rPr>
          </w:rPrChange>
        </w:rPr>
        <w:lastRenderedPageBreak/>
        <w:t>p</w:t>
      </w:r>
      <w:r w:rsidRPr="00194C1D">
        <w:rPr>
          <w:rFonts w:ascii="Times New Roman" w:hAnsi="Times New Roman" w:cs="Times New Roman"/>
          <w:sz w:val="24"/>
          <w:szCs w:val="24"/>
          <w:vertAlign w:val="subscript"/>
          <w:rPrChange w:id="823" w:author="Owner" w:date="2017-04-10T10:31:00Z">
            <w:rPr>
              <w:rFonts w:ascii="Times New Roman" w:hAnsi="Times New Roman" w:cs="Times New Roman"/>
              <w:sz w:val="24"/>
              <w:szCs w:val="24"/>
              <w:vertAlign w:val="subscript"/>
            </w:rPr>
          </w:rPrChange>
        </w:rPr>
        <w:t>k,</w:t>
      </w:r>
      <w:proofErr w:type="gramEnd"/>
      <w:r w:rsidRPr="00194C1D">
        <w:rPr>
          <w:rFonts w:ascii="Times New Roman" w:hAnsi="Times New Roman" w:cs="Times New Roman"/>
          <w:sz w:val="24"/>
          <w:szCs w:val="24"/>
          <w:vertAlign w:val="subscript"/>
          <w:rPrChange w:id="824" w:author="Owner" w:date="2017-04-10T10:31:00Z">
            <w:rPr>
              <w:rFonts w:ascii="Times New Roman" w:hAnsi="Times New Roman" w:cs="Times New Roman"/>
              <w:sz w:val="24"/>
              <w:szCs w:val="24"/>
              <w:vertAlign w:val="subscript"/>
            </w:rPr>
          </w:rPrChange>
        </w:rPr>
        <w:t xml:space="preserve">I,t </w:t>
      </w:r>
      <w:r w:rsidR="00040C0F" w:rsidRPr="00194C1D">
        <w:rPr>
          <w:rFonts w:ascii="Times New Roman" w:hAnsi="Times New Roman" w:cs="Times New Roman"/>
          <w:sz w:val="24"/>
          <w:szCs w:val="24"/>
          <w:rPrChange w:id="825" w:author="Owner" w:date="2017-04-10T10:31:00Z">
            <w:rPr>
              <w:rFonts w:ascii="Times New Roman" w:hAnsi="Times New Roman" w:cs="Times New Roman"/>
              <w:sz w:val="24"/>
              <w:szCs w:val="24"/>
            </w:rPr>
          </w:rPrChange>
        </w:rPr>
        <w:t>= d</w:t>
      </w:r>
      <w:r w:rsidRPr="00194C1D">
        <w:rPr>
          <w:rFonts w:ascii="Times New Roman" w:hAnsi="Times New Roman" w:cs="Times New Roman"/>
          <w:sz w:val="24"/>
          <w:szCs w:val="24"/>
          <w:rPrChange w:id="826" w:author="Owner" w:date="2017-04-10T10:31:00Z">
            <w:rPr>
              <w:rFonts w:ascii="Times New Roman" w:hAnsi="Times New Roman" w:cs="Times New Roman"/>
              <w:sz w:val="24"/>
              <w:szCs w:val="24"/>
            </w:rPr>
          </w:rPrChange>
        </w:rPr>
        <w:t xml:space="preserve">ensity independent productivity for stage i dependent on the relative </w:t>
      </w:r>
      <w:r w:rsidR="00040C0F" w:rsidRPr="00194C1D">
        <w:rPr>
          <w:rFonts w:ascii="Times New Roman" w:hAnsi="Times New Roman" w:cs="Times New Roman"/>
          <w:sz w:val="24"/>
          <w:szCs w:val="24"/>
          <w:rPrChange w:id="827" w:author="Owner" w:date="2017-04-10T10:31:00Z">
            <w:rPr>
              <w:rFonts w:ascii="Times New Roman" w:hAnsi="Times New Roman" w:cs="Times New Roman"/>
              <w:sz w:val="24"/>
              <w:szCs w:val="24"/>
            </w:rPr>
          </w:rPrChange>
        </w:rPr>
        <w:t xml:space="preserve">importance / </w:t>
      </w:r>
      <w:r w:rsidRPr="00194C1D">
        <w:rPr>
          <w:rFonts w:ascii="Times New Roman" w:hAnsi="Times New Roman" w:cs="Times New Roman"/>
          <w:sz w:val="24"/>
          <w:szCs w:val="24"/>
          <w:rPrChange w:id="828" w:author="Owner" w:date="2017-04-10T10:31:00Z">
            <w:rPr>
              <w:rFonts w:ascii="Times New Roman" w:hAnsi="Times New Roman" w:cs="Times New Roman"/>
              <w:sz w:val="24"/>
              <w:szCs w:val="24"/>
            </w:rPr>
          </w:rPrChange>
        </w:rPr>
        <w:t>relationship between productivity and land use in that stream</w:t>
      </w:r>
      <w:r w:rsidR="006D32EF" w:rsidRPr="00194C1D">
        <w:rPr>
          <w:rFonts w:ascii="Times New Roman" w:hAnsi="Times New Roman" w:cs="Times New Roman"/>
          <w:sz w:val="24"/>
          <w:szCs w:val="24"/>
          <w:rPrChange w:id="829" w:author="Owner" w:date="2017-04-10T10:31:00Z">
            <w:rPr>
              <w:rFonts w:ascii="Times New Roman" w:hAnsi="Times New Roman" w:cs="Times New Roman"/>
              <w:sz w:val="24"/>
              <w:szCs w:val="24"/>
            </w:rPr>
          </w:rPrChange>
        </w:rPr>
        <w:t xml:space="preserve"> (QCI 2006</w:t>
      </w:r>
      <w:r w:rsidR="00040C0F" w:rsidRPr="00194C1D">
        <w:rPr>
          <w:rFonts w:ascii="Times New Roman" w:hAnsi="Times New Roman" w:cs="Times New Roman"/>
          <w:sz w:val="24"/>
          <w:szCs w:val="24"/>
          <w:rPrChange w:id="830" w:author="Owner" w:date="2017-04-10T10:31:00Z">
            <w:rPr>
              <w:rFonts w:ascii="Times New Roman" w:hAnsi="Times New Roman" w:cs="Times New Roman"/>
              <w:sz w:val="24"/>
              <w:szCs w:val="24"/>
            </w:rPr>
          </w:rPrChange>
        </w:rPr>
        <w:t>)</w:t>
      </w:r>
      <w:r w:rsidRPr="00194C1D">
        <w:rPr>
          <w:rFonts w:ascii="Times New Roman" w:hAnsi="Times New Roman" w:cs="Times New Roman"/>
          <w:sz w:val="24"/>
          <w:szCs w:val="24"/>
          <w:rPrChange w:id="831" w:author="Owner" w:date="2017-04-10T10:31:00Z">
            <w:rPr>
              <w:rFonts w:ascii="Times New Roman" w:hAnsi="Times New Roman" w:cs="Times New Roman"/>
              <w:sz w:val="24"/>
              <w:szCs w:val="24"/>
            </w:rPr>
          </w:rPrChange>
        </w:rPr>
        <w:t>.</w:t>
      </w:r>
    </w:p>
    <w:p w:rsidR="001C2F55" w:rsidRPr="00194C1D" w:rsidRDefault="001C2F55" w:rsidP="001C2F55">
      <w:pPr>
        <w:rPr>
          <w:rFonts w:ascii="Times New Roman" w:hAnsi="Times New Roman" w:cs="Times New Roman"/>
          <w:sz w:val="24"/>
          <w:szCs w:val="24"/>
          <w:rPrChange w:id="832"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33" w:author="Owner" w:date="2017-04-10T10:31:00Z">
            <w:rPr>
              <w:rFonts w:ascii="Times New Roman" w:hAnsi="Times New Roman" w:cs="Times New Roman"/>
              <w:sz w:val="24"/>
              <w:szCs w:val="24"/>
            </w:rPr>
          </w:rPrChange>
        </w:rPr>
        <w:t>E</w:t>
      </w:r>
      <w:r w:rsidRPr="00194C1D">
        <w:rPr>
          <w:rFonts w:ascii="Times New Roman" w:hAnsi="Times New Roman" w:cs="Times New Roman"/>
          <w:sz w:val="24"/>
          <w:szCs w:val="24"/>
          <w:vertAlign w:val="subscript"/>
          <w:rPrChange w:id="834" w:author="Owner" w:date="2017-04-10T10:31:00Z">
            <w:rPr>
              <w:rFonts w:ascii="Times New Roman" w:hAnsi="Times New Roman" w:cs="Times New Roman"/>
              <w:sz w:val="24"/>
              <w:szCs w:val="24"/>
              <w:vertAlign w:val="subscript"/>
            </w:rPr>
          </w:rPrChange>
        </w:rPr>
        <w:t>i</w:t>
      </w:r>
      <w:proofErr w:type="gramStart"/>
      <w:r w:rsidRPr="00194C1D">
        <w:rPr>
          <w:rFonts w:ascii="Times New Roman" w:hAnsi="Times New Roman" w:cs="Times New Roman"/>
          <w:sz w:val="24"/>
          <w:szCs w:val="24"/>
          <w:vertAlign w:val="subscript"/>
          <w:rPrChange w:id="835" w:author="Owner" w:date="2017-04-10T10:31:00Z">
            <w:rPr>
              <w:rFonts w:ascii="Times New Roman" w:hAnsi="Times New Roman" w:cs="Times New Roman"/>
              <w:sz w:val="24"/>
              <w:szCs w:val="24"/>
              <w:vertAlign w:val="subscript"/>
            </w:rPr>
          </w:rPrChange>
        </w:rPr>
        <w:t>,q</w:t>
      </w:r>
      <w:proofErr w:type="gramEnd"/>
      <w:r w:rsidRPr="00194C1D">
        <w:rPr>
          <w:rFonts w:ascii="Times New Roman" w:hAnsi="Times New Roman" w:cs="Times New Roman"/>
          <w:sz w:val="24"/>
          <w:szCs w:val="24"/>
          <w:rPrChange w:id="836" w:author="Owner" w:date="2017-04-10T10:31:00Z">
            <w:rPr>
              <w:rFonts w:ascii="Times New Roman" w:hAnsi="Times New Roman" w:cs="Times New Roman"/>
              <w:sz w:val="24"/>
              <w:szCs w:val="24"/>
            </w:rPr>
          </w:rPrChange>
        </w:rPr>
        <w:t>= Scalar showing the importance of land-use type (q) for overall produc</w:t>
      </w:r>
      <w:r w:rsidR="006D32EF" w:rsidRPr="00194C1D">
        <w:rPr>
          <w:rFonts w:ascii="Times New Roman" w:hAnsi="Times New Roman" w:cs="Times New Roman"/>
          <w:sz w:val="24"/>
          <w:szCs w:val="24"/>
          <w:rPrChange w:id="837" w:author="Owner" w:date="2017-04-10T10:31:00Z">
            <w:rPr>
              <w:rFonts w:ascii="Times New Roman" w:hAnsi="Times New Roman" w:cs="Times New Roman"/>
              <w:sz w:val="24"/>
              <w:szCs w:val="24"/>
            </w:rPr>
          </w:rPrChange>
        </w:rPr>
        <w:t>tivity (see Table 2-2 in QCI 2006</w:t>
      </w:r>
      <w:r w:rsidRPr="00194C1D">
        <w:rPr>
          <w:rFonts w:ascii="Times New Roman" w:hAnsi="Times New Roman" w:cs="Times New Roman"/>
          <w:sz w:val="24"/>
          <w:szCs w:val="24"/>
          <w:rPrChange w:id="838" w:author="Owner" w:date="2017-04-10T10:31:00Z">
            <w:rPr>
              <w:rFonts w:ascii="Times New Roman" w:hAnsi="Times New Roman" w:cs="Times New Roman"/>
              <w:sz w:val="24"/>
              <w:szCs w:val="24"/>
            </w:rPr>
          </w:rPrChange>
        </w:rPr>
        <w:t>).</w:t>
      </w:r>
      <w:r w:rsidR="006D32EF" w:rsidRPr="00194C1D">
        <w:rPr>
          <w:rFonts w:ascii="Times New Roman" w:hAnsi="Times New Roman" w:cs="Times New Roman"/>
          <w:sz w:val="24"/>
          <w:szCs w:val="24"/>
          <w:rPrChange w:id="839" w:author="Owner" w:date="2017-04-10T10:31:00Z">
            <w:rPr>
              <w:rFonts w:ascii="Times New Roman" w:hAnsi="Times New Roman" w:cs="Times New Roman"/>
              <w:sz w:val="24"/>
              <w:szCs w:val="24"/>
            </w:rPr>
          </w:rPrChange>
        </w:rPr>
        <w:t xml:space="preserve">  Note:  In the R code, the productivity variable is called “Prod_Scalar [k</w:t>
      </w:r>
      <w:proofErr w:type="gramStart"/>
      <w:r w:rsidR="006D32EF" w:rsidRPr="00194C1D">
        <w:rPr>
          <w:rFonts w:ascii="Times New Roman" w:hAnsi="Times New Roman" w:cs="Times New Roman"/>
          <w:sz w:val="24"/>
          <w:szCs w:val="24"/>
          <w:rPrChange w:id="840" w:author="Owner" w:date="2017-04-10T10:31:00Z">
            <w:rPr>
              <w:rFonts w:ascii="Times New Roman" w:hAnsi="Times New Roman" w:cs="Times New Roman"/>
              <w:sz w:val="24"/>
              <w:szCs w:val="24"/>
            </w:rPr>
          </w:rPrChange>
        </w:rPr>
        <w:t>,i,t</w:t>
      </w:r>
      <w:proofErr w:type="gramEnd"/>
      <w:r w:rsidR="006D32EF" w:rsidRPr="00194C1D">
        <w:rPr>
          <w:rFonts w:ascii="Times New Roman" w:hAnsi="Times New Roman" w:cs="Times New Roman"/>
          <w:sz w:val="24"/>
          <w:szCs w:val="24"/>
          <w:rPrChange w:id="841" w:author="Owner" w:date="2017-04-10T10:31:00Z">
            <w:rPr>
              <w:rFonts w:ascii="Times New Roman" w:hAnsi="Times New Roman" w:cs="Times New Roman"/>
              <w:sz w:val="24"/>
              <w:szCs w:val="24"/>
            </w:rPr>
          </w:rPrChange>
        </w:rPr>
        <w:t>]” instead of  “E[k,i,t]”.</w:t>
      </w:r>
    </w:p>
    <w:p w:rsidR="001C2F55" w:rsidRPr="00194C1D" w:rsidRDefault="001C2F55" w:rsidP="001C2F55">
      <w:pPr>
        <w:rPr>
          <w:rFonts w:ascii="Times New Roman" w:hAnsi="Times New Roman" w:cs="Times New Roman"/>
          <w:sz w:val="24"/>
          <w:szCs w:val="24"/>
          <w:rPrChange w:id="842"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43" w:author="Owner" w:date="2017-04-10T10:31:00Z">
            <w:rPr>
              <w:rFonts w:ascii="Times New Roman" w:hAnsi="Times New Roman" w:cs="Times New Roman"/>
              <w:sz w:val="24"/>
              <w:szCs w:val="24"/>
            </w:rPr>
          </w:rPrChange>
        </w:rPr>
        <w:t>Sr</w:t>
      </w:r>
      <w:r w:rsidRPr="00194C1D">
        <w:rPr>
          <w:rFonts w:ascii="Times New Roman" w:hAnsi="Times New Roman" w:cs="Times New Roman"/>
          <w:sz w:val="24"/>
          <w:szCs w:val="24"/>
          <w:vertAlign w:val="subscript"/>
          <w:rPrChange w:id="844" w:author="Owner" w:date="2017-04-10T10:31:00Z">
            <w:rPr>
              <w:rFonts w:ascii="Times New Roman" w:hAnsi="Times New Roman" w:cs="Times New Roman"/>
              <w:sz w:val="24"/>
              <w:szCs w:val="24"/>
              <w:vertAlign w:val="subscript"/>
            </w:rPr>
          </w:rPrChange>
        </w:rPr>
        <w:t>k,i,t</w:t>
      </w:r>
      <w:r w:rsidRPr="00194C1D">
        <w:rPr>
          <w:rFonts w:ascii="Times New Roman" w:hAnsi="Times New Roman" w:cs="Times New Roman"/>
          <w:sz w:val="24"/>
          <w:szCs w:val="24"/>
          <w:rPrChange w:id="845" w:author="Owner" w:date="2017-04-10T10:31:00Z">
            <w:rPr>
              <w:rFonts w:ascii="Times New Roman" w:hAnsi="Times New Roman" w:cs="Times New Roman"/>
              <w:sz w:val="24"/>
              <w:szCs w:val="24"/>
            </w:rPr>
          </w:rPrChange>
        </w:rPr>
        <w:t xml:space="preserve"> =  site and time specific average maximum survival rate from one stage to the next in the fresh-water life history of the species given average con</w:t>
      </w:r>
      <w:r w:rsidR="00040C0F" w:rsidRPr="00194C1D">
        <w:rPr>
          <w:rFonts w:ascii="Times New Roman" w:hAnsi="Times New Roman" w:cs="Times New Roman"/>
          <w:sz w:val="24"/>
          <w:szCs w:val="24"/>
          <w:rPrChange w:id="846" w:author="Owner" w:date="2017-04-10T10:31:00Z">
            <w:rPr>
              <w:rFonts w:ascii="Times New Roman" w:hAnsi="Times New Roman" w:cs="Times New Roman"/>
              <w:sz w:val="24"/>
              <w:szCs w:val="24"/>
            </w:rPr>
          </w:rPrChange>
        </w:rPr>
        <w:t>di</w:t>
      </w:r>
      <w:r w:rsidR="006D32EF" w:rsidRPr="00194C1D">
        <w:rPr>
          <w:rFonts w:ascii="Times New Roman" w:hAnsi="Times New Roman" w:cs="Times New Roman"/>
          <w:sz w:val="24"/>
          <w:szCs w:val="24"/>
          <w:rPrChange w:id="847" w:author="Owner" w:date="2017-04-10T10:31:00Z">
            <w:rPr>
              <w:rFonts w:ascii="Times New Roman" w:hAnsi="Times New Roman" w:cs="Times New Roman"/>
              <w:sz w:val="24"/>
              <w:szCs w:val="24"/>
            </w:rPr>
          </w:rPrChange>
        </w:rPr>
        <w:t>tions (see Table 2-5 of QCI 2006</w:t>
      </w:r>
      <w:r w:rsidR="00040C0F" w:rsidRPr="00194C1D">
        <w:rPr>
          <w:rFonts w:ascii="Times New Roman" w:hAnsi="Times New Roman" w:cs="Times New Roman"/>
          <w:sz w:val="24"/>
          <w:szCs w:val="24"/>
          <w:rPrChange w:id="848" w:author="Owner" w:date="2017-04-10T10:31:00Z">
            <w:rPr>
              <w:rFonts w:ascii="Times New Roman" w:hAnsi="Times New Roman" w:cs="Times New Roman"/>
              <w:sz w:val="24"/>
              <w:szCs w:val="24"/>
            </w:rPr>
          </w:rPrChange>
        </w:rPr>
        <w:t>)</w:t>
      </w:r>
      <w:r w:rsidRPr="00194C1D">
        <w:rPr>
          <w:rFonts w:ascii="Times New Roman" w:hAnsi="Times New Roman" w:cs="Times New Roman"/>
          <w:sz w:val="24"/>
          <w:szCs w:val="24"/>
          <w:rPrChange w:id="849" w:author="Owner" w:date="2017-04-10T10:31:00Z">
            <w:rPr>
              <w:rFonts w:ascii="Times New Roman" w:hAnsi="Times New Roman" w:cs="Times New Roman"/>
              <w:sz w:val="24"/>
              <w:szCs w:val="24"/>
            </w:rPr>
          </w:rPrChange>
        </w:rPr>
        <w:t xml:space="preserve"> under a baseline in the best possible habitat suited for their survival. </w:t>
      </w:r>
    </w:p>
    <w:p w:rsidR="001C2F55" w:rsidRPr="00194C1D" w:rsidRDefault="001C2F55" w:rsidP="006A4145">
      <w:pPr>
        <w:spacing w:after="0" w:line="240" w:lineRule="auto"/>
        <w:rPr>
          <w:rFonts w:ascii="Times New Roman" w:hAnsi="Times New Roman" w:cs="Times New Roman"/>
          <w:sz w:val="24"/>
          <w:szCs w:val="24"/>
          <w:rPrChange w:id="850" w:author="Owner" w:date="2017-04-10T10:31:00Z">
            <w:rPr>
              <w:rFonts w:ascii="Times New Roman" w:hAnsi="Times New Roman" w:cs="Times New Roman"/>
              <w:sz w:val="24"/>
              <w:szCs w:val="24"/>
            </w:rPr>
          </w:rPrChange>
        </w:rPr>
      </w:pPr>
    </w:p>
    <w:p w:rsidR="00266C33" w:rsidRPr="00194C1D" w:rsidRDefault="00266C33" w:rsidP="006A4145">
      <w:pPr>
        <w:spacing w:after="0" w:line="240" w:lineRule="auto"/>
        <w:rPr>
          <w:rFonts w:ascii="Times New Roman" w:hAnsi="Times New Roman" w:cs="Times New Roman"/>
          <w:sz w:val="24"/>
          <w:szCs w:val="24"/>
          <w:rPrChange w:id="851"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52" w:author="Owner" w:date="2017-04-10T10:31:00Z">
            <w:rPr>
              <w:rFonts w:ascii="Times New Roman" w:hAnsi="Times New Roman" w:cs="Times New Roman"/>
              <w:sz w:val="24"/>
              <w:szCs w:val="24"/>
            </w:rPr>
          </w:rPrChange>
        </w:rPr>
        <w:t>Capacity at time t for site k is</w:t>
      </w:r>
      <w:r w:rsidR="00A0434C" w:rsidRPr="00194C1D">
        <w:rPr>
          <w:rFonts w:ascii="Times New Roman" w:hAnsi="Times New Roman" w:cs="Times New Roman"/>
          <w:sz w:val="24"/>
          <w:szCs w:val="24"/>
          <w:rPrChange w:id="853" w:author="Owner" w:date="2017-04-10T10:31:00Z">
            <w:rPr>
              <w:rFonts w:ascii="Times New Roman" w:hAnsi="Times New Roman" w:cs="Times New Roman"/>
              <w:sz w:val="24"/>
              <w:szCs w:val="24"/>
            </w:rPr>
          </w:rPrChange>
        </w:rPr>
        <w:t xml:space="preserve"> at life stage i is</w:t>
      </w:r>
      <w:r w:rsidRPr="00194C1D">
        <w:rPr>
          <w:rFonts w:ascii="Times New Roman" w:hAnsi="Times New Roman" w:cs="Times New Roman"/>
          <w:sz w:val="24"/>
          <w:szCs w:val="24"/>
          <w:rPrChange w:id="854" w:author="Owner" w:date="2017-04-10T10:31:00Z">
            <w:rPr>
              <w:rFonts w:ascii="Times New Roman" w:hAnsi="Times New Roman" w:cs="Times New Roman"/>
              <w:sz w:val="24"/>
              <w:szCs w:val="24"/>
            </w:rPr>
          </w:rPrChange>
        </w:rPr>
        <w:t xml:space="preserve"> modeled as:</w:t>
      </w:r>
    </w:p>
    <w:p w:rsidR="006A4145" w:rsidRPr="00194C1D" w:rsidRDefault="006A4145" w:rsidP="006A4145">
      <w:pPr>
        <w:spacing w:after="0" w:line="240" w:lineRule="auto"/>
        <w:rPr>
          <w:rFonts w:ascii="Times New Roman" w:hAnsi="Times New Roman" w:cs="Times New Roman"/>
          <w:sz w:val="24"/>
          <w:szCs w:val="24"/>
          <w:rPrChange w:id="855" w:author="Owner" w:date="2017-04-10T10:31:00Z">
            <w:rPr>
              <w:rFonts w:ascii="Times New Roman" w:hAnsi="Times New Roman" w:cs="Times New Roman"/>
              <w:sz w:val="24"/>
              <w:szCs w:val="24"/>
            </w:rPr>
          </w:rPrChange>
        </w:rPr>
      </w:pPr>
    </w:p>
    <w:p w:rsidR="001C2F55" w:rsidRPr="00194C1D" w:rsidRDefault="001C2F55" w:rsidP="006A4145">
      <w:pPr>
        <w:spacing w:after="0" w:line="240" w:lineRule="auto"/>
        <w:rPr>
          <w:rFonts w:ascii="Times New Roman" w:hAnsi="Times New Roman" w:cs="Times New Roman"/>
          <w:sz w:val="24"/>
          <w:szCs w:val="24"/>
          <w:rPrChange w:id="856" w:author="Owner" w:date="2017-04-10T10:31:00Z">
            <w:rPr>
              <w:rFonts w:ascii="Times New Roman" w:hAnsi="Times New Roman" w:cs="Times New Roman"/>
              <w:sz w:val="24"/>
              <w:szCs w:val="24"/>
            </w:rPr>
          </w:rPrChange>
        </w:rPr>
      </w:pPr>
    </w:p>
    <w:p w:rsidR="00F653EC" w:rsidRPr="00194C1D" w:rsidRDefault="00194C1D" w:rsidP="00D24075">
      <w:pPr>
        <w:spacing w:after="0" w:line="240" w:lineRule="auto"/>
        <w:ind w:left="720"/>
        <w:rPr>
          <w:rFonts w:ascii="Times New Roman" w:hAnsi="Times New Roman" w:cs="Times New Roman"/>
          <w:sz w:val="24"/>
          <w:szCs w:val="24"/>
          <w:rPrChange w:id="857"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858"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859" w:author="Owner" w:date="2017-04-10T10:31:00Z">
                  <w:rPr>
                    <w:rFonts w:ascii="Cambria Math" w:hAnsi="Cambria Math" w:cs="Times New Roman"/>
                    <w:sz w:val="24"/>
                    <w:szCs w:val="24"/>
                  </w:rPr>
                </w:rPrChange>
              </w:rPr>
              <m:t>c</m:t>
            </m:r>
          </m:e>
          <m:sub>
            <m:r>
              <w:rPr>
                <w:rFonts w:ascii="Cambria Math" w:hAnsi="Cambria Math" w:cs="Times New Roman"/>
                <w:sz w:val="24"/>
                <w:szCs w:val="24"/>
                <w:rPrChange w:id="860" w:author="Owner" w:date="2017-04-10T10:31:00Z">
                  <w:rPr>
                    <w:rFonts w:ascii="Cambria Math" w:hAnsi="Cambria Math" w:cs="Times New Roman"/>
                    <w:sz w:val="24"/>
                    <w:szCs w:val="24"/>
                  </w:rPr>
                </w:rPrChange>
              </w:rPr>
              <m:t>k,i,t</m:t>
            </m:r>
          </m:sub>
        </m:sSub>
        <m:r>
          <w:rPr>
            <w:rFonts w:ascii="Cambria Math" w:hAnsi="Cambria Math" w:cs="Times New Roman"/>
            <w:sz w:val="24"/>
            <w:szCs w:val="24"/>
            <w:rPrChange w:id="861" w:author="Owner" w:date="2017-04-10T10:31:00Z">
              <w:rPr>
                <w:rFonts w:ascii="Cambria Math" w:hAnsi="Cambria Math" w:cs="Times New Roman"/>
                <w:sz w:val="24"/>
                <w:szCs w:val="24"/>
              </w:rPr>
            </w:rPrChange>
          </w:rPr>
          <m:t xml:space="preserve">= </m:t>
        </m:r>
        <m:nary>
          <m:naryPr>
            <m:chr m:val="∑"/>
            <m:limLoc m:val="undOvr"/>
            <m:ctrlPr>
              <w:rPr>
                <w:rFonts w:ascii="Cambria Math" w:hAnsi="Cambria Math" w:cs="Times New Roman"/>
                <w:i/>
                <w:sz w:val="24"/>
                <w:szCs w:val="24"/>
                <w:rPrChange w:id="862" w:author="Owner" w:date="2017-04-10T10:31:00Z">
                  <w:rPr>
                    <w:rFonts w:ascii="Cambria Math" w:hAnsi="Cambria Math" w:cs="Times New Roman"/>
                    <w:i/>
                    <w:sz w:val="24"/>
                    <w:szCs w:val="24"/>
                  </w:rPr>
                </w:rPrChange>
              </w:rPr>
            </m:ctrlPr>
          </m:naryPr>
          <m:sub>
            <m:r>
              <w:rPr>
                <w:rFonts w:ascii="Cambria Math" w:hAnsi="Cambria Math" w:cs="Times New Roman"/>
                <w:sz w:val="24"/>
                <w:szCs w:val="24"/>
                <w:rPrChange w:id="863" w:author="Owner" w:date="2017-04-10T10:31:00Z">
                  <w:rPr>
                    <w:rFonts w:ascii="Cambria Math" w:hAnsi="Cambria Math" w:cs="Times New Roman"/>
                    <w:sz w:val="24"/>
                    <w:szCs w:val="24"/>
                  </w:rPr>
                </w:rPrChange>
              </w:rPr>
              <m:t>j=1</m:t>
            </m:r>
          </m:sub>
          <m:sup>
            <m:r>
              <w:rPr>
                <w:rFonts w:ascii="Cambria Math" w:hAnsi="Cambria Math" w:cs="Times New Roman"/>
                <w:sz w:val="24"/>
                <w:szCs w:val="24"/>
                <w:rPrChange w:id="864" w:author="Owner" w:date="2017-04-10T10:31:00Z">
                  <w:rPr>
                    <w:rFonts w:ascii="Cambria Math" w:hAnsi="Cambria Math" w:cs="Times New Roman"/>
                    <w:sz w:val="24"/>
                    <w:szCs w:val="24"/>
                  </w:rPr>
                </w:rPrChange>
              </w:rPr>
              <m:t>n</m:t>
            </m:r>
          </m:sup>
          <m:e>
            <m:d>
              <m:dPr>
                <m:begChr m:val="["/>
                <m:endChr m:val="]"/>
                <m:ctrlPr>
                  <w:rPr>
                    <w:rFonts w:ascii="Cambria Math" w:hAnsi="Cambria Math" w:cs="Times New Roman"/>
                    <w:i/>
                    <w:sz w:val="24"/>
                    <w:szCs w:val="24"/>
                    <w:rPrChange w:id="865" w:author="Owner" w:date="2017-04-10T10:31:00Z">
                      <w:rPr>
                        <w:rFonts w:ascii="Cambria Math" w:hAnsi="Cambria Math" w:cs="Times New Roman"/>
                        <w:i/>
                        <w:sz w:val="24"/>
                        <w:szCs w:val="24"/>
                      </w:rPr>
                    </w:rPrChange>
                  </w:rPr>
                </m:ctrlPr>
              </m:dPr>
              <m:e>
                <m:sSub>
                  <m:sSubPr>
                    <m:ctrlPr>
                      <w:rPr>
                        <w:rFonts w:ascii="Cambria Math" w:hAnsi="Cambria Math" w:cs="Times New Roman"/>
                        <w:i/>
                        <w:sz w:val="24"/>
                        <w:szCs w:val="24"/>
                        <w:rPrChange w:id="866"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867" w:author="Owner" w:date="2017-04-10T10:31:00Z">
                          <w:rPr>
                            <w:rFonts w:ascii="Cambria Math" w:hAnsi="Cambria Math" w:cs="Times New Roman"/>
                            <w:sz w:val="24"/>
                            <w:szCs w:val="24"/>
                          </w:rPr>
                        </w:rPrChange>
                      </w:rPr>
                      <m:t>H</m:t>
                    </m:r>
                  </m:e>
                  <m:sub>
                    <m:r>
                      <w:rPr>
                        <w:rFonts w:ascii="Cambria Math" w:hAnsi="Cambria Math" w:cs="Times New Roman"/>
                        <w:sz w:val="24"/>
                        <w:szCs w:val="24"/>
                        <w:rPrChange w:id="868" w:author="Owner" w:date="2017-04-10T10:31:00Z">
                          <w:rPr>
                            <w:rFonts w:ascii="Cambria Math" w:hAnsi="Cambria Math" w:cs="Times New Roman"/>
                            <w:sz w:val="24"/>
                            <w:szCs w:val="24"/>
                          </w:rPr>
                        </w:rPrChange>
                      </w:rPr>
                      <m:t>k,j,t</m:t>
                    </m:r>
                  </m:sub>
                </m:sSub>
                <m:r>
                  <w:rPr>
                    <w:rFonts w:ascii="Cambria Math" w:hAnsi="Cambria Math" w:cs="Times New Roman"/>
                    <w:sz w:val="24"/>
                    <w:szCs w:val="24"/>
                    <w:rPrChange w:id="869" w:author="Owner" w:date="2017-04-10T10:31:00Z">
                      <w:rPr>
                        <w:rFonts w:ascii="Cambria Math" w:hAnsi="Cambria Math" w:cs="Times New Roman"/>
                        <w:sz w:val="24"/>
                        <w:szCs w:val="24"/>
                      </w:rPr>
                    </w:rPrChange>
                  </w:rPr>
                  <m:t xml:space="preserve">* </m:t>
                </m:r>
                <m:sSub>
                  <m:sSubPr>
                    <m:ctrlPr>
                      <w:rPr>
                        <w:rFonts w:ascii="Cambria Math" w:hAnsi="Cambria Math" w:cs="Times New Roman"/>
                        <w:i/>
                        <w:sz w:val="24"/>
                        <w:szCs w:val="24"/>
                        <w:rPrChange w:id="870" w:author="Owner" w:date="2017-04-10T10:31:00Z">
                          <w:rPr>
                            <w:rFonts w:ascii="Cambria Math" w:hAnsi="Cambria Math" w:cs="Times New Roman"/>
                            <w:i/>
                            <w:sz w:val="24"/>
                            <w:szCs w:val="24"/>
                          </w:rPr>
                        </w:rPrChange>
                      </w:rPr>
                    </m:ctrlPr>
                  </m:sSubPr>
                  <m:e>
                    <m:r>
                      <w:rPr>
                        <w:rFonts w:ascii="Cambria Math" w:hAnsi="Cambria Math" w:cs="Times New Roman"/>
                        <w:sz w:val="24"/>
                        <w:szCs w:val="24"/>
                        <w:rPrChange w:id="871" w:author="Owner" w:date="2017-04-10T10:31:00Z">
                          <w:rPr>
                            <w:rFonts w:ascii="Cambria Math" w:hAnsi="Cambria Math" w:cs="Times New Roman"/>
                            <w:sz w:val="24"/>
                            <w:szCs w:val="24"/>
                          </w:rPr>
                        </w:rPrChange>
                      </w:rPr>
                      <m:t>D</m:t>
                    </m:r>
                  </m:e>
                  <m:sub>
                    <m:r>
                      <w:rPr>
                        <w:rFonts w:ascii="Cambria Math" w:hAnsi="Cambria Math" w:cs="Times New Roman"/>
                        <w:sz w:val="24"/>
                        <w:szCs w:val="24"/>
                        <w:rPrChange w:id="872" w:author="Owner" w:date="2017-04-10T10:31:00Z">
                          <w:rPr>
                            <w:rFonts w:ascii="Cambria Math" w:hAnsi="Cambria Math" w:cs="Times New Roman"/>
                            <w:sz w:val="24"/>
                            <w:szCs w:val="24"/>
                          </w:rPr>
                        </w:rPrChange>
                      </w:rPr>
                      <m:t>k,j,i,t</m:t>
                    </m:r>
                  </m:sub>
                </m:sSub>
              </m:e>
            </m:d>
          </m:e>
        </m:nary>
      </m:oMath>
      <w:r w:rsidR="00D24075" w:rsidRPr="00194C1D">
        <w:rPr>
          <w:rFonts w:ascii="Times New Roman" w:hAnsi="Times New Roman" w:cs="Times New Roman"/>
          <w:sz w:val="24"/>
          <w:szCs w:val="24"/>
          <w:rPrChange w:id="873"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874"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5"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6"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7"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8"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79" w:author="Owner" w:date="2017-04-10T10:31:00Z">
            <w:rPr>
              <w:rFonts w:ascii="Times New Roman" w:hAnsi="Times New Roman" w:cs="Times New Roman"/>
              <w:sz w:val="24"/>
              <w:szCs w:val="24"/>
            </w:rPr>
          </w:rPrChange>
        </w:rPr>
        <w:tab/>
      </w:r>
      <w:r w:rsidR="00083EB1" w:rsidRPr="00194C1D">
        <w:rPr>
          <w:rFonts w:ascii="Times New Roman" w:hAnsi="Times New Roman" w:cs="Times New Roman"/>
          <w:sz w:val="24"/>
          <w:szCs w:val="24"/>
          <w:rPrChange w:id="880"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881"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882"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883" w:author="Owner" w:date="2017-04-10T10:31:00Z">
            <w:rPr>
              <w:rFonts w:ascii="Times New Roman" w:hAnsi="Times New Roman" w:cs="Times New Roman"/>
              <w:sz w:val="24"/>
              <w:szCs w:val="24"/>
            </w:rPr>
          </w:rPrChange>
        </w:rPr>
        <w:t>3)</w:t>
      </w:r>
    </w:p>
    <w:p w:rsidR="00F653EC" w:rsidRPr="00194C1D" w:rsidRDefault="00F653EC" w:rsidP="00F653EC">
      <w:pPr>
        <w:spacing w:after="0" w:line="240" w:lineRule="auto"/>
        <w:rPr>
          <w:rFonts w:ascii="Times New Roman" w:hAnsi="Times New Roman" w:cs="Times New Roman"/>
          <w:sz w:val="24"/>
          <w:szCs w:val="24"/>
          <w:rPrChange w:id="884" w:author="Owner" w:date="2017-04-10T10:31:00Z">
            <w:rPr>
              <w:rFonts w:ascii="Times New Roman" w:hAnsi="Times New Roman" w:cs="Times New Roman"/>
              <w:sz w:val="24"/>
              <w:szCs w:val="24"/>
            </w:rPr>
          </w:rPrChange>
        </w:rPr>
      </w:pPr>
    </w:p>
    <w:p w:rsidR="00C85EF3" w:rsidRPr="00194C1D" w:rsidRDefault="00C85EF3" w:rsidP="00F653EC">
      <w:pPr>
        <w:spacing w:after="0" w:line="240" w:lineRule="auto"/>
        <w:rPr>
          <w:rFonts w:ascii="Times New Roman" w:hAnsi="Times New Roman" w:cs="Times New Roman"/>
          <w:sz w:val="24"/>
          <w:szCs w:val="24"/>
          <w:rPrChange w:id="885" w:author="Owner" w:date="2017-04-10T10:31:00Z">
            <w:rPr>
              <w:rFonts w:ascii="Times New Roman" w:hAnsi="Times New Roman" w:cs="Times New Roman"/>
              <w:sz w:val="24"/>
              <w:szCs w:val="24"/>
            </w:rPr>
          </w:rPrChange>
        </w:rPr>
      </w:pPr>
    </w:p>
    <w:p w:rsidR="00F653EC" w:rsidRPr="00194C1D" w:rsidRDefault="00F653EC" w:rsidP="00F653EC">
      <w:pPr>
        <w:spacing w:after="0" w:line="240" w:lineRule="auto"/>
        <w:rPr>
          <w:rFonts w:ascii="Times New Roman" w:hAnsi="Times New Roman" w:cs="Times New Roman"/>
          <w:sz w:val="24"/>
          <w:szCs w:val="24"/>
          <w:rPrChange w:id="886"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887" w:author="Owner" w:date="2017-04-10T10:31:00Z">
            <w:rPr>
              <w:rFonts w:ascii="Times New Roman" w:hAnsi="Times New Roman" w:cs="Times New Roman"/>
              <w:sz w:val="24"/>
              <w:szCs w:val="24"/>
            </w:rPr>
          </w:rPrChange>
        </w:rPr>
        <w:t>Where H</w:t>
      </w:r>
      <w:r w:rsidRPr="00194C1D">
        <w:rPr>
          <w:rFonts w:ascii="Times New Roman" w:hAnsi="Times New Roman" w:cs="Times New Roman"/>
          <w:sz w:val="24"/>
          <w:szCs w:val="24"/>
          <w:vertAlign w:val="subscript"/>
          <w:rPrChange w:id="888" w:author="Owner" w:date="2017-04-10T10:31:00Z">
            <w:rPr>
              <w:rFonts w:ascii="Times New Roman" w:hAnsi="Times New Roman" w:cs="Times New Roman"/>
              <w:sz w:val="24"/>
              <w:szCs w:val="24"/>
              <w:vertAlign w:val="subscript"/>
            </w:rPr>
          </w:rPrChange>
        </w:rPr>
        <w:t>k</w:t>
      </w:r>
      <w:proofErr w:type="gramStart"/>
      <w:r w:rsidRPr="00194C1D">
        <w:rPr>
          <w:rFonts w:ascii="Times New Roman" w:hAnsi="Times New Roman" w:cs="Times New Roman"/>
          <w:sz w:val="24"/>
          <w:szCs w:val="24"/>
          <w:vertAlign w:val="subscript"/>
          <w:rPrChange w:id="889" w:author="Owner" w:date="2017-04-10T10:31:00Z">
            <w:rPr>
              <w:rFonts w:ascii="Times New Roman" w:hAnsi="Times New Roman" w:cs="Times New Roman"/>
              <w:sz w:val="24"/>
              <w:szCs w:val="24"/>
              <w:vertAlign w:val="subscript"/>
            </w:rPr>
          </w:rPrChange>
        </w:rPr>
        <w:t>,j,t</w:t>
      </w:r>
      <w:proofErr w:type="gramEnd"/>
      <w:r w:rsidRPr="00194C1D">
        <w:rPr>
          <w:rFonts w:ascii="Times New Roman" w:hAnsi="Times New Roman" w:cs="Times New Roman"/>
          <w:sz w:val="24"/>
          <w:szCs w:val="24"/>
          <w:rPrChange w:id="890" w:author="Owner" w:date="2017-04-10T10:31:00Z">
            <w:rPr>
              <w:rFonts w:ascii="Times New Roman" w:hAnsi="Times New Roman" w:cs="Times New Roman"/>
              <w:sz w:val="24"/>
              <w:szCs w:val="24"/>
            </w:rPr>
          </w:rPrChange>
        </w:rPr>
        <w:t xml:space="preserve"> is the amount of habitat type j in w</w:t>
      </w:r>
      <w:r w:rsidR="00040C0F" w:rsidRPr="00194C1D">
        <w:rPr>
          <w:rFonts w:ascii="Times New Roman" w:hAnsi="Times New Roman" w:cs="Times New Roman"/>
          <w:sz w:val="24"/>
          <w:szCs w:val="24"/>
          <w:rPrChange w:id="891" w:author="Owner" w:date="2017-04-10T10:31:00Z">
            <w:rPr>
              <w:rFonts w:ascii="Times New Roman" w:hAnsi="Times New Roman" w:cs="Times New Roman"/>
              <w:sz w:val="24"/>
              <w:szCs w:val="24"/>
            </w:rPr>
          </w:rPrChange>
        </w:rPr>
        <w:t>atershed k at time t, and D</w:t>
      </w:r>
      <w:r w:rsidR="00040C0F" w:rsidRPr="00194C1D">
        <w:rPr>
          <w:rFonts w:ascii="Times New Roman" w:hAnsi="Times New Roman" w:cs="Times New Roman"/>
          <w:sz w:val="24"/>
          <w:szCs w:val="24"/>
          <w:vertAlign w:val="subscript"/>
          <w:rPrChange w:id="892" w:author="Owner" w:date="2017-04-10T10:31:00Z">
            <w:rPr>
              <w:rFonts w:ascii="Times New Roman" w:hAnsi="Times New Roman" w:cs="Times New Roman"/>
              <w:sz w:val="24"/>
              <w:szCs w:val="24"/>
              <w:vertAlign w:val="subscript"/>
            </w:rPr>
          </w:rPrChange>
        </w:rPr>
        <w:t>k,j,i</w:t>
      </w:r>
      <w:r w:rsidRPr="00194C1D">
        <w:rPr>
          <w:rFonts w:ascii="Times New Roman" w:hAnsi="Times New Roman" w:cs="Times New Roman"/>
          <w:sz w:val="24"/>
          <w:szCs w:val="24"/>
          <w:vertAlign w:val="subscript"/>
          <w:rPrChange w:id="893" w:author="Owner" w:date="2017-04-10T10:31:00Z">
            <w:rPr>
              <w:rFonts w:ascii="Times New Roman" w:hAnsi="Times New Roman" w:cs="Times New Roman"/>
              <w:sz w:val="24"/>
              <w:szCs w:val="24"/>
              <w:vertAlign w:val="subscript"/>
            </w:rPr>
          </w:rPrChange>
        </w:rPr>
        <w:t xml:space="preserve">,t </w:t>
      </w:r>
      <w:r w:rsidRPr="00194C1D">
        <w:rPr>
          <w:rFonts w:ascii="Times New Roman" w:hAnsi="Times New Roman" w:cs="Times New Roman"/>
          <w:sz w:val="24"/>
          <w:szCs w:val="24"/>
          <w:rPrChange w:id="894" w:author="Owner" w:date="2017-04-10T10:31:00Z">
            <w:rPr>
              <w:rFonts w:ascii="Times New Roman" w:hAnsi="Times New Roman" w:cs="Times New Roman"/>
              <w:sz w:val="24"/>
              <w:szCs w:val="24"/>
            </w:rPr>
          </w:rPrChange>
        </w:rPr>
        <w:t>is the</w:t>
      </w:r>
      <w:r w:rsidR="00C40D9A" w:rsidRPr="00194C1D">
        <w:rPr>
          <w:rFonts w:ascii="Times New Roman" w:hAnsi="Times New Roman" w:cs="Times New Roman"/>
          <w:sz w:val="24"/>
          <w:szCs w:val="24"/>
          <w:rPrChange w:id="895" w:author="Owner" w:date="2017-04-10T10:31:00Z">
            <w:rPr>
              <w:rFonts w:ascii="Times New Roman" w:hAnsi="Times New Roman" w:cs="Times New Roman"/>
              <w:sz w:val="24"/>
              <w:szCs w:val="24"/>
            </w:rPr>
          </w:rPrChange>
        </w:rPr>
        <w:t xml:space="preserve"> maximum density, in fish per unit area</w:t>
      </w:r>
      <w:r w:rsidRPr="00194C1D">
        <w:rPr>
          <w:rFonts w:ascii="Times New Roman" w:hAnsi="Times New Roman" w:cs="Times New Roman"/>
          <w:sz w:val="24"/>
          <w:szCs w:val="24"/>
          <w:rPrChange w:id="896" w:author="Owner" w:date="2017-04-10T10:31:00Z">
            <w:rPr>
              <w:rFonts w:ascii="Times New Roman" w:hAnsi="Times New Roman" w:cs="Times New Roman"/>
              <w:sz w:val="24"/>
              <w:szCs w:val="24"/>
            </w:rPr>
          </w:rPrChange>
        </w:rPr>
        <w:t xml:space="preserve"> area, in square meters, of habitat type j at site k, during life stage i, at time t.  H</w:t>
      </w:r>
      <w:r w:rsidRPr="00194C1D">
        <w:rPr>
          <w:rFonts w:ascii="Times New Roman" w:hAnsi="Times New Roman" w:cs="Times New Roman"/>
          <w:sz w:val="24"/>
          <w:szCs w:val="24"/>
          <w:vertAlign w:val="subscript"/>
          <w:rPrChange w:id="897" w:author="Owner" w:date="2017-04-10T10:31:00Z">
            <w:rPr>
              <w:rFonts w:ascii="Times New Roman" w:hAnsi="Times New Roman" w:cs="Times New Roman"/>
              <w:sz w:val="24"/>
              <w:szCs w:val="24"/>
              <w:vertAlign w:val="subscript"/>
            </w:rPr>
          </w:rPrChange>
        </w:rPr>
        <w:t>k</w:t>
      </w:r>
      <w:proofErr w:type="gramStart"/>
      <w:r w:rsidRPr="00194C1D">
        <w:rPr>
          <w:rFonts w:ascii="Times New Roman" w:hAnsi="Times New Roman" w:cs="Times New Roman"/>
          <w:sz w:val="24"/>
          <w:szCs w:val="24"/>
          <w:vertAlign w:val="subscript"/>
          <w:rPrChange w:id="898" w:author="Owner" w:date="2017-04-10T10:31:00Z">
            <w:rPr>
              <w:rFonts w:ascii="Times New Roman" w:hAnsi="Times New Roman" w:cs="Times New Roman"/>
              <w:sz w:val="24"/>
              <w:szCs w:val="24"/>
              <w:vertAlign w:val="subscript"/>
            </w:rPr>
          </w:rPrChange>
        </w:rPr>
        <w:t>,j,t</w:t>
      </w:r>
      <w:proofErr w:type="gramEnd"/>
      <w:r w:rsidRPr="00194C1D">
        <w:rPr>
          <w:rFonts w:ascii="Times New Roman" w:hAnsi="Times New Roman" w:cs="Times New Roman"/>
          <w:sz w:val="24"/>
          <w:szCs w:val="24"/>
          <w:rPrChange w:id="899" w:author="Owner" w:date="2017-04-10T10:31:00Z">
            <w:rPr>
              <w:rFonts w:ascii="Times New Roman" w:hAnsi="Times New Roman" w:cs="Times New Roman"/>
              <w:sz w:val="24"/>
              <w:szCs w:val="24"/>
            </w:rPr>
          </w:rPrChange>
        </w:rPr>
        <w:t xml:space="preserve"> is modeled as</w:t>
      </w:r>
      <w:r w:rsidR="00040C0F" w:rsidRPr="00194C1D">
        <w:rPr>
          <w:rFonts w:ascii="Times New Roman" w:hAnsi="Times New Roman" w:cs="Times New Roman"/>
          <w:sz w:val="24"/>
          <w:szCs w:val="24"/>
          <w:rPrChange w:id="900" w:author="Owner" w:date="2017-04-10T10:31:00Z">
            <w:rPr>
              <w:rFonts w:ascii="Times New Roman" w:hAnsi="Times New Roman" w:cs="Times New Roman"/>
              <w:sz w:val="24"/>
              <w:szCs w:val="24"/>
            </w:rPr>
          </w:rPrChange>
        </w:rPr>
        <w:t>:</w:t>
      </w:r>
    </w:p>
    <w:p w:rsidR="00F653EC" w:rsidRPr="00194C1D" w:rsidRDefault="00F653EC" w:rsidP="00F653EC">
      <w:pPr>
        <w:rPr>
          <w:rFonts w:ascii="Times New Roman" w:hAnsi="Times New Roman" w:cs="Times New Roman"/>
          <w:sz w:val="24"/>
          <w:szCs w:val="24"/>
          <w:rPrChange w:id="901"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902" w:author="Owner" w:date="2017-04-10T10:31:00Z">
            <w:rPr>
              <w:rFonts w:ascii="Times New Roman" w:hAnsi="Times New Roman" w:cs="Times New Roman"/>
              <w:sz w:val="24"/>
              <w:szCs w:val="24"/>
            </w:rPr>
          </w:rPrChange>
        </w:rPr>
        <w:t xml:space="preserve">  </w:t>
      </w:r>
      <w:r w:rsidRPr="00194C1D">
        <w:rPr>
          <w:rFonts w:ascii="Times New Roman" w:hAnsi="Times New Roman" w:cs="Times New Roman"/>
          <w:sz w:val="24"/>
          <w:szCs w:val="24"/>
          <w:rPrChange w:id="903" w:author="Owner" w:date="2017-04-10T10:31:00Z">
            <w:rPr>
              <w:rFonts w:ascii="Times New Roman" w:hAnsi="Times New Roman" w:cs="Times New Roman"/>
              <w:sz w:val="24"/>
              <w:szCs w:val="24"/>
            </w:rPr>
          </w:rPrChange>
        </w:rPr>
        <w:tab/>
      </w:r>
    </w:p>
    <w:p w:rsidR="00F653EC" w:rsidRPr="00194C1D" w:rsidRDefault="00194C1D" w:rsidP="00D24075">
      <w:pPr>
        <w:ind w:left="720"/>
        <w:rPr>
          <w:rFonts w:ascii="Times New Roman" w:hAnsi="Times New Roman" w:cs="Times New Roman"/>
          <w:sz w:val="24"/>
          <w:szCs w:val="24"/>
          <w:rPrChange w:id="904"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905"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06" w:author="Owner" w:date="2017-04-10T10:31:00Z">
                  <w:rPr>
                    <w:rFonts w:ascii="Cambria Math" w:hAnsi="Cambria Math" w:cs="Times New Roman"/>
                    <w:sz w:val="24"/>
                    <w:szCs w:val="24"/>
                  </w:rPr>
                </w:rPrChange>
              </w:rPr>
              <m:t>H</m:t>
            </m:r>
          </m:e>
          <m:sub>
            <m:r>
              <w:rPr>
                <w:rFonts w:ascii="Cambria Math" w:hAnsi="Cambria Math" w:cs="Times New Roman"/>
                <w:sz w:val="24"/>
                <w:szCs w:val="24"/>
                <w:rPrChange w:id="907" w:author="Owner" w:date="2017-04-10T10:31:00Z">
                  <w:rPr>
                    <w:rFonts w:ascii="Cambria Math" w:hAnsi="Cambria Math" w:cs="Times New Roman"/>
                    <w:sz w:val="24"/>
                    <w:szCs w:val="24"/>
                  </w:rPr>
                </w:rPrChange>
              </w:rPr>
              <m:t>k</m:t>
            </m:r>
            <m:r>
              <w:rPr>
                <w:rFonts w:ascii="Cambria Math" w:hAnsi="Cambria Math" w:cs="Times New Roman"/>
                <w:sz w:val="24"/>
                <w:szCs w:val="24"/>
                <w:rPrChange w:id="908" w:author="Owner" w:date="2017-04-10T10:31:00Z">
                  <w:rPr>
                    <w:rFonts w:ascii="Cambria Math" w:hAnsi="Times New Roman" w:cs="Times New Roman"/>
                    <w:sz w:val="24"/>
                    <w:szCs w:val="24"/>
                  </w:rPr>
                </w:rPrChange>
              </w:rPr>
              <m:t>,</m:t>
            </m:r>
            <m:r>
              <w:rPr>
                <w:rFonts w:ascii="Cambria Math" w:hAnsi="Cambria Math" w:cs="Times New Roman"/>
                <w:sz w:val="24"/>
                <w:szCs w:val="24"/>
                <w:rPrChange w:id="909" w:author="Owner" w:date="2017-04-10T10:31:00Z">
                  <w:rPr>
                    <w:rFonts w:ascii="Cambria Math" w:hAnsi="Cambria Math" w:cs="Times New Roman"/>
                    <w:sz w:val="24"/>
                    <w:szCs w:val="24"/>
                  </w:rPr>
                </w:rPrChange>
              </w:rPr>
              <m:t>j</m:t>
            </m:r>
            <m:r>
              <w:rPr>
                <w:rFonts w:ascii="Cambria Math" w:hAnsi="Cambria Math" w:cs="Times New Roman"/>
                <w:sz w:val="24"/>
                <w:szCs w:val="24"/>
                <w:rPrChange w:id="910" w:author="Owner" w:date="2017-04-10T10:31:00Z">
                  <w:rPr>
                    <w:rFonts w:ascii="Cambria Math" w:hAnsi="Times New Roman" w:cs="Times New Roman"/>
                    <w:sz w:val="24"/>
                    <w:szCs w:val="24"/>
                  </w:rPr>
                </w:rPrChange>
              </w:rPr>
              <m:t>,</m:t>
            </m:r>
            <m:r>
              <w:rPr>
                <w:rFonts w:ascii="Cambria Math" w:hAnsi="Cambria Math" w:cs="Times New Roman"/>
                <w:sz w:val="24"/>
                <w:szCs w:val="24"/>
                <w:rPrChange w:id="911"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12" w:author="Owner" w:date="2017-04-10T10:31:00Z">
              <w:rPr>
                <w:rFonts w:ascii="Cambria Math" w:hAnsi="Times New Roman" w:cs="Times New Roman"/>
                <w:sz w:val="24"/>
                <w:szCs w:val="24"/>
              </w:rPr>
            </w:rPrChange>
          </w:rPr>
          <m:t xml:space="preserve">= </m:t>
        </m:r>
        <m:sSub>
          <m:sSubPr>
            <m:ctrlPr>
              <w:rPr>
                <w:rFonts w:ascii="Cambria Math" w:hAnsi="Cambria Math" w:cs="Times New Roman"/>
                <w:i/>
                <w:sz w:val="24"/>
                <w:szCs w:val="24"/>
                <w:rPrChange w:id="913"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14" w:author="Owner" w:date="2017-04-10T10:31:00Z">
                  <w:rPr>
                    <w:rFonts w:ascii="Cambria Math" w:hAnsi="Cambria Math" w:cs="Times New Roman"/>
                    <w:sz w:val="24"/>
                    <w:szCs w:val="24"/>
                  </w:rPr>
                </w:rPrChange>
              </w:rPr>
              <m:t>A</m:t>
            </m:r>
          </m:e>
          <m:sub>
            <m:r>
              <w:rPr>
                <w:rFonts w:ascii="Cambria Math" w:hAnsi="Cambria Math" w:cs="Times New Roman"/>
                <w:sz w:val="24"/>
                <w:szCs w:val="24"/>
                <w:rPrChange w:id="915" w:author="Owner" w:date="2017-04-10T10:31:00Z">
                  <w:rPr>
                    <w:rFonts w:ascii="Cambria Math" w:hAnsi="Cambria Math" w:cs="Times New Roman"/>
                    <w:sz w:val="24"/>
                    <w:szCs w:val="24"/>
                  </w:rPr>
                </w:rPrChange>
              </w:rPr>
              <m:t>k</m:t>
            </m:r>
            <m:r>
              <w:rPr>
                <w:rFonts w:ascii="Cambria Math" w:hAnsi="Cambria Math" w:cs="Times New Roman"/>
                <w:sz w:val="24"/>
                <w:szCs w:val="24"/>
                <w:rPrChange w:id="916" w:author="Owner" w:date="2017-04-10T10:31:00Z">
                  <w:rPr>
                    <w:rFonts w:ascii="Cambria Math" w:hAnsi="Times New Roman" w:cs="Times New Roman"/>
                    <w:sz w:val="24"/>
                    <w:szCs w:val="24"/>
                  </w:rPr>
                </w:rPrChange>
              </w:rPr>
              <m:t>,</m:t>
            </m:r>
            <m:r>
              <w:rPr>
                <w:rFonts w:ascii="Cambria Math" w:hAnsi="Cambria Math" w:cs="Times New Roman"/>
                <w:sz w:val="24"/>
                <w:szCs w:val="24"/>
                <w:rPrChange w:id="917"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18" w:author="Owner" w:date="2017-04-10T10:31:00Z">
              <w:rPr>
                <w:rFonts w:ascii="Times New Roman" w:hAnsi="Cambria Math" w:cs="Times New Roman"/>
                <w:sz w:val="24"/>
                <w:szCs w:val="24"/>
              </w:rPr>
            </w:rPrChange>
          </w:rPr>
          <m:t>*</m:t>
        </m:r>
        <m:r>
          <w:rPr>
            <w:rFonts w:ascii="Cambria Math" w:hAnsi="Cambria Math" w:cs="Times New Roman"/>
            <w:sz w:val="24"/>
            <w:szCs w:val="24"/>
            <w:rPrChange w:id="919" w:author="Owner" w:date="2017-04-10T10:31:00Z">
              <w:rPr>
                <w:rFonts w:ascii="Cambria Math" w:hAnsi="Times New Roman" w:cs="Times New Roman"/>
                <w:sz w:val="24"/>
                <w:szCs w:val="24"/>
              </w:rPr>
            </w:rPrChange>
          </w:rPr>
          <m:t xml:space="preserve"> </m:t>
        </m:r>
        <m:nary>
          <m:naryPr>
            <m:chr m:val="∑"/>
            <m:limLoc m:val="undOvr"/>
            <m:ctrlPr>
              <w:rPr>
                <w:rFonts w:ascii="Cambria Math" w:hAnsi="Cambria Math" w:cs="Times New Roman"/>
                <w:i/>
                <w:sz w:val="24"/>
                <w:szCs w:val="24"/>
                <w:rPrChange w:id="920" w:author="Owner" w:date="2017-04-10T10:31:00Z">
                  <w:rPr>
                    <w:rFonts w:ascii="Cambria Math" w:hAnsi="Times New Roman" w:cs="Times New Roman"/>
                    <w:i/>
                    <w:sz w:val="24"/>
                    <w:szCs w:val="24"/>
                  </w:rPr>
                </w:rPrChange>
              </w:rPr>
            </m:ctrlPr>
          </m:naryPr>
          <m:sub>
            <m:r>
              <w:rPr>
                <w:rFonts w:ascii="Cambria Math" w:hAnsi="Cambria Math" w:cs="Times New Roman"/>
                <w:sz w:val="24"/>
                <w:szCs w:val="24"/>
                <w:rPrChange w:id="921" w:author="Owner" w:date="2017-04-10T10:31:00Z">
                  <w:rPr>
                    <w:rFonts w:ascii="Cambria Math" w:hAnsi="Cambria Math" w:cs="Times New Roman"/>
                    <w:sz w:val="24"/>
                    <w:szCs w:val="24"/>
                  </w:rPr>
                </w:rPrChange>
              </w:rPr>
              <m:t>q</m:t>
            </m:r>
            <m:r>
              <w:rPr>
                <w:rFonts w:ascii="Cambria Math" w:hAnsi="Cambria Math" w:cs="Times New Roman"/>
                <w:sz w:val="24"/>
                <w:szCs w:val="24"/>
                <w:rPrChange w:id="922" w:author="Owner" w:date="2017-04-10T10:31:00Z">
                  <w:rPr>
                    <w:rFonts w:ascii="Cambria Math" w:hAnsi="Times New Roman" w:cs="Times New Roman"/>
                    <w:sz w:val="24"/>
                    <w:szCs w:val="24"/>
                  </w:rPr>
                </w:rPrChange>
              </w:rPr>
              <m:t>=1</m:t>
            </m:r>
          </m:sub>
          <m:sup>
            <m:r>
              <w:rPr>
                <w:rFonts w:ascii="Cambria Math" w:hAnsi="Cambria Math" w:cs="Times New Roman"/>
                <w:sz w:val="24"/>
                <w:szCs w:val="24"/>
                <w:rPrChange w:id="923" w:author="Owner" w:date="2017-04-10T10:31:00Z">
                  <w:rPr>
                    <w:rFonts w:ascii="Cambria Math" w:hAnsi="Cambria Math" w:cs="Times New Roman"/>
                    <w:sz w:val="24"/>
                    <w:szCs w:val="24"/>
                  </w:rPr>
                </w:rPrChange>
              </w:rPr>
              <m:t>Q</m:t>
            </m:r>
          </m:sup>
          <m:e>
            <m:d>
              <m:dPr>
                <m:begChr m:val="["/>
                <m:endChr m:val="]"/>
                <m:ctrlPr>
                  <w:rPr>
                    <w:rFonts w:ascii="Cambria Math" w:hAnsi="Cambria Math" w:cs="Times New Roman"/>
                    <w:i/>
                    <w:sz w:val="24"/>
                    <w:szCs w:val="24"/>
                    <w:rPrChange w:id="924" w:author="Owner" w:date="2017-04-10T10:31:00Z">
                      <w:rPr>
                        <w:rFonts w:ascii="Cambria Math" w:hAnsi="Times New Roman" w:cs="Times New Roman"/>
                        <w:i/>
                        <w:sz w:val="24"/>
                        <w:szCs w:val="24"/>
                      </w:rPr>
                    </w:rPrChange>
                  </w:rPr>
                </m:ctrlPr>
              </m:dPr>
              <m:e>
                <m:sSub>
                  <m:sSubPr>
                    <m:ctrlPr>
                      <w:rPr>
                        <w:rFonts w:ascii="Cambria Math" w:hAnsi="Cambria Math" w:cs="Times New Roman"/>
                        <w:i/>
                        <w:sz w:val="24"/>
                        <w:szCs w:val="24"/>
                        <w:rPrChange w:id="925"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26" w:author="Owner" w:date="2017-04-10T10:31:00Z">
                          <w:rPr>
                            <w:rFonts w:ascii="Cambria Math" w:hAnsi="Cambria Math" w:cs="Times New Roman"/>
                            <w:sz w:val="24"/>
                            <w:szCs w:val="24"/>
                          </w:rPr>
                        </w:rPrChange>
                      </w:rPr>
                      <m:t>M</m:t>
                    </m:r>
                  </m:e>
                  <m:sub>
                    <m:r>
                      <w:rPr>
                        <w:rFonts w:ascii="Cambria Math" w:hAnsi="Cambria Math" w:cs="Times New Roman"/>
                        <w:sz w:val="24"/>
                        <w:szCs w:val="24"/>
                        <w:rPrChange w:id="927" w:author="Owner" w:date="2017-04-10T10:31:00Z">
                          <w:rPr>
                            <w:rFonts w:ascii="Cambria Math" w:hAnsi="Cambria Math" w:cs="Times New Roman"/>
                            <w:sz w:val="24"/>
                            <w:szCs w:val="24"/>
                          </w:rPr>
                        </w:rPrChange>
                      </w:rPr>
                      <m:t>k</m:t>
                    </m:r>
                    <m:r>
                      <w:rPr>
                        <w:rFonts w:ascii="Cambria Math" w:hAnsi="Cambria Math" w:cs="Times New Roman"/>
                        <w:sz w:val="24"/>
                        <w:szCs w:val="24"/>
                        <w:rPrChange w:id="928" w:author="Owner" w:date="2017-04-10T10:31:00Z">
                          <w:rPr>
                            <w:rFonts w:ascii="Cambria Math" w:hAnsi="Times New Roman" w:cs="Times New Roman"/>
                            <w:sz w:val="24"/>
                            <w:szCs w:val="24"/>
                          </w:rPr>
                        </w:rPrChange>
                      </w:rPr>
                      <m:t>,</m:t>
                    </m:r>
                    <m:r>
                      <w:rPr>
                        <w:rFonts w:ascii="Cambria Math" w:hAnsi="Cambria Math" w:cs="Times New Roman"/>
                        <w:sz w:val="24"/>
                        <w:szCs w:val="24"/>
                        <w:rPrChange w:id="929" w:author="Owner" w:date="2017-04-10T10:31:00Z">
                          <w:rPr>
                            <w:rFonts w:ascii="Cambria Math" w:hAnsi="Cambria Math" w:cs="Times New Roman"/>
                            <w:sz w:val="24"/>
                            <w:szCs w:val="24"/>
                          </w:rPr>
                        </w:rPrChange>
                      </w:rPr>
                      <m:t>j</m:t>
                    </m:r>
                    <m:r>
                      <w:rPr>
                        <w:rFonts w:ascii="Cambria Math" w:hAnsi="Cambria Math" w:cs="Times New Roman"/>
                        <w:sz w:val="24"/>
                        <w:szCs w:val="24"/>
                        <w:rPrChange w:id="930" w:author="Owner" w:date="2017-04-10T10:31:00Z">
                          <w:rPr>
                            <w:rFonts w:ascii="Cambria Math" w:hAnsi="Times New Roman" w:cs="Times New Roman"/>
                            <w:sz w:val="24"/>
                            <w:szCs w:val="24"/>
                          </w:rPr>
                        </w:rPrChange>
                      </w:rPr>
                      <m:t>,</m:t>
                    </m:r>
                    <m:r>
                      <w:rPr>
                        <w:rFonts w:ascii="Cambria Math" w:hAnsi="Cambria Math" w:cs="Times New Roman"/>
                        <w:sz w:val="24"/>
                        <w:szCs w:val="24"/>
                        <w:rPrChange w:id="931" w:author="Owner" w:date="2017-04-10T10:31:00Z">
                          <w:rPr>
                            <w:rFonts w:ascii="Cambria Math" w:hAnsi="Cambria Math" w:cs="Times New Roman"/>
                            <w:sz w:val="24"/>
                            <w:szCs w:val="24"/>
                          </w:rPr>
                        </w:rPrChange>
                      </w:rPr>
                      <m:t>q</m:t>
                    </m:r>
                    <m:r>
                      <w:rPr>
                        <w:rFonts w:ascii="Cambria Math" w:hAnsi="Cambria Math" w:cs="Times New Roman"/>
                        <w:sz w:val="24"/>
                        <w:szCs w:val="24"/>
                        <w:rPrChange w:id="932" w:author="Owner" w:date="2017-04-10T10:31:00Z">
                          <w:rPr>
                            <w:rFonts w:ascii="Cambria Math" w:hAnsi="Times New Roman" w:cs="Times New Roman"/>
                            <w:sz w:val="24"/>
                            <w:szCs w:val="24"/>
                          </w:rPr>
                        </w:rPrChange>
                      </w:rPr>
                      <m:t>,</m:t>
                    </m:r>
                    <m:r>
                      <w:rPr>
                        <w:rFonts w:ascii="Cambria Math" w:hAnsi="Cambria Math" w:cs="Times New Roman"/>
                        <w:sz w:val="24"/>
                        <w:szCs w:val="24"/>
                        <w:rPrChange w:id="933"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34" w:author="Owner" w:date="2017-04-10T10:31:00Z">
                      <w:rPr>
                        <w:rFonts w:ascii="Times New Roman" w:hAnsi="Cambria Math" w:cs="Times New Roman"/>
                        <w:sz w:val="24"/>
                        <w:szCs w:val="24"/>
                      </w:rPr>
                    </w:rPrChange>
                  </w:rPr>
                  <m:t>*</m:t>
                </m:r>
                <m:sSub>
                  <m:sSubPr>
                    <m:ctrlPr>
                      <w:rPr>
                        <w:rFonts w:ascii="Cambria Math" w:hAnsi="Cambria Math" w:cs="Times New Roman"/>
                        <w:i/>
                        <w:sz w:val="24"/>
                        <w:szCs w:val="24"/>
                        <w:rPrChange w:id="935"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36" w:author="Owner" w:date="2017-04-10T10:31:00Z">
                          <w:rPr>
                            <w:rFonts w:ascii="Cambria Math" w:hAnsi="Cambria Math" w:cs="Times New Roman"/>
                            <w:sz w:val="24"/>
                            <w:szCs w:val="24"/>
                          </w:rPr>
                        </w:rPrChange>
                      </w:rPr>
                      <m:t>L</m:t>
                    </m:r>
                  </m:e>
                  <m:sub>
                    <m:r>
                      <w:rPr>
                        <w:rFonts w:ascii="Cambria Math" w:hAnsi="Cambria Math" w:cs="Times New Roman"/>
                        <w:sz w:val="24"/>
                        <w:szCs w:val="24"/>
                        <w:rPrChange w:id="937" w:author="Owner" w:date="2017-04-10T10:31:00Z">
                          <w:rPr>
                            <w:rFonts w:ascii="Cambria Math" w:hAnsi="Cambria Math" w:cs="Times New Roman"/>
                            <w:sz w:val="24"/>
                            <w:szCs w:val="24"/>
                          </w:rPr>
                        </w:rPrChange>
                      </w:rPr>
                      <m:t>k</m:t>
                    </m:r>
                    <m:r>
                      <w:rPr>
                        <w:rFonts w:ascii="Cambria Math" w:hAnsi="Cambria Math" w:cs="Times New Roman"/>
                        <w:sz w:val="24"/>
                        <w:szCs w:val="24"/>
                        <w:rPrChange w:id="938" w:author="Owner" w:date="2017-04-10T10:31:00Z">
                          <w:rPr>
                            <w:rFonts w:ascii="Cambria Math" w:hAnsi="Times New Roman" w:cs="Times New Roman"/>
                            <w:sz w:val="24"/>
                            <w:szCs w:val="24"/>
                          </w:rPr>
                        </w:rPrChange>
                      </w:rPr>
                      <m:t>,</m:t>
                    </m:r>
                    <m:r>
                      <w:rPr>
                        <w:rFonts w:ascii="Cambria Math" w:hAnsi="Cambria Math" w:cs="Times New Roman"/>
                        <w:sz w:val="24"/>
                        <w:szCs w:val="24"/>
                        <w:rPrChange w:id="939" w:author="Owner" w:date="2017-04-10T10:31:00Z">
                          <w:rPr>
                            <w:rFonts w:ascii="Cambria Math" w:hAnsi="Cambria Math" w:cs="Times New Roman"/>
                            <w:sz w:val="24"/>
                            <w:szCs w:val="24"/>
                          </w:rPr>
                        </w:rPrChange>
                      </w:rPr>
                      <m:t>q</m:t>
                    </m:r>
                    <m:r>
                      <w:rPr>
                        <w:rFonts w:ascii="Cambria Math" w:hAnsi="Cambria Math" w:cs="Times New Roman"/>
                        <w:sz w:val="24"/>
                        <w:szCs w:val="24"/>
                        <w:rPrChange w:id="940" w:author="Owner" w:date="2017-04-10T10:31:00Z">
                          <w:rPr>
                            <w:rFonts w:ascii="Cambria Math" w:hAnsi="Times New Roman" w:cs="Times New Roman"/>
                            <w:sz w:val="24"/>
                            <w:szCs w:val="24"/>
                          </w:rPr>
                        </w:rPrChange>
                      </w:rPr>
                      <m:t>,</m:t>
                    </m:r>
                    <m:r>
                      <w:rPr>
                        <w:rFonts w:ascii="Cambria Math" w:hAnsi="Cambria Math" w:cs="Times New Roman"/>
                        <w:sz w:val="24"/>
                        <w:szCs w:val="24"/>
                        <w:rPrChange w:id="941" w:author="Owner" w:date="2017-04-10T10:31:00Z">
                          <w:rPr>
                            <w:rFonts w:ascii="Cambria Math" w:hAnsi="Cambria Math" w:cs="Times New Roman"/>
                            <w:sz w:val="24"/>
                            <w:szCs w:val="24"/>
                          </w:rPr>
                        </w:rPrChange>
                      </w:rPr>
                      <m:t>t</m:t>
                    </m:r>
                  </m:sub>
                </m:sSub>
              </m:e>
            </m:d>
          </m:e>
        </m:nary>
      </m:oMath>
      <w:r w:rsidR="00D24075" w:rsidRPr="00194C1D">
        <w:rPr>
          <w:rFonts w:ascii="Times New Roman" w:hAnsi="Times New Roman" w:cs="Times New Roman"/>
          <w:sz w:val="24"/>
          <w:szCs w:val="24"/>
          <w:rPrChange w:id="942"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3"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4"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5"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6"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47"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948"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949"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950" w:author="Owner" w:date="2017-04-10T10:31:00Z">
            <w:rPr>
              <w:rFonts w:ascii="Times New Roman" w:hAnsi="Times New Roman" w:cs="Times New Roman"/>
              <w:sz w:val="24"/>
              <w:szCs w:val="24"/>
            </w:rPr>
          </w:rPrChange>
        </w:rPr>
        <w:t>4)</w:t>
      </w:r>
    </w:p>
    <w:p w:rsidR="00040C0F" w:rsidRPr="00194C1D" w:rsidRDefault="00040C0F" w:rsidP="00F653EC">
      <w:pPr>
        <w:rPr>
          <w:rFonts w:ascii="Times New Roman" w:hAnsi="Times New Roman" w:cs="Times New Roman"/>
          <w:sz w:val="24"/>
          <w:szCs w:val="24"/>
          <w:rPrChange w:id="951" w:author="Owner" w:date="2017-04-10T10:31:00Z">
            <w:rPr>
              <w:rFonts w:ascii="Times New Roman" w:hAnsi="Times New Roman" w:cs="Times New Roman"/>
              <w:sz w:val="24"/>
              <w:szCs w:val="24"/>
            </w:rPr>
          </w:rPrChange>
        </w:rPr>
      </w:pPr>
    </w:p>
    <w:p w:rsidR="00F653EC" w:rsidRPr="00194C1D" w:rsidRDefault="00040C0F" w:rsidP="00F653EC">
      <w:pPr>
        <w:rPr>
          <w:rFonts w:ascii="Times New Roman" w:hAnsi="Times New Roman" w:cs="Times New Roman"/>
          <w:sz w:val="24"/>
          <w:szCs w:val="24"/>
          <w:rPrChange w:id="952" w:author="Owner" w:date="2017-04-10T10:31:00Z">
            <w:rPr>
              <w:rFonts w:ascii="Times New Roman" w:hAnsi="Times New Roman" w:cs="Times New Roman"/>
              <w:sz w:val="24"/>
              <w:szCs w:val="24"/>
            </w:rPr>
          </w:rPrChange>
        </w:rPr>
      </w:pPr>
      <w:proofErr w:type="gramStart"/>
      <w:r w:rsidRPr="00194C1D">
        <w:rPr>
          <w:rFonts w:ascii="Times New Roman" w:hAnsi="Times New Roman" w:cs="Times New Roman"/>
          <w:sz w:val="24"/>
          <w:szCs w:val="24"/>
          <w:rPrChange w:id="953" w:author="Owner" w:date="2017-04-10T10:31:00Z">
            <w:rPr>
              <w:rFonts w:ascii="Times New Roman" w:hAnsi="Times New Roman" w:cs="Times New Roman"/>
              <w:sz w:val="24"/>
              <w:szCs w:val="24"/>
            </w:rPr>
          </w:rPrChange>
        </w:rPr>
        <w:t>w</w:t>
      </w:r>
      <w:r w:rsidR="00F653EC" w:rsidRPr="00194C1D">
        <w:rPr>
          <w:rFonts w:ascii="Times New Roman" w:hAnsi="Times New Roman" w:cs="Times New Roman"/>
          <w:sz w:val="24"/>
          <w:szCs w:val="24"/>
          <w:rPrChange w:id="954" w:author="Owner" w:date="2017-04-10T10:31:00Z">
            <w:rPr>
              <w:rFonts w:ascii="Times New Roman" w:hAnsi="Times New Roman" w:cs="Times New Roman"/>
              <w:sz w:val="24"/>
              <w:szCs w:val="24"/>
            </w:rPr>
          </w:rPrChange>
        </w:rPr>
        <w:t>hich</w:t>
      </w:r>
      <w:proofErr w:type="gramEnd"/>
      <w:r w:rsidR="00F653EC" w:rsidRPr="00194C1D">
        <w:rPr>
          <w:rFonts w:ascii="Times New Roman" w:hAnsi="Times New Roman" w:cs="Times New Roman"/>
          <w:sz w:val="24"/>
          <w:szCs w:val="24"/>
          <w:rPrChange w:id="955" w:author="Owner" w:date="2017-04-10T10:31:00Z">
            <w:rPr>
              <w:rFonts w:ascii="Times New Roman" w:hAnsi="Times New Roman" w:cs="Times New Roman"/>
              <w:sz w:val="24"/>
              <w:szCs w:val="24"/>
            </w:rPr>
          </w:rPrChange>
        </w:rPr>
        <w:t xml:space="preserve"> can be re-written as </w:t>
      </w:r>
    </w:p>
    <w:p w:rsidR="00F653EC" w:rsidRPr="00194C1D" w:rsidRDefault="00F653EC" w:rsidP="00F653EC">
      <w:pPr>
        <w:spacing w:after="0" w:line="240" w:lineRule="auto"/>
        <w:rPr>
          <w:rFonts w:ascii="Times New Roman" w:hAnsi="Times New Roman" w:cs="Times New Roman"/>
          <w:sz w:val="24"/>
          <w:szCs w:val="24"/>
          <w:rPrChange w:id="956" w:author="Owner" w:date="2017-04-10T10:31:00Z">
            <w:rPr>
              <w:rFonts w:ascii="Times New Roman" w:hAnsi="Times New Roman" w:cs="Times New Roman"/>
              <w:sz w:val="24"/>
              <w:szCs w:val="24"/>
            </w:rPr>
          </w:rPrChange>
        </w:rPr>
      </w:pPr>
    </w:p>
    <w:p w:rsidR="00F653EC" w:rsidRPr="00194C1D" w:rsidRDefault="00194C1D" w:rsidP="00D24075">
      <w:pPr>
        <w:ind w:left="720"/>
        <w:rPr>
          <w:rFonts w:ascii="Times New Roman" w:hAnsi="Times New Roman" w:cs="Times New Roman"/>
          <w:sz w:val="24"/>
          <w:szCs w:val="24"/>
          <w:rPrChange w:id="957"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958"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59" w:author="Owner" w:date="2017-04-10T10:31:00Z">
                  <w:rPr>
                    <w:rFonts w:ascii="Cambria Math" w:hAnsi="Cambria Math" w:cs="Times New Roman"/>
                    <w:sz w:val="24"/>
                    <w:szCs w:val="24"/>
                  </w:rPr>
                </w:rPrChange>
              </w:rPr>
              <m:t>H</m:t>
            </m:r>
          </m:e>
          <m:sub>
            <m:r>
              <w:rPr>
                <w:rFonts w:ascii="Cambria Math" w:hAnsi="Cambria Math" w:cs="Times New Roman"/>
                <w:sz w:val="24"/>
                <w:szCs w:val="24"/>
                <w:rPrChange w:id="960" w:author="Owner" w:date="2017-04-10T10:31:00Z">
                  <w:rPr>
                    <w:rFonts w:ascii="Cambria Math" w:hAnsi="Cambria Math" w:cs="Times New Roman"/>
                    <w:sz w:val="24"/>
                    <w:szCs w:val="24"/>
                  </w:rPr>
                </w:rPrChange>
              </w:rPr>
              <m:t>k</m:t>
            </m:r>
            <m:r>
              <w:rPr>
                <w:rFonts w:ascii="Cambria Math" w:hAnsi="Cambria Math" w:cs="Times New Roman"/>
                <w:sz w:val="24"/>
                <w:szCs w:val="24"/>
                <w:rPrChange w:id="961" w:author="Owner" w:date="2017-04-10T10:31:00Z">
                  <w:rPr>
                    <w:rFonts w:ascii="Cambria Math" w:hAnsi="Times New Roman" w:cs="Times New Roman"/>
                    <w:sz w:val="24"/>
                    <w:szCs w:val="24"/>
                  </w:rPr>
                </w:rPrChange>
              </w:rPr>
              <m:t>,</m:t>
            </m:r>
            <m:r>
              <w:rPr>
                <w:rFonts w:ascii="Cambria Math" w:hAnsi="Cambria Math" w:cs="Times New Roman"/>
                <w:sz w:val="24"/>
                <w:szCs w:val="24"/>
                <w:rPrChange w:id="962" w:author="Owner" w:date="2017-04-10T10:31:00Z">
                  <w:rPr>
                    <w:rFonts w:ascii="Cambria Math" w:hAnsi="Cambria Math" w:cs="Times New Roman"/>
                    <w:sz w:val="24"/>
                    <w:szCs w:val="24"/>
                  </w:rPr>
                </w:rPrChange>
              </w:rPr>
              <m:t>j</m:t>
            </m:r>
            <m:r>
              <w:rPr>
                <w:rFonts w:ascii="Cambria Math" w:hAnsi="Cambria Math" w:cs="Times New Roman"/>
                <w:sz w:val="24"/>
                <w:szCs w:val="24"/>
                <w:rPrChange w:id="963" w:author="Owner" w:date="2017-04-10T10:31:00Z">
                  <w:rPr>
                    <w:rFonts w:ascii="Cambria Math" w:hAnsi="Times New Roman" w:cs="Times New Roman"/>
                    <w:sz w:val="24"/>
                    <w:szCs w:val="24"/>
                  </w:rPr>
                </w:rPrChange>
              </w:rPr>
              <m:t>,</m:t>
            </m:r>
            <m:r>
              <w:rPr>
                <w:rFonts w:ascii="Cambria Math" w:hAnsi="Cambria Math" w:cs="Times New Roman"/>
                <w:sz w:val="24"/>
                <w:szCs w:val="24"/>
                <w:rPrChange w:id="964"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65" w:author="Owner" w:date="2017-04-10T10:31:00Z">
              <w:rPr>
                <w:rFonts w:ascii="Cambria Math" w:hAnsi="Times New Roman" w:cs="Times New Roman"/>
                <w:sz w:val="24"/>
                <w:szCs w:val="24"/>
              </w:rPr>
            </w:rPrChange>
          </w:rPr>
          <m:t xml:space="preserve">=  </m:t>
        </m:r>
        <m:nary>
          <m:naryPr>
            <m:chr m:val="∑"/>
            <m:limLoc m:val="undOvr"/>
            <m:ctrlPr>
              <w:rPr>
                <w:rFonts w:ascii="Cambria Math" w:hAnsi="Cambria Math" w:cs="Times New Roman"/>
                <w:i/>
                <w:sz w:val="24"/>
                <w:szCs w:val="24"/>
                <w:rPrChange w:id="966" w:author="Owner" w:date="2017-04-10T10:31:00Z">
                  <w:rPr>
                    <w:rFonts w:ascii="Cambria Math" w:hAnsi="Times New Roman" w:cs="Times New Roman"/>
                    <w:i/>
                    <w:sz w:val="24"/>
                    <w:szCs w:val="24"/>
                  </w:rPr>
                </w:rPrChange>
              </w:rPr>
            </m:ctrlPr>
          </m:naryPr>
          <m:sub>
            <m:r>
              <w:rPr>
                <w:rFonts w:ascii="Cambria Math" w:hAnsi="Cambria Math" w:cs="Times New Roman"/>
                <w:sz w:val="24"/>
                <w:szCs w:val="24"/>
                <w:rPrChange w:id="967" w:author="Owner" w:date="2017-04-10T10:31:00Z">
                  <w:rPr>
                    <w:rFonts w:ascii="Cambria Math" w:hAnsi="Cambria Math" w:cs="Times New Roman"/>
                    <w:sz w:val="24"/>
                    <w:szCs w:val="24"/>
                  </w:rPr>
                </w:rPrChange>
              </w:rPr>
              <m:t>q</m:t>
            </m:r>
            <m:r>
              <w:rPr>
                <w:rFonts w:ascii="Cambria Math" w:hAnsi="Cambria Math" w:cs="Times New Roman"/>
                <w:sz w:val="24"/>
                <w:szCs w:val="24"/>
                <w:rPrChange w:id="968" w:author="Owner" w:date="2017-04-10T10:31:00Z">
                  <w:rPr>
                    <w:rFonts w:ascii="Cambria Math" w:hAnsi="Times New Roman" w:cs="Times New Roman"/>
                    <w:sz w:val="24"/>
                    <w:szCs w:val="24"/>
                  </w:rPr>
                </w:rPrChange>
              </w:rPr>
              <m:t>=1</m:t>
            </m:r>
          </m:sub>
          <m:sup>
            <m:r>
              <w:rPr>
                <w:rFonts w:ascii="Cambria Math" w:hAnsi="Cambria Math" w:cs="Times New Roman"/>
                <w:sz w:val="24"/>
                <w:szCs w:val="24"/>
                <w:rPrChange w:id="969" w:author="Owner" w:date="2017-04-10T10:31:00Z">
                  <w:rPr>
                    <w:rFonts w:ascii="Cambria Math" w:hAnsi="Cambria Math" w:cs="Times New Roman"/>
                    <w:sz w:val="24"/>
                    <w:szCs w:val="24"/>
                  </w:rPr>
                </w:rPrChange>
              </w:rPr>
              <m:t>Q</m:t>
            </m:r>
          </m:sup>
          <m:e>
            <m:d>
              <m:dPr>
                <m:begChr m:val="["/>
                <m:endChr m:val="]"/>
                <m:ctrlPr>
                  <w:rPr>
                    <w:rFonts w:ascii="Cambria Math" w:hAnsi="Cambria Math" w:cs="Times New Roman"/>
                    <w:i/>
                    <w:sz w:val="24"/>
                    <w:szCs w:val="24"/>
                    <w:rPrChange w:id="970" w:author="Owner" w:date="2017-04-10T10:31:00Z">
                      <w:rPr>
                        <w:rFonts w:ascii="Cambria Math" w:hAnsi="Times New Roman" w:cs="Times New Roman"/>
                        <w:i/>
                        <w:sz w:val="24"/>
                        <w:szCs w:val="24"/>
                      </w:rPr>
                    </w:rPrChange>
                  </w:rPr>
                </m:ctrlPr>
              </m:dPr>
              <m:e>
                <m:sSub>
                  <m:sSubPr>
                    <m:ctrlPr>
                      <w:rPr>
                        <w:rFonts w:ascii="Cambria Math" w:hAnsi="Cambria Math" w:cs="Times New Roman"/>
                        <w:i/>
                        <w:sz w:val="24"/>
                        <w:szCs w:val="24"/>
                        <w:rPrChange w:id="971"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72" w:author="Owner" w:date="2017-04-10T10:31:00Z">
                          <w:rPr>
                            <w:rFonts w:ascii="Cambria Math" w:hAnsi="Cambria Math" w:cs="Times New Roman"/>
                            <w:sz w:val="24"/>
                            <w:szCs w:val="24"/>
                          </w:rPr>
                        </w:rPrChange>
                      </w:rPr>
                      <m:t>M</m:t>
                    </m:r>
                  </m:e>
                  <m:sub>
                    <m:r>
                      <w:rPr>
                        <w:rFonts w:ascii="Cambria Math" w:hAnsi="Cambria Math" w:cs="Times New Roman"/>
                        <w:sz w:val="24"/>
                        <w:szCs w:val="24"/>
                        <w:rPrChange w:id="973" w:author="Owner" w:date="2017-04-10T10:31:00Z">
                          <w:rPr>
                            <w:rFonts w:ascii="Cambria Math" w:hAnsi="Cambria Math" w:cs="Times New Roman"/>
                            <w:sz w:val="24"/>
                            <w:szCs w:val="24"/>
                          </w:rPr>
                        </w:rPrChange>
                      </w:rPr>
                      <m:t>k</m:t>
                    </m:r>
                    <m:r>
                      <w:rPr>
                        <w:rFonts w:ascii="Cambria Math" w:hAnsi="Cambria Math" w:cs="Times New Roman"/>
                        <w:sz w:val="24"/>
                        <w:szCs w:val="24"/>
                        <w:rPrChange w:id="974" w:author="Owner" w:date="2017-04-10T10:31:00Z">
                          <w:rPr>
                            <w:rFonts w:ascii="Cambria Math" w:hAnsi="Times New Roman" w:cs="Times New Roman"/>
                            <w:sz w:val="24"/>
                            <w:szCs w:val="24"/>
                          </w:rPr>
                        </w:rPrChange>
                      </w:rPr>
                      <m:t>,</m:t>
                    </m:r>
                    <m:r>
                      <w:rPr>
                        <w:rFonts w:ascii="Cambria Math" w:hAnsi="Cambria Math" w:cs="Times New Roman"/>
                        <w:sz w:val="24"/>
                        <w:szCs w:val="24"/>
                        <w:rPrChange w:id="975" w:author="Owner" w:date="2017-04-10T10:31:00Z">
                          <w:rPr>
                            <w:rFonts w:ascii="Cambria Math" w:hAnsi="Cambria Math" w:cs="Times New Roman"/>
                            <w:sz w:val="24"/>
                            <w:szCs w:val="24"/>
                          </w:rPr>
                        </w:rPrChange>
                      </w:rPr>
                      <m:t>j</m:t>
                    </m:r>
                    <m:r>
                      <w:rPr>
                        <w:rFonts w:ascii="Cambria Math" w:hAnsi="Cambria Math" w:cs="Times New Roman"/>
                        <w:sz w:val="24"/>
                        <w:szCs w:val="24"/>
                        <w:rPrChange w:id="976" w:author="Owner" w:date="2017-04-10T10:31:00Z">
                          <w:rPr>
                            <w:rFonts w:ascii="Cambria Math" w:hAnsi="Times New Roman" w:cs="Times New Roman"/>
                            <w:sz w:val="24"/>
                            <w:szCs w:val="24"/>
                          </w:rPr>
                        </w:rPrChange>
                      </w:rPr>
                      <m:t>,</m:t>
                    </m:r>
                    <m:r>
                      <w:rPr>
                        <w:rFonts w:ascii="Cambria Math" w:hAnsi="Cambria Math" w:cs="Times New Roman"/>
                        <w:sz w:val="24"/>
                        <w:szCs w:val="24"/>
                        <w:rPrChange w:id="977" w:author="Owner" w:date="2017-04-10T10:31:00Z">
                          <w:rPr>
                            <w:rFonts w:ascii="Cambria Math" w:hAnsi="Cambria Math" w:cs="Times New Roman"/>
                            <w:sz w:val="24"/>
                            <w:szCs w:val="24"/>
                          </w:rPr>
                        </w:rPrChange>
                      </w:rPr>
                      <m:t>q</m:t>
                    </m:r>
                    <m:r>
                      <w:rPr>
                        <w:rFonts w:ascii="Cambria Math" w:hAnsi="Cambria Math" w:cs="Times New Roman"/>
                        <w:sz w:val="24"/>
                        <w:szCs w:val="24"/>
                        <w:rPrChange w:id="978" w:author="Owner" w:date="2017-04-10T10:31:00Z">
                          <w:rPr>
                            <w:rFonts w:ascii="Cambria Math" w:hAnsi="Times New Roman" w:cs="Times New Roman"/>
                            <w:sz w:val="24"/>
                            <w:szCs w:val="24"/>
                          </w:rPr>
                        </w:rPrChange>
                      </w:rPr>
                      <m:t>,</m:t>
                    </m:r>
                    <m:r>
                      <w:rPr>
                        <w:rFonts w:ascii="Cambria Math" w:hAnsi="Cambria Math" w:cs="Times New Roman"/>
                        <w:sz w:val="24"/>
                        <w:szCs w:val="24"/>
                        <w:rPrChange w:id="979"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80" w:author="Owner" w:date="2017-04-10T10:31:00Z">
                      <w:rPr>
                        <w:rFonts w:ascii="Cambria Math" w:hAnsi="Cambria Math" w:cs="Times New Roman"/>
                        <w:sz w:val="24"/>
                        <w:szCs w:val="24"/>
                      </w:rPr>
                    </w:rPrChange>
                  </w:rPr>
                  <m:t>*</m:t>
                </m:r>
                <m:d>
                  <m:dPr>
                    <m:begChr m:val="["/>
                    <m:endChr m:val="]"/>
                    <m:ctrlPr>
                      <w:rPr>
                        <w:rFonts w:ascii="Cambria Math" w:hAnsi="Cambria Math" w:cs="Times New Roman"/>
                        <w:i/>
                        <w:sz w:val="24"/>
                        <w:szCs w:val="24"/>
                        <w:rPrChange w:id="981" w:author="Owner" w:date="2017-04-10T10:31:00Z">
                          <w:rPr>
                            <w:rFonts w:ascii="Cambria Math" w:hAnsi="Times New Roman" w:cs="Times New Roman"/>
                            <w:i/>
                            <w:sz w:val="24"/>
                            <w:szCs w:val="24"/>
                          </w:rPr>
                        </w:rPrChange>
                      </w:rPr>
                    </m:ctrlPr>
                  </m:dPr>
                  <m:e>
                    <m:sSub>
                      <m:sSubPr>
                        <m:ctrlPr>
                          <w:rPr>
                            <w:rFonts w:ascii="Cambria Math" w:hAnsi="Cambria Math" w:cs="Times New Roman"/>
                            <w:i/>
                            <w:sz w:val="24"/>
                            <w:szCs w:val="24"/>
                            <w:rPrChange w:id="982"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83" w:author="Owner" w:date="2017-04-10T10:31:00Z">
                              <w:rPr>
                                <w:rFonts w:ascii="Cambria Math" w:hAnsi="Times New Roman" w:cs="Times New Roman"/>
                                <w:sz w:val="24"/>
                                <w:szCs w:val="24"/>
                              </w:rPr>
                            </w:rPrChange>
                          </w:rPr>
                          <m:t xml:space="preserve"> </m:t>
                        </m:r>
                        <m:r>
                          <w:rPr>
                            <w:rFonts w:ascii="Cambria Math" w:hAnsi="Cambria Math" w:cs="Times New Roman"/>
                            <w:sz w:val="24"/>
                            <w:szCs w:val="24"/>
                            <w:rPrChange w:id="984" w:author="Owner" w:date="2017-04-10T10:31:00Z">
                              <w:rPr>
                                <w:rFonts w:ascii="Cambria Math" w:hAnsi="Cambria Math" w:cs="Times New Roman"/>
                                <w:sz w:val="24"/>
                                <w:szCs w:val="24"/>
                              </w:rPr>
                            </w:rPrChange>
                          </w:rPr>
                          <m:t>A</m:t>
                        </m:r>
                      </m:e>
                      <m:sub>
                        <m:r>
                          <w:rPr>
                            <w:rFonts w:ascii="Cambria Math" w:hAnsi="Cambria Math" w:cs="Times New Roman"/>
                            <w:sz w:val="24"/>
                            <w:szCs w:val="24"/>
                            <w:rPrChange w:id="985" w:author="Owner" w:date="2017-04-10T10:31:00Z">
                              <w:rPr>
                                <w:rFonts w:ascii="Cambria Math" w:hAnsi="Cambria Math" w:cs="Times New Roman"/>
                                <w:sz w:val="24"/>
                                <w:szCs w:val="24"/>
                              </w:rPr>
                            </w:rPrChange>
                          </w:rPr>
                          <m:t>k</m:t>
                        </m:r>
                        <m:r>
                          <w:rPr>
                            <w:rFonts w:ascii="Cambria Math" w:hAnsi="Cambria Math" w:cs="Times New Roman"/>
                            <w:sz w:val="24"/>
                            <w:szCs w:val="24"/>
                            <w:rPrChange w:id="986" w:author="Owner" w:date="2017-04-10T10:31:00Z">
                              <w:rPr>
                                <w:rFonts w:ascii="Cambria Math" w:hAnsi="Times New Roman" w:cs="Times New Roman"/>
                                <w:sz w:val="24"/>
                                <w:szCs w:val="24"/>
                              </w:rPr>
                            </w:rPrChange>
                          </w:rPr>
                          <m:t>,</m:t>
                        </m:r>
                        <m:r>
                          <w:rPr>
                            <w:rFonts w:ascii="Cambria Math" w:hAnsi="Cambria Math" w:cs="Times New Roman"/>
                            <w:sz w:val="24"/>
                            <w:szCs w:val="24"/>
                            <w:rPrChange w:id="987"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988" w:author="Owner" w:date="2017-04-10T10:31:00Z">
                          <w:rPr>
                            <w:rFonts w:ascii="Cambria Math" w:hAnsi="Cambria Math" w:cs="Times New Roman"/>
                            <w:sz w:val="24"/>
                            <w:szCs w:val="24"/>
                          </w:rPr>
                        </w:rPrChange>
                      </w:rPr>
                      <m:t>*</m:t>
                    </m:r>
                    <m:sSub>
                      <m:sSubPr>
                        <m:ctrlPr>
                          <w:rPr>
                            <w:rFonts w:ascii="Cambria Math" w:hAnsi="Cambria Math" w:cs="Times New Roman"/>
                            <w:i/>
                            <w:sz w:val="24"/>
                            <w:szCs w:val="24"/>
                            <w:rPrChange w:id="989"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990" w:author="Owner" w:date="2017-04-10T10:31:00Z">
                              <w:rPr>
                                <w:rFonts w:ascii="Cambria Math" w:hAnsi="Cambria Math" w:cs="Times New Roman"/>
                                <w:sz w:val="24"/>
                                <w:szCs w:val="24"/>
                              </w:rPr>
                            </w:rPrChange>
                          </w:rPr>
                          <m:t>L</m:t>
                        </m:r>
                      </m:e>
                      <m:sub>
                        <m:r>
                          <w:rPr>
                            <w:rFonts w:ascii="Cambria Math" w:hAnsi="Cambria Math" w:cs="Times New Roman"/>
                            <w:sz w:val="24"/>
                            <w:szCs w:val="24"/>
                            <w:rPrChange w:id="991" w:author="Owner" w:date="2017-04-10T10:31:00Z">
                              <w:rPr>
                                <w:rFonts w:ascii="Cambria Math" w:hAnsi="Cambria Math" w:cs="Times New Roman"/>
                                <w:sz w:val="24"/>
                                <w:szCs w:val="24"/>
                              </w:rPr>
                            </w:rPrChange>
                          </w:rPr>
                          <m:t>k</m:t>
                        </m:r>
                        <m:r>
                          <w:rPr>
                            <w:rFonts w:ascii="Cambria Math" w:hAnsi="Cambria Math" w:cs="Times New Roman"/>
                            <w:sz w:val="24"/>
                            <w:szCs w:val="24"/>
                            <w:rPrChange w:id="992" w:author="Owner" w:date="2017-04-10T10:31:00Z">
                              <w:rPr>
                                <w:rFonts w:ascii="Cambria Math" w:hAnsi="Times New Roman" w:cs="Times New Roman"/>
                                <w:sz w:val="24"/>
                                <w:szCs w:val="24"/>
                              </w:rPr>
                            </w:rPrChange>
                          </w:rPr>
                          <m:t>,</m:t>
                        </m:r>
                        <m:r>
                          <w:rPr>
                            <w:rFonts w:ascii="Cambria Math" w:hAnsi="Cambria Math" w:cs="Times New Roman"/>
                            <w:sz w:val="24"/>
                            <w:szCs w:val="24"/>
                            <w:rPrChange w:id="993" w:author="Owner" w:date="2017-04-10T10:31:00Z">
                              <w:rPr>
                                <w:rFonts w:ascii="Cambria Math" w:hAnsi="Cambria Math" w:cs="Times New Roman"/>
                                <w:sz w:val="24"/>
                                <w:szCs w:val="24"/>
                              </w:rPr>
                            </w:rPrChange>
                          </w:rPr>
                          <m:t>q</m:t>
                        </m:r>
                        <m:r>
                          <w:rPr>
                            <w:rFonts w:ascii="Cambria Math" w:hAnsi="Cambria Math" w:cs="Times New Roman"/>
                            <w:sz w:val="24"/>
                            <w:szCs w:val="24"/>
                            <w:rPrChange w:id="994" w:author="Owner" w:date="2017-04-10T10:31:00Z">
                              <w:rPr>
                                <w:rFonts w:ascii="Cambria Math" w:hAnsi="Times New Roman" w:cs="Times New Roman"/>
                                <w:sz w:val="24"/>
                                <w:szCs w:val="24"/>
                              </w:rPr>
                            </w:rPrChange>
                          </w:rPr>
                          <m:t>,</m:t>
                        </m:r>
                        <m:r>
                          <w:rPr>
                            <w:rFonts w:ascii="Cambria Math" w:hAnsi="Cambria Math" w:cs="Times New Roman"/>
                            <w:sz w:val="24"/>
                            <w:szCs w:val="24"/>
                            <w:rPrChange w:id="995" w:author="Owner" w:date="2017-04-10T10:31:00Z">
                              <w:rPr>
                                <w:rFonts w:ascii="Cambria Math" w:hAnsi="Cambria Math" w:cs="Times New Roman"/>
                                <w:sz w:val="24"/>
                                <w:szCs w:val="24"/>
                              </w:rPr>
                            </w:rPrChange>
                          </w:rPr>
                          <m:t>t</m:t>
                        </m:r>
                      </m:sub>
                    </m:sSub>
                  </m:e>
                </m:d>
              </m:e>
            </m:d>
          </m:e>
        </m:nary>
      </m:oMath>
      <w:r w:rsidR="00D24075" w:rsidRPr="00194C1D">
        <w:rPr>
          <w:rFonts w:ascii="Times New Roman" w:hAnsi="Times New Roman" w:cs="Times New Roman"/>
          <w:sz w:val="24"/>
          <w:szCs w:val="24"/>
          <w:rPrChange w:id="996"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97"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98"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999"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1000" w:author="Owner" w:date="2017-04-10T10:31:00Z">
            <w:rPr>
              <w:rFonts w:ascii="Times New Roman" w:hAnsi="Times New Roman" w:cs="Times New Roman"/>
              <w:sz w:val="24"/>
              <w:szCs w:val="24"/>
            </w:rPr>
          </w:rPrChange>
        </w:rPr>
        <w:tab/>
      </w:r>
      <w:r w:rsidR="00355F7F" w:rsidRPr="00194C1D">
        <w:rPr>
          <w:rFonts w:ascii="Times New Roman" w:hAnsi="Times New Roman" w:cs="Times New Roman"/>
          <w:sz w:val="24"/>
          <w:szCs w:val="24"/>
          <w:rPrChange w:id="1001" w:author="Owner" w:date="2017-04-10T10:31:00Z">
            <w:rPr>
              <w:rFonts w:ascii="Times New Roman" w:hAnsi="Times New Roman" w:cs="Times New Roman"/>
              <w:sz w:val="24"/>
              <w:szCs w:val="24"/>
            </w:rPr>
          </w:rPrChange>
        </w:rPr>
        <w:tab/>
      </w:r>
      <w:r w:rsidR="00D24075" w:rsidRPr="00194C1D">
        <w:rPr>
          <w:rFonts w:ascii="Times New Roman" w:hAnsi="Times New Roman" w:cs="Times New Roman"/>
          <w:sz w:val="24"/>
          <w:szCs w:val="24"/>
          <w:rPrChange w:id="1002" w:author="Owner" w:date="2017-04-10T10:31:00Z">
            <w:rPr>
              <w:rFonts w:ascii="Times New Roman" w:hAnsi="Times New Roman" w:cs="Times New Roman"/>
              <w:sz w:val="24"/>
              <w:szCs w:val="24"/>
            </w:rPr>
          </w:rPrChange>
        </w:rPr>
        <w:t>(</w:t>
      </w:r>
      <w:r w:rsidR="00083EB1" w:rsidRPr="00194C1D">
        <w:rPr>
          <w:rFonts w:ascii="Times New Roman" w:hAnsi="Times New Roman" w:cs="Times New Roman"/>
          <w:sz w:val="24"/>
          <w:szCs w:val="24"/>
          <w:rPrChange w:id="1003" w:author="Owner" w:date="2017-04-10T10:31:00Z">
            <w:rPr>
              <w:rFonts w:ascii="Times New Roman" w:hAnsi="Times New Roman" w:cs="Times New Roman"/>
              <w:sz w:val="24"/>
              <w:szCs w:val="24"/>
            </w:rPr>
          </w:rPrChange>
        </w:rPr>
        <w:t>4.</w:t>
      </w:r>
      <w:r w:rsidR="00D24075" w:rsidRPr="00194C1D">
        <w:rPr>
          <w:rFonts w:ascii="Times New Roman" w:hAnsi="Times New Roman" w:cs="Times New Roman"/>
          <w:sz w:val="24"/>
          <w:szCs w:val="24"/>
          <w:rPrChange w:id="1004" w:author="Owner" w:date="2017-04-10T10:31:00Z">
            <w:rPr>
              <w:rFonts w:ascii="Times New Roman" w:hAnsi="Times New Roman" w:cs="Times New Roman"/>
              <w:sz w:val="24"/>
              <w:szCs w:val="24"/>
            </w:rPr>
          </w:rPrChange>
        </w:rPr>
        <w:t>5)</w:t>
      </w:r>
    </w:p>
    <w:p w:rsidR="00932AF7" w:rsidRPr="00194C1D" w:rsidRDefault="00932AF7" w:rsidP="006A4145">
      <w:pPr>
        <w:spacing w:after="0" w:line="240" w:lineRule="auto"/>
        <w:rPr>
          <w:rFonts w:ascii="Times New Roman" w:hAnsi="Times New Roman" w:cs="Times New Roman"/>
          <w:sz w:val="24"/>
          <w:szCs w:val="24"/>
          <w:rPrChange w:id="1005" w:author="Owner" w:date="2017-04-10T10:31:00Z">
            <w:rPr>
              <w:rFonts w:ascii="Times New Roman" w:hAnsi="Times New Roman" w:cs="Times New Roman"/>
              <w:sz w:val="24"/>
              <w:szCs w:val="24"/>
            </w:rPr>
          </w:rPrChange>
        </w:rPr>
      </w:pPr>
    </w:p>
    <w:p w:rsidR="00F653EC" w:rsidRPr="00194C1D" w:rsidRDefault="00F653EC" w:rsidP="006A4145">
      <w:pPr>
        <w:spacing w:after="0" w:line="240" w:lineRule="auto"/>
        <w:rPr>
          <w:rFonts w:ascii="Times New Roman" w:hAnsi="Times New Roman" w:cs="Times New Roman"/>
          <w:sz w:val="24"/>
          <w:szCs w:val="24"/>
          <w:rPrChange w:id="1006" w:author="Owner" w:date="2017-04-10T10:31:00Z">
            <w:rPr>
              <w:rFonts w:ascii="Times New Roman" w:hAnsi="Times New Roman" w:cs="Times New Roman"/>
              <w:sz w:val="24"/>
              <w:szCs w:val="24"/>
            </w:rPr>
          </w:rPrChange>
        </w:rPr>
      </w:pPr>
    </w:p>
    <w:p w:rsidR="00F653EC" w:rsidRPr="00194C1D" w:rsidRDefault="00F653EC" w:rsidP="006A4145">
      <w:pPr>
        <w:spacing w:after="0" w:line="240" w:lineRule="auto"/>
        <w:rPr>
          <w:rFonts w:ascii="Times New Roman" w:hAnsi="Times New Roman" w:cs="Times New Roman"/>
          <w:sz w:val="24"/>
          <w:szCs w:val="24"/>
          <w:rPrChange w:id="1007"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1008" w:author="Owner" w:date="2017-04-10T10:31:00Z">
            <w:rPr>
              <w:rFonts w:ascii="Times New Roman" w:hAnsi="Times New Roman" w:cs="Times New Roman"/>
              <w:sz w:val="24"/>
              <w:szCs w:val="24"/>
            </w:rPr>
          </w:rPrChange>
        </w:rPr>
        <w:t xml:space="preserve">The product </w:t>
      </w:r>
      <m:oMath>
        <m:sSub>
          <m:sSubPr>
            <m:ctrlPr>
              <w:rPr>
                <w:rFonts w:ascii="Cambria Math" w:hAnsi="Cambria Math" w:cs="Times New Roman"/>
                <w:i/>
                <w:sz w:val="24"/>
                <w:szCs w:val="24"/>
                <w:rPrChange w:id="1009"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1010" w:author="Owner" w:date="2017-04-10T10:31:00Z">
                  <w:rPr>
                    <w:rFonts w:ascii="Cambria Math" w:hAnsi="Times New Roman" w:cs="Times New Roman"/>
                    <w:sz w:val="24"/>
                    <w:szCs w:val="24"/>
                  </w:rPr>
                </w:rPrChange>
              </w:rPr>
              <m:t xml:space="preserve"> </m:t>
            </m:r>
            <m:r>
              <w:rPr>
                <w:rFonts w:ascii="Cambria Math" w:hAnsi="Cambria Math" w:cs="Times New Roman"/>
                <w:sz w:val="24"/>
                <w:szCs w:val="24"/>
                <w:rPrChange w:id="1011" w:author="Owner" w:date="2017-04-10T10:31:00Z">
                  <w:rPr>
                    <w:rFonts w:ascii="Cambria Math" w:hAnsi="Cambria Math" w:cs="Times New Roman"/>
                    <w:sz w:val="24"/>
                    <w:szCs w:val="24"/>
                  </w:rPr>
                </w:rPrChange>
              </w:rPr>
              <m:t>A</m:t>
            </m:r>
          </m:e>
          <m:sub>
            <m:r>
              <w:rPr>
                <w:rFonts w:ascii="Cambria Math" w:hAnsi="Cambria Math" w:cs="Times New Roman"/>
                <w:sz w:val="24"/>
                <w:szCs w:val="24"/>
                <w:rPrChange w:id="1012" w:author="Owner" w:date="2017-04-10T10:31:00Z">
                  <w:rPr>
                    <w:rFonts w:ascii="Cambria Math" w:hAnsi="Cambria Math" w:cs="Times New Roman"/>
                    <w:sz w:val="24"/>
                    <w:szCs w:val="24"/>
                  </w:rPr>
                </w:rPrChange>
              </w:rPr>
              <m:t>k</m:t>
            </m:r>
            <m:r>
              <w:rPr>
                <w:rFonts w:ascii="Cambria Math" w:hAnsi="Cambria Math" w:cs="Times New Roman"/>
                <w:sz w:val="24"/>
                <w:szCs w:val="24"/>
                <w:rPrChange w:id="1013" w:author="Owner" w:date="2017-04-10T10:31:00Z">
                  <w:rPr>
                    <w:rFonts w:ascii="Cambria Math" w:hAnsi="Times New Roman" w:cs="Times New Roman"/>
                    <w:sz w:val="24"/>
                    <w:szCs w:val="24"/>
                  </w:rPr>
                </w:rPrChange>
              </w:rPr>
              <m:t>,</m:t>
            </m:r>
            <m:r>
              <w:rPr>
                <w:rFonts w:ascii="Cambria Math" w:hAnsi="Cambria Math" w:cs="Times New Roman"/>
                <w:sz w:val="24"/>
                <w:szCs w:val="24"/>
                <w:rPrChange w:id="1014" w:author="Owner" w:date="2017-04-10T10:31:00Z">
                  <w:rPr>
                    <w:rFonts w:ascii="Cambria Math" w:hAnsi="Cambria Math" w:cs="Times New Roman"/>
                    <w:sz w:val="24"/>
                    <w:szCs w:val="24"/>
                  </w:rPr>
                </w:rPrChange>
              </w:rPr>
              <m:t>t</m:t>
            </m:r>
          </m:sub>
        </m:sSub>
        <m:r>
          <w:rPr>
            <w:rFonts w:ascii="Cambria Math" w:hAnsi="Cambria Math" w:cs="Times New Roman"/>
            <w:sz w:val="24"/>
            <w:szCs w:val="24"/>
            <w:rPrChange w:id="1015" w:author="Owner" w:date="2017-04-10T10:31:00Z">
              <w:rPr>
                <w:rFonts w:ascii="Times New Roman" w:hAnsi="Cambria Math" w:cs="Times New Roman"/>
                <w:sz w:val="24"/>
                <w:szCs w:val="24"/>
              </w:rPr>
            </w:rPrChange>
          </w:rPr>
          <m:t>*</m:t>
        </m:r>
        <m:sSub>
          <m:sSubPr>
            <m:ctrlPr>
              <w:rPr>
                <w:rFonts w:ascii="Cambria Math" w:hAnsi="Cambria Math" w:cs="Times New Roman"/>
                <w:i/>
                <w:sz w:val="24"/>
                <w:szCs w:val="24"/>
                <w:rPrChange w:id="1016"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1017" w:author="Owner" w:date="2017-04-10T10:31:00Z">
                  <w:rPr>
                    <w:rFonts w:ascii="Cambria Math" w:hAnsi="Cambria Math" w:cs="Times New Roman"/>
                    <w:sz w:val="24"/>
                    <w:szCs w:val="24"/>
                  </w:rPr>
                </w:rPrChange>
              </w:rPr>
              <m:t>L</m:t>
            </m:r>
          </m:e>
          <m:sub>
            <m:r>
              <w:rPr>
                <w:rFonts w:ascii="Cambria Math" w:hAnsi="Cambria Math" w:cs="Times New Roman"/>
                <w:sz w:val="24"/>
                <w:szCs w:val="24"/>
                <w:rPrChange w:id="1018" w:author="Owner" w:date="2017-04-10T10:31:00Z">
                  <w:rPr>
                    <w:rFonts w:ascii="Cambria Math" w:hAnsi="Cambria Math" w:cs="Times New Roman"/>
                    <w:sz w:val="24"/>
                    <w:szCs w:val="24"/>
                  </w:rPr>
                </w:rPrChange>
              </w:rPr>
              <m:t>k</m:t>
            </m:r>
            <m:r>
              <w:rPr>
                <w:rFonts w:ascii="Cambria Math" w:hAnsi="Cambria Math" w:cs="Times New Roman"/>
                <w:sz w:val="24"/>
                <w:szCs w:val="24"/>
                <w:rPrChange w:id="1019" w:author="Owner" w:date="2017-04-10T10:31:00Z">
                  <w:rPr>
                    <w:rFonts w:ascii="Cambria Math" w:hAnsi="Times New Roman" w:cs="Times New Roman"/>
                    <w:sz w:val="24"/>
                    <w:szCs w:val="24"/>
                  </w:rPr>
                </w:rPrChange>
              </w:rPr>
              <m:t>,</m:t>
            </m:r>
            <m:r>
              <w:rPr>
                <w:rFonts w:ascii="Cambria Math" w:hAnsi="Cambria Math" w:cs="Times New Roman"/>
                <w:sz w:val="24"/>
                <w:szCs w:val="24"/>
                <w:rPrChange w:id="1020" w:author="Owner" w:date="2017-04-10T10:31:00Z">
                  <w:rPr>
                    <w:rFonts w:ascii="Cambria Math" w:hAnsi="Cambria Math" w:cs="Times New Roman"/>
                    <w:sz w:val="24"/>
                    <w:szCs w:val="24"/>
                  </w:rPr>
                </w:rPrChange>
              </w:rPr>
              <m:t>q</m:t>
            </m:r>
            <m:r>
              <w:rPr>
                <w:rFonts w:ascii="Cambria Math" w:hAnsi="Cambria Math" w:cs="Times New Roman"/>
                <w:sz w:val="24"/>
                <w:szCs w:val="24"/>
                <w:rPrChange w:id="1021" w:author="Owner" w:date="2017-04-10T10:31:00Z">
                  <w:rPr>
                    <w:rFonts w:ascii="Cambria Math" w:hAnsi="Times New Roman" w:cs="Times New Roman"/>
                    <w:sz w:val="24"/>
                    <w:szCs w:val="24"/>
                  </w:rPr>
                </w:rPrChange>
              </w:rPr>
              <m:t>,</m:t>
            </m:r>
            <m:r>
              <w:rPr>
                <w:rFonts w:ascii="Cambria Math" w:hAnsi="Cambria Math" w:cs="Times New Roman"/>
                <w:sz w:val="24"/>
                <w:szCs w:val="24"/>
                <w:rPrChange w:id="1022" w:author="Owner" w:date="2017-04-10T10:31:00Z">
                  <w:rPr>
                    <w:rFonts w:ascii="Cambria Math" w:hAnsi="Cambria Math" w:cs="Times New Roman"/>
                    <w:sz w:val="24"/>
                    <w:szCs w:val="24"/>
                  </w:rPr>
                </w:rPrChange>
              </w:rPr>
              <m:t>t</m:t>
            </m:r>
          </m:sub>
        </m:sSub>
      </m:oMath>
      <w:r w:rsidRPr="00194C1D">
        <w:rPr>
          <w:rFonts w:ascii="Times New Roman" w:hAnsi="Times New Roman" w:cs="Times New Roman"/>
          <w:sz w:val="24"/>
          <w:szCs w:val="24"/>
          <w:rPrChange w:id="1023" w:author="Owner" w:date="2017-04-10T10:31:00Z">
            <w:rPr>
              <w:rFonts w:ascii="Times New Roman" w:hAnsi="Times New Roman" w:cs="Times New Roman"/>
              <w:sz w:val="24"/>
              <w:szCs w:val="24"/>
            </w:rPr>
          </w:rPrChange>
        </w:rPr>
        <w:t xml:space="preserve"> is entered as a single user input (as shown in table 2-2 </w:t>
      </w:r>
      <w:r w:rsidR="00A0434C" w:rsidRPr="00194C1D">
        <w:rPr>
          <w:rFonts w:ascii="Times New Roman" w:hAnsi="Times New Roman" w:cs="Times New Roman"/>
          <w:sz w:val="24"/>
          <w:szCs w:val="24"/>
          <w:rPrChange w:id="1024" w:author="Owner" w:date="2017-04-10T10:31:00Z">
            <w:rPr>
              <w:rFonts w:ascii="Times New Roman" w:hAnsi="Times New Roman" w:cs="Times New Roman"/>
              <w:sz w:val="24"/>
              <w:szCs w:val="24"/>
            </w:rPr>
          </w:rPrChange>
        </w:rPr>
        <w:t>of QCI, 2006</w:t>
      </w:r>
      <w:r w:rsidR="00D24075" w:rsidRPr="00194C1D">
        <w:rPr>
          <w:rFonts w:ascii="Times New Roman" w:hAnsi="Times New Roman" w:cs="Times New Roman"/>
          <w:sz w:val="24"/>
          <w:szCs w:val="24"/>
          <w:rPrChange w:id="1025" w:author="Owner" w:date="2017-04-10T10:31:00Z">
            <w:rPr>
              <w:rFonts w:ascii="Times New Roman" w:hAnsi="Times New Roman" w:cs="Times New Roman"/>
              <w:sz w:val="24"/>
              <w:szCs w:val="24"/>
            </w:rPr>
          </w:rPrChange>
        </w:rPr>
        <w:t>).</w:t>
      </w:r>
    </w:p>
    <w:p w:rsidR="004F03E8" w:rsidRPr="00194C1D" w:rsidRDefault="00194C1D" w:rsidP="006A4145">
      <w:pPr>
        <w:spacing w:after="0" w:line="240" w:lineRule="auto"/>
        <w:rPr>
          <w:rFonts w:ascii="Times New Roman" w:hAnsi="Times New Roman" w:cs="Times New Roman"/>
          <w:sz w:val="24"/>
          <w:szCs w:val="24"/>
          <w:rPrChange w:id="1026" w:author="Owner" w:date="2017-04-10T10:31:00Z">
            <w:rPr>
              <w:rFonts w:ascii="Times New Roman" w:hAnsi="Times New Roman" w:cs="Times New Roman"/>
              <w:sz w:val="24"/>
              <w:szCs w:val="24"/>
            </w:rPr>
          </w:rPrChange>
        </w:rPr>
      </w:pPr>
      <m:oMath>
        <m:sSub>
          <m:sSubPr>
            <m:ctrlPr>
              <w:rPr>
                <w:rFonts w:ascii="Cambria Math" w:hAnsi="Cambria Math" w:cs="Times New Roman"/>
                <w:i/>
                <w:sz w:val="24"/>
                <w:szCs w:val="24"/>
                <w:rPrChange w:id="1027" w:author="Owner" w:date="2017-04-10T10:31:00Z">
                  <w:rPr>
                    <w:rFonts w:ascii="Cambria Math" w:hAnsi="Times New Roman" w:cs="Times New Roman"/>
                    <w:i/>
                    <w:sz w:val="24"/>
                    <w:szCs w:val="24"/>
                  </w:rPr>
                </w:rPrChange>
              </w:rPr>
            </m:ctrlPr>
          </m:sSubPr>
          <m:e>
            <m:r>
              <w:rPr>
                <w:rFonts w:ascii="Cambria Math" w:hAnsi="Cambria Math" w:cs="Times New Roman"/>
                <w:sz w:val="24"/>
                <w:szCs w:val="24"/>
                <w:rPrChange w:id="1028" w:author="Owner" w:date="2017-04-10T10:31:00Z">
                  <w:rPr>
                    <w:rFonts w:ascii="Cambria Math" w:hAnsi="Cambria Math" w:cs="Times New Roman"/>
                    <w:sz w:val="24"/>
                    <w:szCs w:val="24"/>
                  </w:rPr>
                </w:rPrChange>
              </w:rPr>
              <m:t>M</m:t>
            </m:r>
          </m:e>
          <m:sub>
            <m:r>
              <w:rPr>
                <w:rFonts w:ascii="Cambria Math" w:hAnsi="Cambria Math" w:cs="Times New Roman"/>
                <w:sz w:val="24"/>
                <w:szCs w:val="24"/>
                <w:rPrChange w:id="1029" w:author="Owner" w:date="2017-04-10T10:31:00Z">
                  <w:rPr>
                    <w:rFonts w:ascii="Cambria Math" w:hAnsi="Cambria Math" w:cs="Times New Roman"/>
                    <w:sz w:val="24"/>
                    <w:szCs w:val="24"/>
                  </w:rPr>
                </w:rPrChange>
              </w:rPr>
              <m:t>k</m:t>
            </m:r>
            <m:r>
              <w:rPr>
                <w:rFonts w:ascii="Cambria Math" w:hAnsi="Cambria Math" w:cs="Times New Roman"/>
                <w:sz w:val="24"/>
                <w:szCs w:val="24"/>
                <w:rPrChange w:id="1030" w:author="Owner" w:date="2017-04-10T10:31:00Z">
                  <w:rPr>
                    <w:rFonts w:ascii="Cambria Math" w:hAnsi="Times New Roman" w:cs="Times New Roman"/>
                    <w:sz w:val="24"/>
                    <w:szCs w:val="24"/>
                  </w:rPr>
                </w:rPrChange>
              </w:rPr>
              <m:t>,</m:t>
            </m:r>
            <m:r>
              <w:rPr>
                <w:rFonts w:ascii="Cambria Math" w:hAnsi="Cambria Math" w:cs="Times New Roman"/>
                <w:sz w:val="24"/>
                <w:szCs w:val="24"/>
                <w:rPrChange w:id="1031" w:author="Owner" w:date="2017-04-10T10:31:00Z">
                  <w:rPr>
                    <w:rFonts w:ascii="Cambria Math" w:hAnsi="Cambria Math" w:cs="Times New Roman"/>
                    <w:sz w:val="24"/>
                    <w:szCs w:val="24"/>
                  </w:rPr>
                </w:rPrChange>
              </w:rPr>
              <m:t>j</m:t>
            </m:r>
            <m:r>
              <w:rPr>
                <w:rFonts w:ascii="Cambria Math" w:hAnsi="Cambria Math" w:cs="Times New Roman"/>
                <w:sz w:val="24"/>
                <w:szCs w:val="24"/>
                <w:rPrChange w:id="1032" w:author="Owner" w:date="2017-04-10T10:31:00Z">
                  <w:rPr>
                    <w:rFonts w:ascii="Cambria Math" w:hAnsi="Times New Roman" w:cs="Times New Roman"/>
                    <w:sz w:val="24"/>
                    <w:szCs w:val="24"/>
                  </w:rPr>
                </w:rPrChange>
              </w:rPr>
              <m:t>,</m:t>
            </m:r>
            <m:r>
              <w:rPr>
                <w:rFonts w:ascii="Cambria Math" w:hAnsi="Cambria Math" w:cs="Times New Roman"/>
                <w:sz w:val="24"/>
                <w:szCs w:val="24"/>
                <w:rPrChange w:id="1033" w:author="Owner" w:date="2017-04-10T10:31:00Z">
                  <w:rPr>
                    <w:rFonts w:ascii="Cambria Math" w:hAnsi="Cambria Math" w:cs="Times New Roman"/>
                    <w:sz w:val="24"/>
                    <w:szCs w:val="24"/>
                  </w:rPr>
                </w:rPrChange>
              </w:rPr>
              <m:t>q</m:t>
            </m:r>
            <m:r>
              <w:rPr>
                <w:rFonts w:ascii="Cambria Math" w:hAnsi="Cambria Math" w:cs="Times New Roman"/>
                <w:sz w:val="24"/>
                <w:szCs w:val="24"/>
                <w:rPrChange w:id="1034" w:author="Owner" w:date="2017-04-10T10:31:00Z">
                  <w:rPr>
                    <w:rFonts w:ascii="Cambria Math" w:hAnsi="Times New Roman" w:cs="Times New Roman"/>
                    <w:sz w:val="24"/>
                    <w:szCs w:val="24"/>
                  </w:rPr>
                </w:rPrChange>
              </w:rPr>
              <m:t>,</m:t>
            </m:r>
            <m:r>
              <w:rPr>
                <w:rFonts w:ascii="Cambria Math" w:hAnsi="Cambria Math" w:cs="Times New Roman"/>
                <w:sz w:val="24"/>
                <w:szCs w:val="24"/>
                <w:rPrChange w:id="1035" w:author="Owner" w:date="2017-04-10T10:31:00Z">
                  <w:rPr>
                    <w:rFonts w:ascii="Cambria Math" w:hAnsi="Cambria Math" w:cs="Times New Roman"/>
                    <w:sz w:val="24"/>
                    <w:szCs w:val="24"/>
                  </w:rPr>
                </w:rPrChange>
              </w:rPr>
              <m:t>t</m:t>
            </m:r>
          </m:sub>
        </m:sSub>
      </m:oMath>
      <w:r w:rsidR="004F03E8" w:rsidRPr="00194C1D">
        <w:rPr>
          <w:rFonts w:ascii="Times New Roman" w:hAnsi="Times New Roman" w:cs="Times New Roman"/>
          <w:sz w:val="24"/>
          <w:szCs w:val="24"/>
          <w:rPrChange w:id="1036" w:author="Owner" w:date="2017-04-10T10:31:00Z">
            <w:rPr>
              <w:rFonts w:ascii="Times New Roman" w:hAnsi="Times New Roman" w:cs="Times New Roman"/>
              <w:sz w:val="24"/>
              <w:szCs w:val="24"/>
            </w:rPr>
          </w:rPrChange>
        </w:rPr>
        <w:t xml:space="preserve"> </w:t>
      </w:r>
      <w:proofErr w:type="gramStart"/>
      <w:r w:rsidR="004F03E8" w:rsidRPr="00194C1D">
        <w:rPr>
          <w:rFonts w:ascii="Times New Roman" w:hAnsi="Times New Roman" w:cs="Times New Roman"/>
          <w:sz w:val="24"/>
          <w:szCs w:val="24"/>
          <w:rPrChange w:id="1037" w:author="Owner" w:date="2017-04-10T10:31:00Z">
            <w:rPr>
              <w:rFonts w:ascii="Times New Roman" w:hAnsi="Times New Roman" w:cs="Times New Roman"/>
              <w:sz w:val="24"/>
              <w:szCs w:val="24"/>
            </w:rPr>
          </w:rPrChange>
        </w:rPr>
        <w:t>is</w:t>
      </w:r>
      <w:proofErr w:type="gramEnd"/>
      <w:r w:rsidR="004F03E8" w:rsidRPr="00194C1D">
        <w:rPr>
          <w:rFonts w:ascii="Times New Roman" w:hAnsi="Times New Roman" w:cs="Times New Roman"/>
          <w:sz w:val="24"/>
          <w:szCs w:val="24"/>
          <w:rPrChange w:id="1038" w:author="Owner" w:date="2017-04-10T10:31:00Z">
            <w:rPr>
              <w:rFonts w:ascii="Times New Roman" w:hAnsi="Times New Roman" w:cs="Times New Roman"/>
              <w:sz w:val="24"/>
              <w:szCs w:val="24"/>
            </w:rPr>
          </w:rPrChange>
        </w:rPr>
        <w:t xml:space="preserve"> the proportion of each habitat type j in each land use category, q, at time t for site k.</w:t>
      </w:r>
    </w:p>
    <w:p w:rsidR="00F653EC" w:rsidRPr="00194C1D" w:rsidRDefault="00F653EC" w:rsidP="00DD093B">
      <w:pPr>
        <w:spacing w:after="0"/>
        <w:rPr>
          <w:rFonts w:ascii="Times New Roman" w:hAnsi="Times New Roman" w:cs="Times New Roman"/>
          <w:sz w:val="24"/>
          <w:szCs w:val="24"/>
          <w:rPrChange w:id="1039" w:author="Owner" w:date="2017-04-10T10:31:00Z">
            <w:rPr>
              <w:rFonts w:ascii="Times New Roman" w:hAnsi="Times New Roman" w:cs="Times New Roman"/>
              <w:sz w:val="24"/>
              <w:szCs w:val="24"/>
            </w:rPr>
          </w:rPrChange>
        </w:rPr>
      </w:pPr>
    </w:p>
    <w:p w:rsidR="00DD093B" w:rsidRPr="00194C1D" w:rsidRDefault="00F653EC" w:rsidP="00F653EC">
      <w:pPr>
        <w:spacing w:after="0"/>
        <w:rPr>
          <w:rFonts w:ascii="Times New Roman" w:hAnsi="Times New Roman" w:cs="Times New Roman"/>
          <w:sz w:val="24"/>
          <w:szCs w:val="24"/>
          <w:rPrChange w:id="1040"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1041" w:author="Owner" w:date="2017-04-10T10:31:00Z">
            <w:rPr>
              <w:rFonts w:ascii="Times New Roman" w:hAnsi="Times New Roman" w:cs="Times New Roman"/>
              <w:sz w:val="24"/>
              <w:szCs w:val="24"/>
            </w:rPr>
          </w:rPrChange>
        </w:rPr>
        <w:t>While this document is not intended as a comprehensive review of the Beverton Holt Spawner Recruit Model, s</w:t>
      </w:r>
      <w:r w:rsidR="00BD0A52" w:rsidRPr="00194C1D">
        <w:rPr>
          <w:rFonts w:ascii="Times New Roman" w:hAnsi="Times New Roman" w:cs="Times New Roman"/>
          <w:sz w:val="24"/>
          <w:szCs w:val="24"/>
          <w:rPrChange w:id="1042" w:author="Owner" w:date="2017-04-10T10:31:00Z">
            <w:rPr>
              <w:rFonts w:ascii="Times New Roman" w:hAnsi="Times New Roman" w:cs="Times New Roman"/>
              <w:sz w:val="24"/>
              <w:szCs w:val="24"/>
            </w:rPr>
          </w:rPrChange>
        </w:rPr>
        <w:t xml:space="preserve">ections </w:t>
      </w:r>
      <w:r w:rsidRPr="00194C1D">
        <w:rPr>
          <w:rFonts w:ascii="Times New Roman" w:hAnsi="Times New Roman" w:cs="Times New Roman"/>
          <w:sz w:val="24"/>
          <w:szCs w:val="24"/>
          <w:rPrChange w:id="1043" w:author="Owner" w:date="2017-04-10T10:31:00Z">
            <w:rPr>
              <w:rFonts w:ascii="Times New Roman" w:hAnsi="Times New Roman" w:cs="Times New Roman"/>
              <w:sz w:val="24"/>
              <w:szCs w:val="24"/>
            </w:rPr>
          </w:rPrChange>
        </w:rPr>
        <w:t xml:space="preserve">4.1 through 4.10 detail specifically how this </w:t>
      </w:r>
      <w:r w:rsidR="00D24075" w:rsidRPr="00194C1D">
        <w:rPr>
          <w:rFonts w:ascii="Times New Roman" w:hAnsi="Times New Roman" w:cs="Times New Roman"/>
          <w:sz w:val="24"/>
          <w:szCs w:val="24"/>
          <w:rPrChange w:id="1044" w:author="Owner" w:date="2017-04-10T10:31:00Z">
            <w:rPr>
              <w:rFonts w:ascii="Times New Roman" w:hAnsi="Times New Roman" w:cs="Times New Roman"/>
              <w:sz w:val="24"/>
              <w:szCs w:val="24"/>
            </w:rPr>
          </w:rPrChange>
        </w:rPr>
        <w:t xml:space="preserve">watershed model, as programmed in R, </w:t>
      </w:r>
      <w:r w:rsidR="00BD0A52" w:rsidRPr="00194C1D">
        <w:rPr>
          <w:rFonts w:ascii="Times New Roman" w:hAnsi="Times New Roman" w:cs="Times New Roman"/>
          <w:sz w:val="24"/>
          <w:szCs w:val="24"/>
          <w:rPrChange w:id="1045" w:author="Owner" w:date="2017-04-10T10:31:00Z">
            <w:rPr>
              <w:rFonts w:ascii="Times New Roman" w:hAnsi="Times New Roman" w:cs="Times New Roman"/>
              <w:sz w:val="24"/>
              <w:szCs w:val="24"/>
            </w:rPr>
          </w:rPrChange>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194C1D">
        <w:rPr>
          <w:rFonts w:ascii="Times New Roman" w:hAnsi="Times New Roman" w:cs="Times New Roman"/>
          <w:sz w:val="24"/>
          <w:szCs w:val="24"/>
          <w:rPrChange w:id="1046" w:author="Owner" w:date="2017-04-10T10:31:00Z">
            <w:rPr>
              <w:rFonts w:ascii="Times New Roman" w:hAnsi="Times New Roman" w:cs="Times New Roman"/>
              <w:sz w:val="24"/>
              <w:szCs w:val="24"/>
            </w:rPr>
          </w:rPrChange>
        </w:rPr>
        <w:t xml:space="preserve">  Nomenclature for this section is in the same format as is used in the R-code in which this </w:t>
      </w:r>
      <w:r w:rsidR="0081652F" w:rsidRPr="00194C1D">
        <w:rPr>
          <w:rFonts w:ascii="Times New Roman" w:hAnsi="Times New Roman" w:cs="Times New Roman"/>
          <w:sz w:val="24"/>
          <w:szCs w:val="24"/>
          <w:rPrChange w:id="1047" w:author="Owner" w:date="2017-04-10T10:31:00Z">
            <w:rPr>
              <w:rFonts w:ascii="Times New Roman" w:hAnsi="Times New Roman" w:cs="Times New Roman"/>
              <w:sz w:val="24"/>
              <w:szCs w:val="24"/>
            </w:rPr>
          </w:rPrChange>
        </w:rPr>
        <w:t>algorithm is implemented.  S</w:t>
      </w:r>
      <w:r w:rsidR="006E0B4F" w:rsidRPr="00194C1D">
        <w:rPr>
          <w:rFonts w:ascii="Times New Roman" w:hAnsi="Times New Roman" w:cs="Times New Roman"/>
          <w:sz w:val="24"/>
          <w:szCs w:val="24"/>
          <w:rPrChange w:id="1048" w:author="Owner" w:date="2017-04-10T10:31:00Z">
            <w:rPr>
              <w:rFonts w:ascii="Times New Roman" w:hAnsi="Times New Roman" w:cs="Times New Roman"/>
              <w:sz w:val="24"/>
              <w:szCs w:val="24"/>
            </w:rPr>
          </w:rPrChange>
        </w:rPr>
        <w:t xml:space="preserve">ubscripting is not used within R code.  Instead, indexes appear </w:t>
      </w:r>
      <w:r w:rsidR="006E0B4F" w:rsidRPr="00194C1D">
        <w:rPr>
          <w:rFonts w:ascii="Times New Roman" w:hAnsi="Times New Roman" w:cs="Times New Roman"/>
          <w:sz w:val="24"/>
          <w:szCs w:val="24"/>
          <w:rPrChange w:id="1049" w:author="Owner" w:date="2017-04-10T10:31:00Z">
            <w:rPr>
              <w:rFonts w:ascii="Times New Roman" w:hAnsi="Times New Roman" w:cs="Times New Roman"/>
              <w:sz w:val="24"/>
              <w:szCs w:val="24"/>
            </w:rPr>
          </w:rPrChange>
        </w:rPr>
        <w:lastRenderedPageBreak/>
        <w:t>within brackets.  For example, N</w:t>
      </w:r>
      <w:ins w:id="1050" w:author="Mark Armour" w:date="2017-04-04T12:09:00Z">
        <w:r w:rsidR="004F4160" w:rsidRPr="00194C1D">
          <w:rPr>
            <w:rFonts w:ascii="Times New Roman" w:hAnsi="Times New Roman" w:cs="Times New Roman"/>
            <w:sz w:val="24"/>
            <w:szCs w:val="24"/>
            <w:rPrChange w:id="1051" w:author="Owner" w:date="2017-04-10T10:31:00Z">
              <w:rPr>
                <w:rFonts w:ascii="Times New Roman" w:hAnsi="Times New Roman" w:cs="Times New Roman"/>
                <w:sz w:val="24"/>
                <w:szCs w:val="24"/>
              </w:rPr>
            </w:rPrChange>
          </w:rPr>
          <w:t>_</w:t>
        </w:r>
        <w:proofErr w:type="gramStart"/>
        <w:r w:rsidR="004F4160" w:rsidRPr="00194C1D">
          <w:rPr>
            <w:rFonts w:ascii="Times New Roman" w:hAnsi="Times New Roman" w:cs="Times New Roman"/>
            <w:sz w:val="24"/>
            <w:szCs w:val="24"/>
            <w:rPrChange w:id="1052" w:author="Owner" w:date="2017-04-10T10:31:00Z">
              <w:rPr>
                <w:rFonts w:ascii="Times New Roman" w:hAnsi="Times New Roman" w:cs="Times New Roman"/>
                <w:sz w:val="24"/>
                <w:szCs w:val="24"/>
              </w:rPr>
            </w:rPrChange>
          </w:rPr>
          <w:t>FISH</w:t>
        </w:r>
      </w:ins>
      <w:r w:rsidR="006E0B4F" w:rsidRPr="00194C1D">
        <w:rPr>
          <w:rFonts w:ascii="Times New Roman" w:hAnsi="Times New Roman" w:cs="Times New Roman"/>
          <w:sz w:val="24"/>
          <w:szCs w:val="24"/>
          <w:rPrChange w:id="1053" w:author="Owner" w:date="2017-04-10T10:31:00Z">
            <w:rPr>
              <w:rFonts w:ascii="Times New Roman" w:hAnsi="Times New Roman" w:cs="Times New Roman"/>
              <w:sz w:val="24"/>
              <w:szCs w:val="24"/>
            </w:rPr>
          </w:rPrChange>
        </w:rPr>
        <w:t>[</w:t>
      </w:r>
      <w:proofErr w:type="gramEnd"/>
      <w:r w:rsidR="006E0B4F" w:rsidRPr="00194C1D">
        <w:rPr>
          <w:rFonts w:ascii="Times New Roman" w:hAnsi="Times New Roman" w:cs="Times New Roman"/>
          <w:sz w:val="24"/>
          <w:szCs w:val="24"/>
          <w:rPrChange w:id="1054" w:author="Owner" w:date="2017-04-10T10:31:00Z">
            <w:rPr>
              <w:rFonts w:ascii="Times New Roman" w:hAnsi="Times New Roman" w:cs="Times New Roman"/>
              <w:sz w:val="24"/>
              <w:szCs w:val="24"/>
            </w:rPr>
          </w:rPrChange>
        </w:rPr>
        <w:t>k, i, t] refers to the salmon population at site k for life stage i and time t.</w:t>
      </w:r>
      <w:r w:rsidR="0063396A" w:rsidRPr="00194C1D">
        <w:rPr>
          <w:rFonts w:ascii="Times New Roman" w:hAnsi="Times New Roman" w:cs="Times New Roman"/>
          <w:sz w:val="24"/>
          <w:szCs w:val="24"/>
          <w:rPrChange w:id="1055" w:author="Owner" w:date="2017-04-10T10:31:00Z">
            <w:rPr>
              <w:rFonts w:ascii="Times New Roman" w:hAnsi="Times New Roman" w:cs="Times New Roman"/>
              <w:sz w:val="24"/>
              <w:szCs w:val="24"/>
            </w:rPr>
          </w:rPrChange>
        </w:rPr>
        <w:t xml:space="preserve">  The life stages for i=1 to </w:t>
      </w:r>
      <w:del w:id="1056" w:author="Mark Armour" w:date="2017-04-04T11:31:00Z">
        <w:r w:rsidR="0063396A" w:rsidRPr="00194C1D" w:rsidDel="000467DA">
          <w:rPr>
            <w:rFonts w:ascii="Times New Roman" w:hAnsi="Times New Roman" w:cs="Times New Roman"/>
            <w:sz w:val="24"/>
            <w:szCs w:val="24"/>
            <w:rPrChange w:id="1057" w:author="Owner" w:date="2017-04-10T10:31:00Z">
              <w:rPr>
                <w:rFonts w:ascii="Times New Roman" w:hAnsi="Times New Roman" w:cs="Times New Roman"/>
                <w:sz w:val="24"/>
                <w:szCs w:val="24"/>
              </w:rPr>
            </w:rPrChange>
          </w:rPr>
          <w:delText xml:space="preserve">17 </w:delText>
        </w:r>
      </w:del>
      <w:ins w:id="1058" w:author="Mark Armour" w:date="2017-04-04T11:31:00Z">
        <w:r w:rsidR="000467DA" w:rsidRPr="00194C1D">
          <w:rPr>
            <w:rFonts w:ascii="Times New Roman" w:hAnsi="Times New Roman" w:cs="Times New Roman"/>
            <w:sz w:val="24"/>
            <w:szCs w:val="24"/>
            <w:rPrChange w:id="1059" w:author="Owner" w:date="2017-04-10T10:31:00Z">
              <w:rPr>
                <w:rFonts w:ascii="Times New Roman" w:hAnsi="Times New Roman" w:cs="Times New Roman"/>
                <w:sz w:val="24"/>
                <w:szCs w:val="24"/>
              </w:rPr>
            </w:rPrChange>
          </w:rPr>
          <w:t xml:space="preserve">12 </w:t>
        </w:r>
      </w:ins>
      <w:r w:rsidR="0063396A" w:rsidRPr="00194C1D">
        <w:rPr>
          <w:rFonts w:ascii="Times New Roman" w:hAnsi="Times New Roman" w:cs="Times New Roman"/>
          <w:sz w:val="24"/>
          <w:szCs w:val="24"/>
          <w:rPrChange w:id="1060" w:author="Owner" w:date="2017-04-10T10:31:00Z">
            <w:rPr>
              <w:rFonts w:ascii="Times New Roman" w:hAnsi="Times New Roman" w:cs="Times New Roman"/>
              <w:sz w:val="24"/>
              <w:szCs w:val="24"/>
            </w:rPr>
          </w:rPrChange>
        </w:rPr>
        <w:t>are shown table 4.1:</w:t>
      </w:r>
    </w:p>
    <w:p w:rsidR="0063396A" w:rsidRPr="00194C1D" w:rsidRDefault="0063396A" w:rsidP="00F653EC">
      <w:pPr>
        <w:spacing w:after="0"/>
        <w:rPr>
          <w:rFonts w:ascii="Times New Roman" w:hAnsi="Times New Roman" w:cs="Times New Roman"/>
          <w:sz w:val="24"/>
          <w:szCs w:val="24"/>
          <w:rPrChange w:id="1061" w:author="Owner" w:date="2017-04-10T10:31:00Z">
            <w:rPr>
              <w:rFonts w:ascii="Times New Roman" w:hAnsi="Times New Roman" w:cs="Times New Roman"/>
              <w:sz w:val="24"/>
              <w:szCs w:val="24"/>
            </w:rPr>
          </w:rPrChange>
        </w:rPr>
      </w:pPr>
    </w:p>
    <w:p w:rsidR="00F653EC" w:rsidRPr="00194C1D" w:rsidRDefault="004D20F3" w:rsidP="00F653EC">
      <w:pPr>
        <w:spacing w:after="0"/>
        <w:rPr>
          <w:rFonts w:ascii="Times New Roman" w:hAnsi="Times New Roman" w:cs="Times New Roman"/>
          <w:sz w:val="24"/>
          <w:szCs w:val="24"/>
          <w:rPrChange w:id="1062" w:author="Owner" w:date="2017-04-10T10:31:00Z">
            <w:rPr>
              <w:rFonts w:ascii="Times New Roman" w:hAnsi="Times New Roman" w:cs="Times New Roman"/>
              <w:sz w:val="24"/>
              <w:szCs w:val="24"/>
            </w:rPr>
          </w:rPrChange>
        </w:rPr>
      </w:pPr>
      <w:r w:rsidRPr="00194C1D">
        <w:rPr>
          <w:rFonts w:ascii="Times New Roman" w:hAnsi="Times New Roman" w:cs="Times New Roman"/>
          <w:noProof/>
          <w:sz w:val="24"/>
          <w:szCs w:val="24"/>
          <w:rPrChange w:id="1063" w:author="Owner" w:date="2017-04-10T10:31:00Z">
            <w:rPr>
              <w:rFonts w:ascii="Times New Roman" w:hAnsi="Times New Roman" w:cs="Times New Roman"/>
              <w:noProof/>
              <w:sz w:val="24"/>
              <w:szCs w:val="24"/>
            </w:rPr>
          </w:rPrChange>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194C1D" w:rsidRDefault="00194C1D"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194C1D" w:rsidRDefault="00194C1D">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194C1D" w:rsidRDefault="00F653EC" w:rsidP="00F653EC">
      <w:pPr>
        <w:spacing w:after="0"/>
        <w:rPr>
          <w:rFonts w:ascii="Times New Roman" w:hAnsi="Times New Roman" w:cs="Times New Roman"/>
          <w:sz w:val="24"/>
          <w:szCs w:val="24"/>
          <w:rPrChange w:id="1064"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1065" w:author="Owner" w:date="2017-04-10T10:31:00Z">
            <w:rPr>
              <w:rFonts w:ascii="Times New Roman" w:hAnsi="Times New Roman" w:cs="Times New Roman"/>
              <w:sz w:val="24"/>
              <w:szCs w:val="24"/>
            </w:rPr>
          </w:rPrChange>
        </w:rPr>
        <w:t xml:space="preserve">Only the implementation of the Beverton Holt model for </w:t>
      </w:r>
      <w:del w:id="1066" w:author="Mark Armour" w:date="2017-04-04T11:51:00Z">
        <w:r w:rsidRPr="00194C1D" w:rsidDel="006E0449">
          <w:rPr>
            <w:rFonts w:ascii="Times New Roman" w:hAnsi="Times New Roman" w:cs="Times New Roman"/>
            <w:sz w:val="24"/>
            <w:szCs w:val="24"/>
            <w:rPrChange w:id="1067" w:author="Owner" w:date="2017-04-10T10:31:00Z">
              <w:rPr>
                <w:rFonts w:ascii="Times New Roman" w:hAnsi="Times New Roman" w:cs="Times New Roman"/>
                <w:sz w:val="24"/>
                <w:szCs w:val="24"/>
              </w:rPr>
            </w:rPrChange>
          </w:rPr>
          <w:delText>Pre-Smolts</w:delText>
        </w:r>
      </w:del>
      <w:ins w:id="1068" w:author="Mark Armour" w:date="2017-04-04T11:51:00Z">
        <w:r w:rsidR="006E0449" w:rsidRPr="00194C1D">
          <w:rPr>
            <w:rFonts w:ascii="Times New Roman" w:hAnsi="Times New Roman" w:cs="Times New Roman"/>
            <w:sz w:val="24"/>
            <w:szCs w:val="24"/>
            <w:rPrChange w:id="1069" w:author="Owner" w:date="2017-04-10T10:31:00Z">
              <w:rPr>
                <w:rFonts w:ascii="Times New Roman" w:hAnsi="Times New Roman" w:cs="Times New Roman"/>
                <w:sz w:val="24"/>
                <w:szCs w:val="24"/>
              </w:rPr>
            </w:rPrChange>
          </w:rPr>
          <w:t>One-Plus</w:t>
        </w:r>
      </w:ins>
      <w:r w:rsidRPr="00194C1D">
        <w:rPr>
          <w:rFonts w:ascii="Times New Roman" w:hAnsi="Times New Roman" w:cs="Times New Roman"/>
          <w:sz w:val="24"/>
          <w:szCs w:val="24"/>
          <w:rPrChange w:id="1070" w:author="Owner" w:date="2017-04-10T10:31:00Z">
            <w:rPr>
              <w:rFonts w:ascii="Times New Roman" w:hAnsi="Times New Roman" w:cs="Times New Roman"/>
              <w:sz w:val="24"/>
              <w:szCs w:val="24"/>
            </w:rPr>
          </w:rPrChange>
        </w:rPr>
        <w:t xml:space="preserve"> (section 4.5), and the implementation of a cross site migration model (section 4.11) </w:t>
      </w:r>
      <w:r w:rsidR="00D24075" w:rsidRPr="00194C1D">
        <w:rPr>
          <w:rFonts w:ascii="Times New Roman" w:hAnsi="Times New Roman" w:cs="Times New Roman"/>
          <w:sz w:val="24"/>
          <w:szCs w:val="24"/>
          <w:rPrChange w:id="1071" w:author="Owner" w:date="2017-04-10T10:31:00Z">
            <w:rPr>
              <w:rFonts w:ascii="Times New Roman" w:hAnsi="Times New Roman" w:cs="Times New Roman"/>
              <w:sz w:val="24"/>
              <w:szCs w:val="24"/>
            </w:rPr>
          </w:rPrChange>
        </w:rPr>
        <w:t xml:space="preserve">are unique to this implementation of the </w:t>
      </w:r>
      <w:r w:rsidR="0067679D" w:rsidRPr="00194C1D">
        <w:rPr>
          <w:rFonts w:ascii="Times New Roman" w:hAnsi="Times New Roman" w:cs="Times New Roman"/>
          <w:sz w:val="24"/>
          <w:szCs w:val="24"/>
          <w:rPrChange w:id="1072" w:author="Owner" w:date="2017-04-10T10:31:00Z">
            <w:rPr>
              <w:rFonts w:ascii="Times New Roman" w:hAnsi="Times New Roman" w:cs="Times New Roman"/>
              <w:sz w:val="24"/>
              <w:szCs w:val="24"/>
            </w:rPr>
          </w:rPrChange>
        </w:rPr>
        <w:t>Beverton Holt</w:t>
      </w:r>
      <w:r w:rsidR="00D24075" w:rsidRPr="00194C1D">
        <w:rPr>
          <w:rFonts w:ascii="Times New Roman" w:hAnsi="Times New Roman" w:cs="Times New Roman"/>
          <w:sz w:val="24"/>
          <w:szCs w:val="24"/>
          <w:rPrChange w:id="1073" w:author="Owner" w:date="2017-04-10T10:31:00Z">
            <w:rPr>
              <w:rFonts w:ascii="Times New Roman" w:hAnsi="Times New Roman" w:cs="Times New Roman"/>
              <w:sz w:val="24"/>
              <w:szCs w:val="24"/>
            </w:rPr>
          </w:rPrChange>
        </w:rPr>
        <w:t xml:space="preserve"> population dynamics model.</w:t>
      </w:r>
      <w:r w:rsidRPr="00194C1D">
        <w:rPr>
          <w:rFonts w:ascii="Times New Roman" w:hAnsi="Times New Roman" w:cs="Times New Roman"/>
          <w:sz w:val="24"/>
          <w:szCs w:val="24"/>
          <w:rPrChange w:id="1074" w:author="Owner" w:date="2017-04-10T10:31:00Z">
            <w:rPr>
              <w:rFonts w:ascii="Times New Roman" w:hAnsi="Times New Roman" w:cs="Times New Roman"/>
              <w:sz w:val="24"/>
              <w:szCs w:val="24"/>
            </w:rPr>
          </w:rPrChange>
        </w:rPr>
        <w:t xml:space="preserve">  </w:t>
      </w:r>
      <w:r w:rsidR="00BB481E" w:rsidRPr="00194C1D">
        <w:rPr>
          <w:rFonts w:ascii="Times New Roman" w:hAnsi="Times New Roman" w:cs="Times New Roman"/>
          <w:sz w:val="24"/>
          <w:szCs w:val="24"/>
          <w:rPrChange w:id="1075" w:author="Owner" w:date="2017-04-10T10:31:00Z">
            <w:rPr>
              <w:rFonts w:ascii="Times New Roman" w:hAnsi="Times New Roman" w:cs="Times New Roman"/>
              <w:sz w:val="24"/>
              <w:szCs w:val="24"/>
            </w:rPr>
          </w:rPrChange>
        </w:rPr>
        <w:t xml:space="preserve"> The portions of the model unique to this implementation deal with the added complexities of steelhead modeling, especially during the </w:t>
      </w:r>
      <w:del w:id="1076" w:author="Mark Armour" w:date="2017-04-04T11:57:00Z">
        <w:r w:rsidR="00BB481E" w:rsidRPr="00194C1D" w:rsidDel="005B25B5">
          <w:rPr>
            <w:rFonts w:ascii="Times New Roman" w:hAnsi="Times New Roman" w:cs="Times New Roman"/>
            <w:sz w:val="24"/>
            <w:szCs w:val="24"/>
            <w:rPrChange w:id="1077" w:author="Owner" w:date="2017-04-10T10:31:00Z">
              <w:rPr>
                <w:rFonts w:ascii="Times New Roman" w:hAnsi="Times New Roman" w:cs="Times New Roman"/>
                <w:sz w:val="24"/>
                <w:szCs w:val="24"/>
              </w:rPr>
            </w:rPrChange>
          </w:rPr>
          <w:delText>pre-smolt</w:delText>
        </w:r>
      </w:del>
      <w:ins w:id="1078" w:author="Mark Armour" w:date="2017-04-04T11:57:00Z">
        <w:r w:rsidR="005B25B5" w:rsidRPr="00194C1D">
          <w:rPr>
            <w:rFonts w:ascii="Times New Roman" w:hAnsi="Times New Roman" w:cs="Times New Roman"/>
            <w:sz w:val="24"/>
            <w:szCs w:val="24"/>
            <w:rPrChange w:id="1079" w:author="Owner" w:date="2017-04-10T10:31:00Z">
              <w:rPr>
                <w:rFonts w:ascii="Times New Roman" w:hAnsi="Times New Roman" w:cs="Times New Roman"/>
                <w:sz w:val="24"/>
                <w:szCs w:val="24"/>
              </w:rPr>
            </w:rPrChange>
          </w:rPr>
          <w:t>One-Plus</w:t>
        </w:r>
      </w:ins>
      <w:r w:rsidR="00BB481E" w:rsidRPr="00194C1D">
        <w:rPr>
          <w:rFonts w:ascii="Times New Roman" w:hAnsi="Times New Roman" w:cs="Times New Roman"/>
          <w:sz w:val="24"/>
          <w:szCs w:val="24"/>
          <w:rPrChange w:id="1080" w:author="Owner" w:date="2017-04-10T10:31:00Z">
            <w:rPr>
              <w:rFonts w:ascii="Times New Roman" w:hAnsi="Times New Roman" w:cs="Times New Roman"/>
              <w:sz w:val="24"/>
              <w:szCs w:val="24"/>
            </w:rPr>
          </w:rPrChange>
        </w:rPr>
        <w:t xml:space="preserve"> life stage (life stage 5).</w:t>
      </w:r>
    </w:p>
    <w:p w:rsidR="00BB481E" w:rsidRPr="00194C1D" w:rsidDel="006E0449" w:rsidRDefault="00BB481E" w:rsidP="00F653EC">
      <w:pPr>
        <w:spacing w:after="0"/>
        <w:rPr>
          <w:del w:id="1081" w:author="Mark Armour" w:date="2017-04-04T11:51:00Z"/>
          <w:rFonts w:ascii="Times New Roman" w:hAnsi="Times New Roman" w:cs="Times New Roman"/>
          <w:sz w:val="24"/>
          <w:szCs w:val="24"/>
          <w:rPrChange w:id="1082" w:author="Owner" w:date="2017-04-10T10:31:00Z">
            <w:rPr>
              <w:del w:id="1083" w:author="Mark Armour" w:date="2017-04-04T11:51:00Z"/>
              <w:rFonts w:ascii="Times New Roman" w:hAnsi="Times New Roman" w:cs="Times New Roman"/>
              <w:sz w:val="24"/>
              <w:szCs w:val="24"/>
            </w:rPr>
          </w:rPrChange>
        </w:rPr>
      </w:pPr>
    </w:p>
    <w:p w:rsidR="00DD093B" w:rsidRPr="00194C1D" w:rsidRDefault="00DD093B" w:rsidP="00D20A24">
      <w:pPr>
        <w:rPr>
          <w:rFonts w:ascii="Times New Roman" w:hAnsi="Times New Roman" w:cs="Times New Roman"/>
          <w:sz w:val="24"/>
          <w:szCs w:val="24"/>
          <w:rPrChange w:id="1084" w:author="Owner" w:date="2017-04-10T10:31:00Z">
            <w:rPr>
              <w:rFonts w:ascii="Times New Roman" w:hAnsi="Times New Roman" w:cs="Times New Roman"/>
              <w:sz w:val="24"/>
              <w:szCs w:val="24"/>
            </w:rPr>
          </w:rPrChange>
        </w:rPr>
      </w:pPr>
    </w:p>
    <w:p w:rsidR="00DD093B" w:rsidRPr="00194C1D" w:rsidRDefault="00BD0A52" w:rsidP="000572E4">
      <w:pPr>
        <w:pStyle w:val="ListParagraph"/>
        <w:numPr>
          <w:ilvl w:val="1"/>
          <w:numId w:val="1"/>
        </w:numPr>
        <w:rPr>
          <w:rFonts w:ascii="Times New Roman" w:hAnsi="Times New Roman" w:cs="Times New Roman"/>
          <w:b/>
          <w:sz w:val="24"/>
          <w:szCs w:val="24"/>
          <w:rPrChange w:id="1085"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086" w:author="Owner" w:date="2017-04-10T10:31:00Z">
            <w:rPr>
              <w:rFonts w:ascii="Times New Roman" w:hAnsi="Times New Roman"/>
              <w:b/>
              <w:sz w:val="24"/>
              <w:szCs w:val="24"/>
            </w:rPr>
          </w:rPrChange>
        </w:rPr>
        <w:t xml:space="preserve">Number of Spawners at </w:t>
      </w:r>
      <w:r w:rsidR="00DD093B" w:rsidRPr="00194C1D">
        <w:rPr>
          <w:rFonts w:ascii="Times New Roman" w:hAnsi="Times New Roman" w:cs="Times New Roman"/>
          <w:b/>
          <w:sz w:val="24"/>
          <w:szCs w:val="24"/>
          <w:rPrChange w:id="1087" w:author="Owner" w:date="2017-04-10T10:31:00Z">
            <w:rPr>
              <w:rFonts w:ascii="Times New Roman" w:hAnsi="Times New Roman"/>
              <w:b/>
              <w:sz w:val="24"/>
              <w:szCs w:val="24"/>
            </w:rPr>
          </w:rPrChange>
        </w:rPr>
        <w:t>time t</w:t>
      </w:r>
    </w:p>
    <w:p w:rsidR="00DD093B" w:rsidRPr="00194C1D" w:rsidRDefault="00D24075" w:rsidP="00D20A24">
      <w:pPr>
        <w:rPr>
          <w:rFonts w:ascii="Times New Roman" w:hAnsi="Times New Roman" w:cs="Times New Roman"/>
          <w:sz w:val="24"/>
          <w:szCs w:val="24"/>
          <w:rPrChange w:id="1088" w:author="Owner" w:date="2017-04-10T10:31:00Z">
            <w:rPr>
              <w:rFonts w:ascii="Times New Roman" w:hAnsi="Times New Roman"/>
              <w:sz w:val="24"/>
              <w:szCs w:val="24"/>
            </w:rPr>
          </w:rPrChange>
        </w:rPr>
      </w:pPr>
      <w:r w:rsidRPr="00194C1D">
        <w:rPr>
          <w:rFonts w:ascii="Times New Roman" w:hAnsi="Times New Roman" w:cs="Times New Roman"/>
          <w:sz w:val="24"/>
          <w:szCs w:val="24"/>
          <w:rPrChange w:id="1089" w:author="Owner" w:date="2017-04-10T10:31:00Z">
            <w:rPr>
              <w:rFonts w:ascii="Times New Roman" w:hAnsi="Times New Roman"/>
              <w:sz w:val="24"/>
              <w:szCs w:val="24"/>
            </w:rPr>
          </w:rPrChange>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194C1D">
        <w:rPr>
          <w:rFonts w:ascii="Times New Roman" w:hAnsi="Times New Roman" w:cs="Times New Roman"/>
          <w:sz w:val="24"/>
          <w:szCs w:val="24"/>
          <w:rPrChange w:id="1090" w:author="Owner" w:date="2017-04-10T10:31:00Z">
            <w:rPr>
              <w:rFonts w:ascii="Times New Roman" w:hAnsi="Times New Roman"/>
              <w:sz w:val="24"/>
              <w:szCs w:val="24"/>
            </w:rPr>
          </w:rPrChange>
        </w:rPr>
        <w:t xml:space="preserve">See </w:t>
      </w:r>
      <w:r w:rsidR="00BD0A52" w:rsidRPr="00194C1D">
        <w:rPr>
          <w:rFonts w:ascii="Times New Roman" w:hAnsi="Times New Roman" w:cs="Times New Roman"/>
          <w:sz w:val="24"/>
          <w:szCs w:val="24"/>
          <w:rPrChange w:id="1091" w:author="Owner" w:date="2017-04-10T10:31:00Z">
            <w:rPr>
              <w:rFonts w:ascii="Times New Roman" w:hAnsi="Times New Roman"/>
              <w:sz w:val="24"/>
              <w:szCs w:val="24"/>
            </w:rPr>
          </w:rPrChange>
        </w:rPr>
        <w:t>section 4.10 for these calculations.</w:t>
      </w:r>
    </w:p>
    <w:p w:rsidR="00DD093B" w:rsidRPr="00194C1D" w:rsidRDefault="00DD093B" w:rsidP="00D20A24">
      <w:pPr>
        <w:rPr>
          <w:rFonts w:ascii="Times New Roman" w:hAnsi="Times New Roman" w:cs="Times New Roman"/>
          <w:b/>
          <w:sz w:val="24"/>
          <w:szCs w:val="24"/>
          <w:rPrChange w:id="1092"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1093"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094" w:author="Owner" w:date="2017-04-10T10:31:00Z">
            <w:rPr>
              <w:rFonts w:ascii="Times New Roman" w:hAnsi="Times New Roman"/>
              <w:b/>
              <w:sz w:val="24"/>
              <w:szCs w:val="24"/>
            </w:rPr>
          </w:rPrChange>
        </w:rPr>
        <w:t>Life Stage 2: Egg</w:t>
      </w:r>
      <w:r w:rsidR="002F389E" w:rsidRPr="00194C1D">
        <w:rPr>
          <w:rFonts w:ascii="Times New Roman" w:hAnsi="Times New Roman" w:cs="Times New Roman"/>
          <w:b/>
          <w:sz w:val="24"/>
          <w:szCs w:val="24"/>
          <w:rPrChange w:id="1095" w:author="Owner" w:date="2017-04-10T10:31:00Z">
            <w:rPr>
              <w:rFonts w:ascii="Times New Roman" w:hAnsi="Times New Roman"/>
              <w:b/>
              <w:sz w:val="24"/>
              <w:szCs w:val="24"/>
            </w:rPr>
          </w:rPrChange>
        </w:rPr>
        <w:t>s</w:t>
      </w:r>
      <w:r w:rsidRPr="00194C1D">
        <w:rPr>
          <w:rFonts w:ascii="Times New Roman" w:hAnsi="Times New Roman" w:cs="Times New Roman"/>
          <w:b/>
          <w:sz w:val="24"/>
          <w:szCs w:val="24"/>
          <w:rPrChange w:id="1096" w:author="Owner" w:date="2017-04-10T10:31:00Z">
            <w:rPr>
              <w:rFonts w:ascii="Times New Roman" w:hAnsi="Times New Roman"/>
              <w:b/>
              <w:sz w:val="24"/>
              <w:szCs w:val="24"/>
            </w:rPr>
          </w:rPrChange>
        </w:rPr>
        <w:t xml:space="preserve"> at time t</w:t>
      </w:r>
    </w:p>
    <w:p w:rsidR="00DD093B" w:rsidRPr="00194C1D" w:rsidRDefault="00BD0A52" w:rsidP="00D20A24">
      <w:pPr>
        <w:rPr>
          <w:rFonts w:ascii="Times New Roman" w:hAnsi="Times New Roman" w:cs="Times New Roman"/>
          <w:sz w:val="24"/>
          <w:szCs w:val="24"/>
          <w:rPrChange w:id="1097" w:author="Owner" w:date="2017-04-10T10:31:00Z">
            <w:rPr>
              <w:rFonts w:ascii="Times New Roman" w:hAnsi="Times New Roman"/>
              <w:sz w:val="24"/>
              <w:szCs w:val="24"/>
            </w:rPr>
          </w:rPrChange>
        </w:rPr>
      </w:pPr>
      <w:r w:rsidRPr="00194C1D">
        <w:rPr>
          <w:rFonts w:ascii="Times New Roman" w:hAnsi="Times New Roman" w:cs="Times New Roman"/>
          <w:sz w:val="24"/>
          <w:szCs w:val="24"/>
          <w:rPrChange w:id="1098" w:author="Owner" w:date="2017-04-10T10:31:00Z">
            <w:rPr>
              <w:rFonts w:ascii="Times New Roman" w:hAnsi="Times New Roman"/>
              <w:sz w:val="24"/>
              <w:szCs w:val="24"/>
            </w:rPr>
          </w:rPrChange>
        </w:rPr>
        <w:t>The number of eggs at year</w:t>
      </w:r>
      <w:r w:rsidR="00DD093B" w:rsidRPr="00194C1D">
        <w:rPr>
          <w:rFonts w:ascii="Times New Roman" w:hAnsi="Times New Roman" w:cs="Times New Roman"/>
          <w:sz w:val="24"/>
          <w:szCs w:val="24"/>
          <w:rPrChange w:id="1099" w:author="Owner" w:date="2017-04-10T10:31:00Z">
            <w:rPr>
              <w:rFonts w:ascii="Times New Roman" w:hAnsi="Times New Roman"/>
              <w:sz w:val="24"/>
              <w:szCs w:val="24"/>
            </w:rPr>
          </w:rPrChange>
        </w:rPr>
        <w:t xml:space="preserve"> t is a function o</w:t>
      </w:r>
      <w:r w:rsidRPr="00194C1D">
        <w:rPr>
          <w:rFonts w:ascii="Times New Roman" w:hAnsi="Times New Roman" w:cs="Times New Roman"/>
          <w:sz w:val="24"/>
          <w:szCs w:val="24"/>
          <w:rPrChange w:id="1100" w:author="Owner" w:date="2017-04-10T10:31:00Z">
            <w:rPr>
              <w:rFonts w:ascii="Times New Roman" w:hAnsi="Times New Roman"/>
              <w:sz w:val="24"/>
              <w:szCs w:val="24"/>
            </w:rPr>
          </w:rPrChange>
        </w:rPr>
        <w:t>f the number of spawners at year</w:t>
      </w:r>
      <w:r w:rsidR="00DD093B" w:rsidRPr="00194C1D">
        <w:rPr>
          <w:rFonts w:ascii="Times New Roman" w:hAnsi="Times New Roman" w:cs="Times New Roman"/>
          <w:sz w:val="24"/>
          <w:szCs w:val="24"/>
          <w:rPrChange w:id="1101" w:author="Owner" w:date="2017-04-10T10:31:00Z">
            <w:rPr>
              <w:rFonts w:ascii="Times New Roman" w:hAnsi="Times New Roman"/>
              <w:sz w:val="24"/>
              <w:szCs w:val="24"/>
            </w:rPr>
          </w:rPrChange>
        </w:rPr>
        <w:t xml:space="preserve"> t, the </w:t>
      </w:r>
      <w:r w:rsidRPr="00194C1D">
        <w:rPr>
          <w:rFonts w:ascii="Times New Roman" w:hAnsi="Times New Roman" w:cs="Times New Roman"/>
          <w:sz w:val="24"/>
          <w:szCs w:val="24"/>
          <w:rPrChange w:id="1102" w:author="Owner" w:date="2017-04-10T10:31:00Z">
            <w:rPr>
              <w:rFonts w:ascii="Times New Roman" w:hAnsi="Times New Roman"/>
              <w:sz w:val="24"/>
              <w:szCs w:val="24"/>
            </w:rPr>
          </w:rPrChange>
        </w:rPr>
        <w:t xml:space="preserve">spawner </w:t>
      </w:r>
      <w:r w:rsidR="00DD093B" w:rsidRPr="00194C1D">
        <w:rPr>
          <w:rFonts w:ascii="Times New Roman" w:hAnsi="Times New Roman" w:cs="Times New Roman"/>
          <w:sz w:val="24"/>
          <w:szCs w:val="24"/>
          <w:rPrChange w:id="1103" w:author="Owner" w:date="2017-04-10T10:31:00Z">
            <w:rPr>
              <w:rFonts w:ascii="Times New Roman" w:hAnsi="Times New Roman"/>
              <w:sz w:val="24"/>
              <w:szCs w:val="24"/>
            </w:rPr>
          </w:rPrChange>
        </w:rPr>
        <w:t xml:space="preserve">capacity of the site, and the productivity.  Unlike other life stages, the productivity (fecundity, in this case) will be dependent on the distribution of ages of the mature fish that return to spawn.  </w:t>
      </w:r>
      <w:r w:rsidR="0067679D" w:rsidRPr="00194C1D">
        <w:rPr>
          <w:rFonts w:ascii="Times New Roman" w:hAnsi="Times New Roman" w:cs="Times New Roman"/>
          <w:sz w:val="24"/>
          <w:szCs w:val="24"/>
          <w:rPrChange w:id="1104" w:author="Owner" w:date="2017-04-10T10:31:00Z">
            <w:rPr>
              <w:rFonts w:ascii="Times New Roman" w:hAnsi="Times New Roman"/>
              <w:sz w:val="24"/>
              <w:szCs w:val="24"/>
            </w:rPr>
          </w:rPrChange>
        </w:rPr>
        <w:t xml:space="preserve">Fecundity by age is user specified.  </w:t>
      </w:r>
      <w:r w:rsidR="00DD093B" w:rsidRPr="00194C1D">
        <w:rPr>
          <w:rFonts w:ascii="Times New Roman" w:hAnsi="Times New Roman" w:cs="Times New Roman"/>
          <w:sz w:val="24"/>
          <w:szCs w:val="24"/>
          <w:rPrChange w:id="1105" w:author="Owner" w:date="2017-04-10T10:31:00Z">
            <w:rPr>
              <w:rFonts w:ascii="Times New Roman" w:hAnsi="Times New Roman"/>
              <w:sz w:val="24"/>
              <w:szCs w:val="24"/>
            </w:rPr>
          </w:rPrChange>
        </w:rPr>
        <w:t>Details on th</w:t>
      </w:r>
      <w:r w:rsidRPr="00194C1D">
        <w:rPr>
          <w:rFonts w:ascii="Times New Roman" w:hAnsi="Times New Roman" w:cs="Times New Roman"/>
          <w:sz w:val="24"/>
          <w:szCs w:val="24"/>
          <w:rPrChange w:id="1106" w:author="Owner" w:date="2017-04-10T10:31:00Z">
            <w:rPr>
              <w:rFonts w:ascii="Times New Roman" w:hAnsi="Times New Roman"/>
              <w:sz w:val="24"/>
              <w:szCs w:val="24"/>
            </w:rPr>
          </w:rPrChange>
        </w:rPr>
        <w:t>is are described in section 4.10</w:t>
      </w:r>
      <w:r w:rsidR="00DD093B" w:rsidRPr="00194C1D">
        <w:rPr>
          <w:rFonts w:ascii="Times New Roman" w:hAnsi="Times New Roman" w:cs="Times New Roman"/>
          <w:sz w:val="24"/>
          <w:szCs w:val="24"/>
          <w:rPrChange w:id="1107"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108" w:author="Owner" w:date="2017-04-10T10:31:00Z">
            <w:rPr>
              <w:rFonts w:ascii="Times New Roman" w:hAnsi="Times New Roman"/>
              <w:sz w:val="24"/>
              <w:szCs w:val="24"/>
            </w:rPr>
          </w:rPrChange>
        </w:rPr>
        <w:t xml:space="preserve">  The </w:t>
      </w:r>
      <w:r w:rsidR="00083EB1" w:rsidRPr="00194C1D">
        <w:rPr>
          <w:rFonts w:ascii="Times New Roman" w:hAnsi="Times New Roman" w:cs="Times New Roman"/>
          <w:sz w:val="24"/>
          <w:szCs w:val="24"/>
          <w:rPrChange w:id="1109" w:author="Owner" w:date="2017-04-10T10:31:00Z">
            <w:rPr>
              <w:rFonts w:ascii="Times New Roman" w:hAnsi="Times New Roman"/>
              <w:sz w:val="24"/>
              <w:szCs w:val="24"/>
            </w:rPr>
          </w:rPrChange>
        </w:rPr>
        <w:t>Beverton Holt equation,</w:t>
      </w:r>
      <w:r w:rsidRPr="00194C1D">
        <w:rPr>
          <w:rFonts w:ascii="Times New Roman" w:hAnsi="Times New Roman" w:cs="Times New Roman"/>
          <w:sz w:val="24"/>
          <w:szCs w:val="24"/>
          <w:rPrChange w:id="1110" w:author="Owner" w:date="2017-04-10T10:31:00Z">
            <w:rPr>
              <w:rFonts w:ascii="Times New Roman" w:hAnsi="Times New Roman"/>
              <w:sz w:val="24"/>
              <w:szCs w:val="24"/>
            </w:rPr>
          </w:rPrChange>
        </w:rPr>
        <w:t xml:space="preserve"> used to calculate the numbe</w:t>
      </w:r>
      <w:r w:rsidR="00083EB1" w:rsidRPr="00194C1D">
        <w:rPr>
          <w:rFonts w:ascii="Times New Roman" w:hAnsi="Times New Roman" w:cs="Times New Roman"/>
          <w:sz w:val="24"/>
          <w:szCs w:val="24"/>
          <w:rPrChange w:id="1111" w:author="Owner" w:date="2017-04-10T10:31:00Z">
            <w:rPr>
              <w:rFonts w:ascii="Times New Roman" w:hAnsi="Times New Roman"/>
              <w:sz w:val="24"/>
              <w:szCs w:val="24"/>
            </w:rPr>
          </w:rPrChange>
        </w:rPr>
        <w:t xml:space="preserve">r of eggs at time t, for site k, is implemented as follows: </w:t>
      </w:r>
      <w:r w:rsidRPr="00194C1D">
        <w:rPr>
          <w:rFonts w:ascii="Times New Roman" w:hAnsi="Times New Roman" w:cs="Times New Roman"/>
          <w:sz w:val="24"/>
          <w:szCs w:val="24"/>
          <w:rPrChange w:id="1112" w:author="Owner" w:date="2017-04-10T10:31:00Z">
            <w:rPr>
              <w:rFonts w:ascii="Times New Roman" w:hAnsi="Times New Roman"/>
              <w:sz w:val="24"/>
              <w:szCs w:val="24"/>
            </w:rPr>
          </w:rPrChange>
        </w:rPr>
        <w:t xml:space="preserve">  </w:t>
      </w:r>
    </w:p>
    <w:p w:rsidR="00DD093B" w:rsidRPr="00194C1D" w:rsidRDefault="00DD093B" w:rsidP="00D20A24">
      <w:pPr>
        <w:rPr>
          <w:rFonts w:ascii="Times New Roman" w:hAnsi="Times New Roman" w:cs="Times New Roman"/>
          <w:sz w:val="24"/>
          <w:szCs w:val="24"/>
          <w:rPrChange w:id="1113" w:author="Owner" w:date="2017-04-10T10:31:00Z">
            <w:rPr>
              <w:rFonts w:ascii="Times New Roman" w:hAnsi="Times New Roman"/>
              <w:sz w:val="24"/>
              <w:szCs w:val="24"/>
            </w:rPr>
          </w:rPrChange>
        </w:rPr>
      </w:pPr>
      <w:r w:rsidRPr="00194C1D">
        <w:rPr>
          <w:rFonts w:ascii="Times New Roman" w:hAnsi="Times New Roman" w:cs="Times New Roman"/>
          <w:sz w:val="24"/>
          <w:szCs w:val="24"/>
          <w:rPrChange w:id="1114" w:author="Owner" w:date="2017-04-10T10:31:00Z">
            <w:rPr>
              <w:rFonts w:ascii="Times New Roman" w:hAnsi="Times New Roman"/>
              <w:sz w:val="24"/>
              <w:szCs w:val="24"/>
            </w:rPr>
          </w:rPrChange>
        </w:rPr>
        <w:tab/>
        <w:t>N</w:t>
      </w:r>
      <w:ins w:id="1115" w:author="Mark Armour" w:date="2017-04-04T12:09:00Z">
        <w:r w:rsidR="004F4160" w:rsidRPr="00194C1D">
          <w:rPr>
            <w:rFonts w:ascii="Times New Roman" w:hAnsi="Times New Roman" w:cs="Times New Roman"/>
            <w:sz w:val="24"/>
            <w:szCs w:val="24"/>
            <w:rPrChange w:id="1116" w:author="Owner" w:date="2017-04-10T10:31:00Z">
              <w:rPr>
                <w:rFonts w:ascii="Times New Roman" w:hAnsi="Times New Roman"/>
                <w:sz w:val="24"/>
                <w:szCs w:val="24"/>
              </w:rPr>
            </w:rPrChange>
          </w:rPr>
          <w:t>_FISH</w:t>
        </w:r>
      </w:ins>
      <w:r w:rsidRPr="00194C1D">
        <w:rPr>
          <w:rFonts w:ascii="Times New Roman" w:hAnsi="Times New Roman" w:cs="Times New Roman"/>
          <w:sz w:val="24"/>
          <w:szCs w:val="24"/>
          <w:rPrChange w:id="1117" w:author="Owner" w:date="2017-04-10T10:31:00Z">
            <w:rPr>
              <w:rFonts w:ascii="Times New Roman" w:hAnsi="Times New Roman"/>
              <w:sz w:val="24"/>
              <w:szCs w:val="24"/>
            </w:rPr>
          </w:rPrChange>
        </w:rPr>
        <w:t>[k,2,t]=</w:t>
      </w:r>
      <w:ins w:id="1118" w:author="Mark Armour" w:date="2017-04-04T12:09:00Z">
        <w:r w:rsidR="004F4160" w:rsidRPr="00194C1D">
          <w:rPr>
            <w:rFonts w:ascii="Times New Roman" w:hAnsi="Times New Roman" w:cs="Times New Roman"/>
            <w:sz w:val="24"/>
            <w:szCs w:val="24"/>
            <w:rPrChange w:id="1119" w:author="Owner" w:date="2017-04-10T10:31:00Z">
              <w:rPr>
                <w:rFonts w:ascii="Times New Roman" w:hAnsi="Times New Roman"/>
                <w:sz w:val="24"/>
                <w:szCs w:val="24"/>
              </w:rPr>
            </w:rPrChange>
          </w:rPr>
          <w:t xml:space="preserve"> N_FISH[</w:t>
        </w:r>
      </w:ins>
      <w:del w:id="1120" w:author="Mark Armour" w:date="2017-04-04T12:09:00Z">
        <w:r w:rsidRPr="00194C1D" w:rsidDel="004F4160">
          <w:rPr>
            <w:rFonts w:ascii="Times New Roman" w:hAnsi="Times New Roman" w:cs="Times New Roman"/>
            <w:sz w:val="24"/>
            <w:szCs w:val="24"/>
            <w:rPrChange w:id="1121"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22" w:author="Owner" w:date="2017-04-10T10:31:00Z">
            <w:rPr>
              <w:rFonts w:ascii="Times New Roman" w:hAnsi="Times New Roman"/>
              <w:sz w:val="24"/>
              <w:szCs w:val="24"/>
            </w:rPr>
          </w:rPrChange>
        </w:rPr>
        <w:t>k,1,t] / (1/p[k,1,t]+ 1/c[k,1,t] *</w:t>
      </w:r>
      <w:ins w:id="1123" w:author="Mark Armour" w:date="2017-04-04T12:09:00Z">
        <w:r w:rsidR="004F4160" w:rsidRPr="00194C1D">
          <w:rPr>
            <w:rFonts w:ascii="Times New Roman" w:hAnsi="Times New Roman" w:cs="Times New Roman"/>
            <w:sz w:val="24"/>
            <w:szCs w:val="24"/>
            <w:rPrChange w:id="1124" w:author="Owner" w:date="2017-04-10T10:31:00Z">
              <w:rPr>
                <w:rFonts w:ascii="Times New Roman" w:hAnsi="Times New Roman"/>
                <w:sz w:val="24"/>
                <w:szCs w:val="24"/>
              </w:rPr>
            </w:rPrChange>
          </w:rPr>
          <w:t xml:space="preserve"> N_FISH[</w:t>
        </w:r>
      </w:ins>
      <w:del w:id="1125" w:author="Mark Armour" w:date="2017-04-04T12:09:00Z">
        <w:r w:rsidRPr="00194C1D" w:rsidDel="004F4160">
          <w:rPr>
            <w:rFonts w:ascii="Times New Roman" w:hAnsi="Times New Roman" w:cs="Times New Roman"/>
            <w:sz w:val="24"/>
            <w:szCs w:val="24"/>
            <w:rPrChange w:id="1126"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27" w:author="Owner" w:date="2017-04-10T10:31:00Z">
            <w:rPr>
              <w:rFonts w:ascii="Times New Roman" w:hAnsi="Times New Roman"/>
              <w:sz w:val="24"/>
              <w:szCs w:val="24"/>
            </w:rPr>
          </w:rPrChange>
        </w:rPr>
        <w:t>k,1,t])</w:t>
      </w:r>
      <w:r w:rsidR="00083EB1" w:rsidRPr="00194C1D">
        <w:rPr>
          <w:rFonts w:ascii="Times New Roman" w:hAnsi="Times New Roman" w:cs="Times New Roman"/>
          <w:sz w:val="24"/>
          <w:szCs w:val="24"/>
          <w:rPrChange w:id="1128"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29"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30"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13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132"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133"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134" w:author="Owner" w:date="2017-04-10T10:31:00Z">
            <w:rPr>
              <w:rFonts w:ascii="Times New Roman" w:hAnsi="Times New Roman"/>
              <w:sz w:val="24"/>
              <w:szCs w:val="24"/>
            </w:rPr>
          </w:rPrChange>
        </w:rPr>
        <w:t>6)</w:t>
      </w:r>
    </w:p>
    <w:p w:rsidR="00083EB1" w:rsidRPr="00194C1D" w:rsidRDefault="00083EB1" w:rsidP="00083EB1">
      <w:pPr>
        <w:rPr>
          <w:rFonts w:ascii="Times New Roman" w:hAnsi="Times New Roman" w:cs="Times New Roman"/>
          <w:sz w:val="24"/>
          <w:szCs w:val="24"/>
          <w:rPrChange w:id="1135" w:author="Owner" w:date="2017-04-10T10:31:00Z">
            <w:rPr>
              <w:rFonts w:ascii="Times New Roman" w:hAnsi="Times New Roman"/>
              <w:sz w:val="24"/>
              <w:szCs w:val="24"/>
            </w:rPr>
          </w:rPrChange>
        </w:rPr>
      </w:pPr>
      <w:r w:rsidRPr="00194C1D">
        <w:rPr>
          <w:rFonts w:ascii="Times New Roman" w:hAnsi="Times New Roman" w:cs="Times New Roman"/>
          <w:sz w:val="24"/>
          <w:szCs w:val="24"/>
          <w:rPrChange w:id="1136" w:author="Owner" w:date="2017-04-10T10:31:00Z">
            <w:rPr>
              <w:rFonts w:ascii="Times New Roman" w:hAnsi="Times New Roman"/>
              <w:sz w:val="24"/>
              <w:szCs w:val="24"/>
            </w:rPr>
          </w:rPrChange>
        </w:rPr>
        <w:t>Note that the “2” refers to the 2</w:t>
      </w:r>
      <w:r w:rsidRPr="00194C1D">
        <w:rPr>
          <w:rFonts w:ascii="Times New Roman" w:hAnsi="Times New Roman" w:cs="Times New Roman"/>
          <w:sz w:val="24"/>
          <w:szCs w:val="24"/>
          <w:vertAlign w:val="superscript"/>
          <w:rPrChange w:id="1137" w:author="Owner" w:date="2017-04-10T10:31:00Z">
            <w:rPr>
              <w:rFonts w:ascii="Times New Roman" w:hAnsi="Times New Roman"/>
              <w:sz w:val="24"/>
              <w:szCs w:val="24"/>
              <w:vertAlign w:val="superscript"/>
            </w:rPr>
          </w:rPrChange>
        </w:rPr>
        <w:t>nd</w:t>
      </w:r>
      <w:r w:rsidR="00810986" w:rsidRPr="00194C1D">
        <w:rPr>
          <w:rFonts w:ascii="Times New Roman" w:hAnsi="Times New Roman" w:cs="Times New Roman"/>
          <w:sz w:val="24"/>
          <w:szCs w:val="24"/>
          <w:rPrChange w:id="1138" w:author="Owner" w:date="2017-04-10T10:31:00Z">
            <w:rPr>
              <w:rFonts w:ascii="Times New Roman" w:hAnsi="Times New Roman"/>
              <w:sz w:val="24"/>
              <w:szCs w:val="24"/>
            </w:rPr>
          </w:rPrChange>
        </w:rPr>
        <w:t xml:space="preserve"> life stage (egg) as specified in table 4.1.</w:t>
      </w:r>
    </w:p>
    <w:p w:rsidR="00DD093B" w:rsidRPr="00194C1D" w:rsidRDefault="00DD093B" w:rsidP="00D20A24">
      <w:pPr>
        <w:rPr>
          <w:rFonts w:ascii="Times New Roman" w:hAnsi="Times New Roman" w:cs="Times New Roman"/>
          <w:b/>
          <w:sz w:val="24"/>
          <w:szCs w:val="24"/>
          <w:rPrChange w:id="1139"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1140"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141" w:author="Owner" w:date="2017-04-10T10:31:00Z">
            <w:rPr>
              <w:rFonts w:ascii="Times New Roman" w:hAnsi="Times New Roman"/>
              <w:b/>
              <w:sz w:val="24"/>
              <w:szCs w:val="24"/>
            </w:rPr>
          </w:rPrChange>
        </w:rPr>
        <w:t>Life Stage 3: Fry at time t+1</w:t>
      </w:r>
    </w:p>
    <w:p w:rsidR="00DD093B" w:rsidRPr="00194C1D" w:rsidRDefault="00DD093B" w:rsidP="00D20A24">
      <w:pPr>
        <w:rPr>
          <w:rFonts w:ascii="Times New Roman" w:hAnsi="Times New Roman" w:cs="Times New Roman"/>
          <w:sz w:val="24"/>
          <w:szCs w:val="24"/>
          <w:rPrChange w:id="1142" w:author="Owner" w:date="2017-04-10T10:31:00Z">
            <w:rPr>
              <w:rFonts w:ascii="Times New Roman" w:hAnsi="Times New Roman"/>
              <w:sz w:val="24"/>
              <w:szCs w:val="24"/>
            </w:rPr>
          </w:rPrChange>
        </w:rPr>
      </w:pPr>
      <w:r w:rsidRPr="00194C1D">
        <w:rPr>
          <w:rFonts w:ascii="Times New Roman" w:hAnsi="Times New Roman" w:cs="Times New Roman"/>
          <w:sz w:val="24"/>
          <w:szCs w:val="24"/>
          <w:rPrChange w:id="1143" w:author="Owner" w:date="2017-04-10T10:31:00Z">
            <w:rPr>
              <w:rFonts w:ascii="Times New Roman" w:hAnsi="Times New Roman"/>
              <w:sz w:val="24"/>
              <w:szCs w:val="24"/>
            </w:rPr>
          </w:rPrChange>
        </w:rPr>
        <w:lastRenderedPageBreak/>
        <w:t>Fry are produced from the previous year’s eggs.  The number of fry at time t+1 for site k is calculated</w:t>
      </w:r>
      <w:r w:rsidR="00810986" w:rsidRPr="00194C1D">
        <w:rPr>
          <w:rFonts w:ascii="Times New Roman" w:hAnsi="Times New Roman" w:cs="Times New Roman"/>
          <w:sz w:val="24"/>
          <w:szCs w:val="24"/>
          <w:rPrChange w:id="1144" w:author="Owner" w:date="2017-04-10T10:31:00Z">
            <w:rPr>
              <w:rFonts w:ascii="Times New Roman" w:hAnsi="Times New Roman"/>
              <w:sz w:val="24"/>
              <w:szCs w:val="24"/>
            </w:rPr>
          </w:rPrChange>
        </w:rPr>
        <w:t>, via the Beverton Holt model,</w:t>
      </w:r>
      <w:r w:rsidRPr="00194C1D">
        <w:rPr>
          <w:rFonts w:ascii="Times New Roman" w:hAnsi="Times New Roman" w:cs="Times New Roman"/>
          <w:sz w:val="24"/>
          <w:szCs w:val="24"/>
          <w:rPrChange w:id="1145" w:author="Owner" w:date="2017-04-10T10:31:00Z">
            <w:rPr>
              <w:rFonts w:ascii="Times New Roman" w:hAnsi="Times New Roman"/>
              <w:sz w:val="24"/>
              <w:szCs w:val="24"/>
            </w:rPr>
          </w:rPrChange>
        </w:rPr>
        <w:t xml:space="preserve"> as:</w:t>
      </w:r>
    </w:p>
    <w:p w:rsidR="00DD093B" w:rsidRPr="00194C1D" w:rsidRDefault="00DD093B" w:rsidP="00D20A24">
      <w:pPr>
        <w:rPr>
          <w:rFonts w:ascii="Times New Roman" w:hAnsi="Times New Roman" w:cs="Times New Roman"/>
          <w:b/>
          <w:sz w:val="24"/>
          <w:szCs w:val="24"/>
          <w:rPrChange w:id="1146" w:author="Owner" w:date="2017-04-10T10:31:00Z">
            <w:rPr>
              <w:rFonts w:ascii="Times New Roman" w:hAnsi="Times New Roman"/>
              <w:b/>
              <w:sz w:val="24"/>
              <w:szCs w:val="24"/>
            </w:rPr>
          </w:rPrChange>
        </w:rPr>
      </w:pPr>
      <w:r w:rsidRPr="00194C1D">
        <w:rPr>
          <w:rFonts w:ascii="Times New Roman" w:hAnsi="Times New Roman" w:cs="Times New Roman"/>
          <w:sz w:val="24"/>
          <w:szCs w:val="24"/>
          <w:rPrChange w:id="1147" w:author="Owner" w:date="2017-04-10T10:31:00Z">
            <w:rPr>
              <w:rFonts w:ascii="Times New Roman" w:hAnsi="Times New Roman"/>
              <w:sz w:val="24"/>
              <w:szCs w:val="24"/>
            </w:rPr>
          </w:rPrChange>
        </w:rPr>
        <w:tab/>
      </w:r>
      <w:ins w:id="1148" w:author="Mark Armour" w:date="2017-04-04T12:09:00Z">
        <w:r w:rsidR="004F4160" w:rsidRPr="00194C1D">
          <w:rPr>
            <w:rFonts w:ascii="Times New Roman" w:hAnsi="Times New Roman" w:cs="Times New Roman"/>
            <w:sz w:val="24"/>
            <w:szCs w:val="24"/>
            <w:rPrChange w:id="1149" w:author="Owner" w:date="2017-04-10T10:31:00Z">
              <w:rPr>
                <w:rFonts w:ascii="Times New Roman" w:hAnsi="Times New Roman"/>
                <w:sz w:val="24"/>
                <w:szCs w:val="24"/>
              </w:rPr>
            </w:rPrChange>
          </w:rPr>
          <w:t>N_FISH[</w:t>
        </w:r>
      </w:ins>
      <w:del w:id="1150" w:author="Mark Armour" w:date="2017-04-04T12:09:00Z">
        <w:r w:rsidRPr="00194C1D" w:rsidDel="004F4160">
          <w:rPr>
            <w:rFonts w:ascii="Times New Roman" w:hAnsi="Times New Roman" w:cs="Times New Roman"/>
            <w:sz w:val="24"/>
            <w:szCs w:val="24"/>
            <w:rPrChange w:id="1151"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52" w:author="Owner" w:date="2017-04-10T10:31:00Z">
            <w:rPr>
              <w:rFonts w:ascii="Times New Roman" w:hAnsi="Times New Roman"/>
              <w:sz w:val="24"/>
              <w:szCs w:val="24"/>
            </w:rPr>
          </w:rPrChange>
        </w:rPr>
        <w:t xml:space="preserve">k,3,t+1] = </w:t>
      </w:r>
      <w:ins w:id="1153" w:author="Mark Armour" w:date="2017-04-04T12:10:00Z">
        <w:r w:rsidR="004F4160" w:rsidRPr="00194C1D">
          <w:rPr>
            <w:rFonts w:ascii="Times New Roman" w:hAnsi="Times New Roman" w:cs="Times New Roman"/>
            <w:sz w:val="24"/>
            <w:szCs w:val="24"/>
            <w:rPrChange w:id="1154" w:author="Owner" w:date="2017-04-10T10:31:00Z">
              <w:rPr>
                <w:rFonts w:ascii="Times New Roman" w:hAnsi="Times New Roman"/>
                <w:sz w:val="24"/>
                <w:szCs w:val="24"/>
              </w:rPr>
            </w:rPrChange>
          </w:rPr>
          <w:t>N_FISH[</w:t>
        </w:r>
      </w:ins>
      <w:del w:id="1155" w:author="Mark Armour" w:date="2017-04-04T12:10:00Z">
        <w:r w:rsidRPr="00194C1D" w:rsidDel="004F4160">
          <w:rPr>
            <w:rFonts w:ascii="Times New Roman" w:hAnsi="Times New Roman" w:cs="Times New Roman"/>
            <w:sz w:val="24"/>
            <w:szCs w:val="24"/>
            <w:rPrChange w:id="1156" w:author="Owner" w:date="2017-04-10T10:31:00Z">
              <w:rPr>
                <w:rFonts w:ascii="Times New Roman" w:hAnsi="Times New Roman"/>
                <w:sz w:val="24"/>
                <w:szCs w:val="24"/>
              </w:rPr>
            </w:rPrChange>
          </w:rPr>
          <w:delText>N[</w:delText>
        </w:r>
      </w:del>
      <w:r w:rsidRPr="00194C1D">
        <w:rPr>
          <w:rFonts w:ascii="Times New Roman" w:hAnsi="Times New Roman" w:cs="Times New Roman"/>
          <w:sz w:val="24"/>
          <w:szCs w:val="24"/>
          <w:rPrChange w:id="1157" w:author="Owner" w:date="2017-04-10T10:31:00Z">
            <w:rPr>
              <w:rFonts w:ascii="Times New Roman" w:hAnsi="Times New Roman"/>
              <w:sz w:val="24"/>
              <w:szCs w:val="24"/>
            </w:rPr>
          </w:rPrChange>
        </w:rPr>
        <w:t>k,2,t] / (1/p[k,2,t]+ 1/c[k,2,t] *</w:t>
      </w:r>
      <w:del w:id="1158" w:author="Mark Armour" w:date="2017-04-04T12:10:00Z">
        <w:r w:rsidRPr="00194C1D" w:rsidDel="004F4160">
          <w:rPr>
            <w:rFonts w:ascii="Times New Roman" w:hAnsi="Times New Roman" w:cs="Times New Roman"/>
            <w:sz w:val="24"/>
            <w:szCs w:val="24"/>
            <w:rPrChange w:id="1159" w:author="Owner" w:date="2017-04-10T10:31:00Z">
              <w:rPr>
                <w:rFonts w:ascii="Times New Roman" w:hAnsi="Times New Roman"/>
                <w:sz w:val="24"/>
                <w:szCs w:val="24"/>
              </w:rPr>
            </w:rPrChange>
          </w:rPr>
          <w:delText>N[</w:delText>
        </w:r>
      </w:del>
      <w:ins w:id="1160" w:author="Mark Armour" w:date="2017-04-04T12:10:00Z">
        <w:r w:rsidR="004F4160" w:rsidRPr="00194C1D">
          <w:rPr>
            <w:rFonts w:ascii="Times New Roman" w:hAnsi="Times New Roman" w:cs="Times New Roman"/>
            <w:sz w:val="24"/>
            <w:szCs w:val="24"/>
            <w:rPrChange w:id="1161"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62" w:author="Owner" w:date="2017-04-10T10:31:00Z">
            <w:rPr>
              <w:rFonts w:ascii="Times New Roman" w:hAnsi="Times New Roman"/>
              <w:sz w:val="24"/>
              <w:szCs w:val="24"/>
            </w:rPr>
          </w:rPrChange>
        </w:rPr>
        <w:t>k,2,t])</w:t>
      </w:r>
      <w:r w:rsidR="00083EB1" w:rsidRPr="00194C1D">
        <w:rPr>
          <w:rFonts w:ascii="Times New Roman" w:hAnsi="Times New Roman" w:cs="Times New Roman"/>
          <w:sz w:val="24"/>
          <w:szCs w:val="24"/>
          <w:rPrChange w:id="116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164"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65"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6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167" w:author="Owner" w:date="2017-04-10T10:31:00Z">
            <w:rPr>
              <w:rFonts w:ascii="Times New Roman" w:hAnsi="Times New Roman"/>
              <w:sz w:val="24"/>
              <w:szCs w:val="24"/>
            </w:rPr>
          </w:rPrChange>
        </w:rPr>
        <w:t>(</w:t>
      </w:r>
      <w:r w:rsidR="00083EB1" w:rsidRPr="00194C1D">
        <w:rPr>
          <w:rFonts w:ascii="Times New Roman" w:hAnsi="Times New Roman" w:cs="Times New Roman"/>
          <w:sz w:val="24"/>
          <w:szCs w:val="24"/>
          <w:rPrChange w:id="116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169" w:author="Owner" w:date="2017-04-10T10:31:00Z">
            <w:rPr>
              <w:rFonts w:ascii="Times New Roman" w:hAnsi="Times New Roman"/>
              <w:sz w:val="24"/>
              <w:szCs w:val="24"/>
            </w:rPr>
          </w:rPrChange>
        </w:rPr>
        <w:t>7)</w:t>
      </w:r>
    </w:p>
    <w:p w:rsidR="00DD093B" w:rsidRPr="00194C1D" w:rsidRDefault="00DD093B" w:rsidP="00D20A24">
      <w:pPr>
        <w:rPr>
          <w:rFonts w:ascii="Times New Roman" w:hAnsi="Times New Roman" w:cs="Times New Roman"/>
          <w:b/>
          <w:sz w:val="24"/>
          <w:szCs w:val="24"/>
          <w:rPrChange w:id="1170"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1171"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172" w:author="Owner" w:date="2017-04-10T10:31:00Z">
            <w:rPr>
              <w:rFonts w:ascii="Times New Roman" w:hAnsi="Times New Roman"/>
              <w:b/>
              <w:sz w:val="24"/>
              <w:szCs w:val="24"/>
            </w:rPr>
          </w:rPrChange>
        </w:rPr>
        <w:t>Life Stage 4: Par</w:t>
      </w:r>
      <w:r w:rsidR="007D4745" w:rsidRPr="00194C1D">
        <w:rPr>
          <w:rFonts w:ascii="Times New Roman" w:hAnsi="Times New Roman" w:cs="Times New Roman"/>
          <w:b/>
          <w:sz w:val="24"/>
          <w:szCs w:val="24"/>
          <w:rPrChange w:id="1173" w:author="Owner" w:date="2017-04-10T10:31:00Z">
            <w:rPr>
              <w:rFonts w:ascii="Times New Roman" w:hAnsi="Times New Roman"/>
              <w:b/>
              <w:sz w:val="24"/>
              <w:szCs w:val="24"/>
            </w:rPr>
          </w:rPrChange>
        </w:rPr>
        <w:t>r</w:t>
      </w:r>
      <w:r w:rsidRPr="00194C1D">
        <w:rPr>
          <w:rFonts w:ascii="Times New Roman" w:hAnsi="Times New Roman" w:cs="Times New Roman"/>
          <w:b/>
          <w:sz w:val="24"/>
          <w:szCs w:val="24"/>
          <w:rPrChange w:id="1174" w:author="Owner" w:date="2017-04-10T10:31:00Z">
            <w:rPr>
              <w:rFonts w:ascii="Times New Roman" w:hAnsi="Times New Roman"/>
              <w:b/>
              <w:sz w:val="24"/>
              <w:szCs w:val="24"/>
            </w:rPr>
          </w:rPrChange>
        </w:rPr>
        <w:t xml:space="preserve"> at time t</w:t>
      </w:r>
    </w:p>
    <w:p w:rsidR="00DD093B" w:rsidRPr="00194C1D" w:rsidRDefault="00DD093B" w:rsidP="00D20A24">
      <w:pPr>
        <w:rPr>
          <w:rFonts w:ascii="Times New Roman" w:hAnsi="Times New Roman" w:cs="Times New Roman"/>
          <w:sz w:val="24"/>
          <w:szCs w:val="24"/>
          <w:rPrChange w:id="1175" w:author="Owner" w:date="2017-04-10T10:31:00Z">
            <w:rPr>
              <w:rFonts w:ascii="Times New Roman" w:hAnsi="Times New Roman"/>
              <w:sz w:val="24"/>
              <w:szCs w:val="24"/>
            </w:rPr>
          </w:rPrChange>
        </w:rPr>
      </w:pPr>
      <w:r w:rsidRPr="00194C1D">
        <w:rPr>
          <w:rFonts w:ascii="Times New Roman" w:hAnsi="Times New Roman" w:cs="Times New Roman"/>
          <w:sz w:val="24"/>
          <w:szCs w:val="24"/>
          <w:rPrChange w:id="1176" w:author="Owner" w:date="2017-04-10T10:31:00Z">
            <w:rPr>
              <w:rFonts w:ascii="Times New Roman" w:hAnsi="Times New Roman"/>
              <w:sz w:val="24"/>
              <w:szCs w:val="24"/>
            </w:rPr>
          </w:rPrChange>
        </w:rPr>
        <w:t>The numbe</w:t>
      </w:r>
      <w:r w:rsidR="0067679D" w:rsidRPr="00194C1D">
        <w:rPr>
          <w:rFonts w:ascii="Times New Roman" w:hAnsi="Times New Roman" w:cs="Times New Roman"/>
          <w:sz w:val="24"/>
          <w:szCs w:val="24"/>
          <w:rPrChange w:id="1177" w:author="Owner" w:date="2017-04-10T10:31:00Z">
            <w:rPr>
              <w:rFonts w:ascii="Times New Roman" w:hAnsi="Times New Roman"/>
              <w:sz w:val="24"/>
              <w:szCs w:val="24"/>
            </w:rPr>
          </w:rPrChange>
        </w:rPr>
        <w:t>r</w:t>
      </w:r>
      <w:r w:rsidRPr="00194C1D">
        <w:rPr>
          <w:rFonts w:ascii="Times New Roman" w:hAnsi="Times New Roman" w:cs="Times New Roman"/>
          <w:sz w:val="24"/>
          <w:szCs w:val="24"/>
          <w:rPrChange w:id="1178" w:author="Owner" w:date="2017-04-10T10:31:00Z">
            <w:rPr>
              <w:rFonts w:ascii="Times New Roman" w:hAnsi="Times New Roman"/>
              <w:sz w:val="24"/>
              <w:szCs w:val="24"/>
            </w:rPr>
          </w:rPrChange>
        </w:rPr>
        <w:t xml:space="preserve"> of </w:t>
      </w:r>
      <w:r w:rsidR="007D4745" w:rsidRPr="00194C1D">
        <w:rPr>
          <w:rFonts w:ascii="Times New Roman" w:hAnsi="Times New Roman" w:cs="Times New Roman"/>
          <w:sz w:val="24"/>
          <w:szCs w:val="24"/>
          <w:rPrChange w:id="1179"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180" w:author="Owner" w:date="2017-04-10T10:31:00Z">
            <w:rPr>
              <w:rFonts w:ascii="Times New Roman" w:hAnsi="Times New Roman"/>
              <w:sz w:val="24"/>
              <w:szCs w:val="24"/>
            </w:rPr>
          </w:rPrChange>
        </w:rPr>
        <w:t xml:space="preserve"> are calculated from the current year’s fry as:</w:t>
      </w:r>
    </w:p>
    <w:p w:rsidR="009C19C9" w:rsidRPr="00194C1D" w:rsidRDefault="00DD093B" w:rsidP="00D20A24">
      <w:pPr>
        <w:rPr>
          <w:rFonts w:ascii="Times New Roman" w:hAnsi="Times New Roman" w:cs="Times New Roman"/>
          <w:sz w:val="24"/>
          <w:szCs w:val="24"/>
          <w:rPrChange w:id="1181" w:author="Owner" w:date="2017-04-10T10:31:00Z">
            <w:rPr>
              <w:rFonts w:ascii="Times New Roman" w:hAnsi="Times New Roman"/>
              <w:sz w:val="24"/>
              <w:szCs w:val="24"/>
            </w:rPr>
          </w:rPrChange>
        </w:rPr>
      </w:pPr>
      <w:r w:rsidRPr="00194C1D">
        <w:rPr>
          <w:rFonts w:ascii="Times New Roman" w:hAnsi="Times New Roman" w:cs="Times New Roman"/>
          <w:b/>
          <w:sz w:val="24"/>
          <w:szCs w:val="24"/>
          <w:rPrChange w:id="1182" w:author="Owner" w:date="2017-04-10T10:31:00Z">
            <w:rPr>
              <w:rFonts w:ascii="Times New Roman" w:hAnsi="Times New Roman"/>
              <w:b/>
              <w:sz w:val="24"/>
              <w:szCs w:val="24"/>
            </w:rPr>
          </w:rPrChange>
        </w:rPr>
        <w:tab/>
      </w:r>
      <w:del w:id="1183" w:author="Mark Armour" w:date="2017-04-04T12:10:00Z">
        <w:r w:rsidRPr="00194C1D" w:rsidDel="004F4160">
          <w:rPr>
            <w:rFonts w:ascii="Times New Roman" w:hAnsi="Times New Roman" w:cs="Times New Roman"/>
            <w:sz w:val="24"/>
            <w:szCs w:val="24"/>
            <w:rPrChange w:id="1184" w:author="Owner" w:date="2017-04-10T10:31:00Z">
              <w:rPr>
                <w:rFonts w:ascii="Times New Roman" w:hAnsi="Times New Roman"/>
                <w:sz w:val="24"/>
                <w:szCs w:val="24"/>
              </w:rPr>
            </w:rPrChange>
          </w:rPr>
          <w:delText>N[</w:delText>
        </w:r>
      </w:del>
      <w:ins w:id="1185" w:author="Mark Armour" w:date="2017-04-04T12:10:00Z">
        <w:r w:rsidR="004F4160" w:rsidRPr="00194C1D">
          <w:rPr>
            <w:rFonts w:ascii="Times New Roman" w:hAnsi="Times New Roman" w:cs="Times New Roman"/>
            <w:sz w:val="24"/>
            <w:szCs w:val="24"/>
            <w:rPrChange w:id="1186"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87" w:author="Owner" w:date="2017-04-10T10:31:00Z">
            <w:rPr>
              <w:rFonts w:ascii="Times New Roman" w:hAnsi="Times New Roman"/>
              <w:sz w:val="24"/>
              <w:szCs w:val="24"/>
            </w:rPr>
          </w:rPrChange>
        </w:rPr>
        <w:t xml:space="preserve">k,4,t] = </w:t>
      </w:r>
      <w:del w:id="1188" w:author="Mark Armour" w:date="2017-04-04T12:10:00Z">
        <w:r w:rsidRPr="00194C1D" w:rsidDel="004F4160">
          <w:rPr>
            <w:rFonts w:ascii="Times New Roman" w:hAnsi="Times New Roman" w:cs="Times New Roman"/>
            <w:sz w:val="24"/>
            <w:szCs w:val="24"/>
            <w:rPrChange w:id="1189" w:author="Owner" w:date="2017-04-10T10:31:00Z">
              <w:rPr>
                <w:rFonts w:ascii="Times New Roman" w:hAnsi="Times New Roman"/>
                <w:sz w:val="24"/>
                <w:szCs w:val="24"/>
              </w:rPr>
            </w:rPrChange>
          </w:rPr>
          <w:delText>N[</w:delText>
        </w:r>
      </w:del>
      <w:ins w:id="1190" w:author="Mark Armour" w:date="2017-04-04T12:10:00Z">
        <w:r w:rsidR="004F4160" w:rsidRPr="00194C1D">
          <w:rPr>
            <w:rFonts w:ascii="Times New Roman" w:hAnsi="Times New Roman" w:cs="Times New Roman"/>
            <w:sz w:val="24"/>
            <w:szCs w:val="24"/>
            <w:rPrChange w:id="1191"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92" w:author="Owner" w:date="2017-04-10T10:31:00Z">
            <w:rPr>
              <w:rFonts w:ascii="Times New Roman" w:hAnsi="Times New Roman"/>
              <w:sz w:val="24"/>
              <w:szCs w:val="24"/>
            </w:rPr>
          </w:rPrChange>
        </w:rPr>
        <w:t>k,3,t] / (1/p[k,3,t]+ 1/c[k,3,t] *</w:t>
      </w:r>
      <w:del w:id="1193" w:author="Mark Armour" w:date="2017-04-04T12:10:00Z">
        <w:r w:rsidRPr="00194C1D" w:rsidDel="004F4160">
          <w:rPr>
            <w:rFonts w:ascii="Times New Roman" w:hAnsi="Times New Roman" w:cs="Times New Roman"/>
            <w:sz w:val="24"/>
            <w:szCs w:val="24"/>
            <w:rPrChange w:id="1194" w:author="Owner" w:date="2017-04-10T10:31:00Z">
              <w:rPr>
                <w:rFonts w:ascii="Times New Roman" w:hAnsi="Times New Roman"/>
                <w:sz w:val="24"/>
                <w:szCs w:val="24"/>
              </w:rPr>
            </w:rPrChange>
          </w:rPr>
          <w:delText>N[</w:delText>
        </w:r>
      </w:del>
      <w:ins w:id="1195" w:author="Mark Armour" w:date="2017-04-04T12:10:00Z">
        <w:r w:rsidR="004F4160" w:rsidRPr="00194C1D">
          <w:rPr>
            <w:rFonts w:ascii="Times New Roman" w:hAnsi="Times New Roman" w:cs="Times New Roman"/>
            <w:sz w:val="24"/>
            <w:szCs w:val="24"/>
            <w:rPrChange w:id="1196"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197" w:author="Owner" w:date="2017-04-10T10:31:00Z">
            <w:rPr>
              <w:rFonts w:ascii="Times New Roman" w:hAnsi="Times New Roman"/>
              <w:sz w:val="24"/>
              <w:szCs w:val="24"/>
            </w:rPr>
          </w:rPrChange>
        </w:rPr>
        <w:t>k,3,t])</w:t>
      </w:r>
      <w:r w:rsidR="00083EB1" w:rsidRPr="00194C1D">
        <w:rPr>
          <w:rFonts w:ascii="Times New Roman" w:hAnsi="Times New Roman" w:cs="Times New Roman"/>
          <w:sz w:val="24"/>
          <w:szCs w:val="24"/>
          <w:rPrChange w:id="1198"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199" w:author="Owner" w:date="2017-04-10T10:31:00Z">
            <w:rPr>
              <w:rFonts w:ascii="Times New Roman" w:hAnsi="Times New Roman"/>
              <w:sz w:val="24"/>
              <w:szCs w:val="24"/>
            </w:rPr>
          </w:rPrChange>
        </w:rPr>
        <w:tab/>
      </w:r>
      <w:r w:rsidR="00355F7F" w:rsidRPr="00194C1D">
        <w:rPr>
          <w:rFonts w:ascii="Times New Roman" w:hAnsi="Times New Roman" w:cs="Times New Roman"/>
          <w:sz w:val="24"/>
          <w:szCs w:val="24"/>
          <w:rPrChange w:id="1200"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20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202"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203"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204" w:author="Owner" w:date="2017-04-10T10:31:00Z">
            <w:rPr>
              <w:rFonts w:ascii="Times New Roman" w:hAnsi="Times New Roman"/>
              <w:sz w:val="24"/>
              <w:szCs w:val="24"/>
            </w:rPr>
          </w:rPrChange>
        </w:rPr>
        <w:t>8)</w:t>
      </w:r>
    </w:p>
    <w:p w:rsidR="009C19C9" w:rsidRPr="00194C1D" w:rsidRDefault="009C19C9" w:rsidP="00D20A24">
      <w:pPr>
        <w:rPr>
          <w:rFonts w:ascii="Times New Roman" w:hAnsi="Times New Roman" w:cs="Times New Roman"/>
          <w:sz w:val="24"/>
          <w:szCs w:val="24"/>
          <w:rPrChange w:id="1205" w:author="Owner" w:date="2017-04-10T10:31:00Z">
            <w:rPr>
              <w:rFonts w:ascii="Times New Roman" w:hAnsi="Times New Roman"/>
              <w:sz w:val="24"/>
              <w:szCs w:val="24"/>
            </w:rPr>
          </w:rPrChange>
        </w:rPr>
      </w:pPr>
    </w:p>
    <w:p w:rsidR="009C19C9" w:rsidRPr="00194C1D" w:rsidRDefault="009C19C9" w:rsidP="000572E4">
      <w:pPr>
        <w:pStyle w:val="ListParagraph"/>
        <w:numPr>
          <w:ilvl w:val="1"/>
          <w:numId w:val="1"/>
        </w:numPr>
        <w:rPr>
          <w:rFonts w:ascii="Times New Roman" w:hAnsi="Times New Roman" w:cs="Times New Roman"/>
          <w:b/>
          <w:sz w:val="24"/>
          <w:szCs w:val="24"/>
          <w:rPrChange w:id="1206"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207" w:author="Owner" w:date="2017-04-10T10:31:00Z">
            <w:rPr>
              <w:rFonts w:ascii="Times New Roman" w:hAnsi="Times New Roman"/>
              <w:b/>
              <w:sz w:val="24"/>
              <w:szCs w:val="24"/>
            </w:rPr>
          </w:rPrChange>
        </w:rPr>
        <w:t xml:space="preserve">Life Stage 5: </w:t>
      </w:r>
      <w:del w:id="1208" w:author="Mark Armour" w:date="2017-04-04T11:57:00Z">
        <w:r w:rsidRPr="00194C1D" w:rsidDel="005B25B5">
          <w:rPr>
            <w:rFonts w:ascii="Times New Roman" w:hAnsi="Times New Roman" w:cs="Times New Roman"/>
            <w:b/>
            <w:sz w:val="24"/>
            <w:szCs w:val="24"/>
            <w:rPrChange w:id="1209" w:author="Owner" w:date="2017-04-10T10:31:00Z">
              <w:rPr>
                <w:rFonts w:ascii="Times New Roman" w:hAnsi="Times New Roman"/>
                <w:b/>
                <w:sz w:val="24"/>
                <w:szCs w:val="24"/>
              </w:rPr>
            </w:rPrChange>
          </w:rPr>
          <w:delText>Pre-Smolt</w:delText>
        </w:r>
      </w:del>
      <w:del w:id="1210" w:author="Mark Armour" w:date="2017-04-04T11:58:00Z">
        <w:r w:rsidRPr="00194C1D" w:rsidDel="005B25B5">
          <w:rPr>
            <w:rFonts w:ascii="Times New Roman" w:hAnsi="Times New Roman" w:cs="Times New Roman"/>
            <w:b/>
            <w:sz w:val="24"/>
            <w:szCs w:val="24"/>
            <w:rPrChange w:id="1211" w:author="Owner" w:date="2017-04-10T10:31:00Z">
              <w:rPr>
                <w:rFonts w:ascii="Times New Roman" w:hAnsi="Times New Roman"/>
                <w:b/>
                <w:sz w:val="24"/>
                <w:szCs w:val="24"/>
              </w:rPr>
            </w:rPrChange>
          </w:rPr>
          <w:delText>s</w:delText>
        </w:r>
      </w:del>
      <w:ins w:id="1212" w:author="Mark Armour" w:date="2017-04-04T11:58:00Z">
        <w:r w:rsidR="005B25B5" w:rsidRPr="00194C1D">
          <w:rPr>
            <w:rFonts w:ascii="Times New Roman" w:hAnsi="Times New Roman" w:cs="Times New Roman"/>
            <w:b/>
            <w:sz w:val="24"/>
            <w:szCs w:val="24"/>
            <w:rPrChange w:id="1213" w:author="Owner" w:date="2017-04-10T10:31:00Z">
              <w:rPr>
                <w:rFonts w:ascii="Times New Roman" w:hAnsi="Times New Roman"/>
                <w:b/>
                <w:sz w:val="24"/>
                <w:szCs w:val="24"/>
              </w:rPr>
            </w:rPrChange>
          </w:rPr>
          <w:t>One-Plus</w:t>
        </w:r>
      </w:ins>
      <w:r w:rsidR="002F389E" w:rsidRPr="00194C1D">
        <w:rPr>
          <w:rFonts w:ascii="Times New Roman" w:hAnsi="Times New Roman" w:cs="Times New Roman"/>
          <w:b/>
          <w:sz w:val="24"/>
          <w:szCs w:val="24"/>
          <w:rPrChange w:id="1214" w:author="Owner" w:date="2017-04-10T10:31:00Z">
            <w:rPr>
              <w:rFonts w:ascii="Times New Roman" w:hAnsi="Times New Roman"/>
              <w:b/>
              <w:sz w:val="24"/>
              <w:szCs w:val="24"/>
            </w:rPr>
          </w:rPrChange>
        </w:rPr>
        <w:t xml:space="preserve"> at time t</w:t>
      </w:r>
    </w:p>
    <w:p w:rsidR="00CD3D83" w:rsidRPr="00194C1D" w:rsidRDefault="00CD3D83" w:rsidP="00D20A24">
      <w:pPr>
        <w:rPr>
          <w:rFonts w:ascii="Times New Roman" w:hAnsi="Times New Roman" w:cs="Times New Roman"/>
          <w:sz w:val="24"/>
          <w:szCs w:val="24"/>
          <w:rPrChange w:id="1215" w:author="Owner" w:date="2017-04-10T10:31:00Z">
            <w:rPr>
              <w:rFonts w:ascii="Times New Roman" w:hAnsi="Times New Roman"/>
              <w:sz w:val="24"/>
              <w:szCs w:val="24"/>
            </w:rPr>
          </w:rPrChange>
        </w:rPr>
      </w:pPr>
      <w:r w:rsidRPr="00194C1D">
        <w:rPr>
          <w:rFonts w:ascii="Times New Roman" w:hAnsi="Times New Roman" w:cs="Times New Roman"/>
          <w:sz w:val="24"/>
          <w:szCs w:val="24"/>
          <w:rPrChange w:id="1216" w:author="Owner" w:date="2017-04-10T10:31:00Z">
            <w:rPr>
              <w:rFonts w:ascii="Times New Roman" w:hAnsi="Times New Roman"/>
              <w:sz w:val="24"/>
              <w:szCs w:val="24"/>
            </w:rPr>
          </w:rPrChange>
        </w:rPr>
        <w:t xml:space="preserve">Steelhead, unlike other species, may remain </w:t>
      </w:r>
      <w:r w:rsidR="007D4745" w:rsidRPr="00194C1D">
        <w:rPr>
          <w:rFonts w:ascii="Times New Roman" w:hAnsi="Times New Roman" w:cs="Times New Roman"/>
          <w:sz w:val="24"/>
          <w:szCs w:val="24"/>
          <w:rPrChange w:id="1217" w:author="Owner" w:date="2017-04-10T10:31:00Z">
            <w:rPr>
              <w:rFonts w:ascii="Times New Roman" w:hAnsi="Times New Roman"/>
              <w:sz w:val="24"/>
              <w:szCs w:val="24"/>
            </w:rPr>
          </w:rPrChange>
        </w:rPr>
        <w:t xml:space="preserve">in freshwater </w:t>
      </w:r>
      <w:r w:rsidRPr="00194C1D">
        <w:rPr>
          <w:rFonts w:ascii="Times New Roman" w:hAnsi="Times New Roman" w:cs="Times New Roman"/>
          <w:sz w:val="24"/>
          <w:szCs w:val="24"/>
          <w:rPrChange w:id="1218" w:author="Owner" w:date="2017-04-10T10:31:00Z">
            <w:rPr>
              <w:rFonts w:ascii="Times New Roman" w:hAnsi="Times New Roman"/>
              <w:sz w:val="24"/>
              <w:szCs w:val="24"/>
            </w:rPr>
          </w:rPrChange>
        </w:rPr>
        <w:t xml:space="preserve">for years before </w:t>
      </w:r>
      <w:r w:rsidR="0067679D" w:rsidRPr="00194C1D">
        <w:rPr>
          <w:rFonts w:ascii="Times New Roman" w:hAnsi="Times New Roman" w:cs="Times New Roman"/>
          <w:sz w:val="24"/>
          <w:szCs w:val="24"/>
          <w:rPrChange w:id="1219" w:author="Owner" w:date="2017-04-10T10:31:00Z">
            <w:rPr>
              <w:rFonts w:ascii="Times New Roman" w:hAnsi="Times New Roman"/>
              <w:sz w:val="24"/>
              <w:szCs w:val="24"/>
            </w:rPr>
          </w:rPrChange>
        </w:rPr>
        <w:t>they smolt (</w:t>
      </w:r>
      <w:r w:rsidRPr="00194C1D">
        <w:rPr>
          <w:rFonts w:ascii="Times New Roman" w:hAnsi="Times New Roman" w:cs="Times New Roman"/>
          <w:sz w:val="24"/>
          <w:szCs w:val="24"/>
          <w:rPrChange w:id="1220" w:author="Owner" w:date="2017-04-10T10:31:00Z">
            <w:rPr>
              <w:rFonts w:ascii="Times New Roman" w:hAnsi="Times New Roman"/>
              <w:sz w:val="24"/>
              <w:szCs w:val="24"/>
            </w:rPr>
          </w:rPrChange>
        </w:rPr>
        <w:t>attempt to migrate to the ocean</w:t>
      </w:r>
      <w:r w:rsidR="0067679D" w:rsidRPr="00194C1D">
        <w:rPr>
          <w:rFonts w:ascii="Times New Roman" w:hAnsi="Times New Roman" w:cs="Times New Roman"/>
          <w:sz w:val="24"/>
          <w:szCs w:val="24"/>
          <w:rPrChange w:id="1221"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222" w:author="Owner" w:date="2017-04-10T10:31:00Z">
            <w:rPr>
              <w:rFonts w:ascii="Times New Roman" w:hAnsi="Times New Roman"/>
              <w:sz w:val="24"/>
              <w:szCs w:val="24"/>
            </w:rPr>
          </w:rPrChange>
        </w:rPr>
        <w:t>.  Or they may never migrate to the ocean, and thus become “resident rainbows”.  Enabling tracking for</w:t>
      </w:r>
      <w:r w:rsidR="0067679D" w:rsidRPr="00194C1D">
        <w:rPr>
          <w:rFonts w:ascii="Times New Roman" w:hAnsi="Times New Roman" w:cs="Times New Roman"/>
          <w:sz w:val="24"/>
          <w:szCs w:val="24"/>
          <w:rPrChange w:id="1223" w:author="Owner" w:date="2017-04-10T10:31:00Z">
            <w:rPr>
              <w:rFonts w:ascii="Times New Roman" w:hAnsi="Times New Roman"/>
              <w:sz w:val="24"/>
              <w:szCs w:val="24"/>
            </w:rPr>
          </w:rPrChange>
        </w:rPr>
        <w:t xml:space="preserve"> the</w:t>
      </w:r>
      <w:r w:rsidRPr="00194C1D">
        <w:rPr>
          <w:rFonts w:ascii="Times New Roman" w:hAnsi="Times New Roman" w:cs="Times New Roman"/>
          <w:sz w:val="24"/>
          <w:szCs w:val="24"/>
          <w:rPrChange w:id="1224" w:author="Owner" w:date="2017-04-10T10:31:00Z">
            <w:rPr>
              <w:rFonts w:ascii="Times New Roman" w:hAnsi="Times New Roman"/>
              <w:sz w:val="24"/>
              <w:szCs w:val="24"/>
            </w:rPr>
          </w:rPrChange>
        </w:rPr>
        <w:t xml:space="preserve"> generalized case requires some additional modeling steps, as well as additional user inputs.   </w:t>
      </w:r>
      <w:r w:rsidR="007D4745" w:rsidRPr="00194C1D">
        <w:rPr>
          <w:rFonts w:ascii="Times New Roman" w:hAnsi="Times New Roman" w:cs="Times New Roman"/>
          <w:sz w:val="24"/>
          <w:szCs w:val="24"/>
          <w:rPrChange w:id="1225" w:author="Owner" w:date="2017-04-10T10:31:00Z">
            <w:rPr>
              <w:rFonts w:ascii="Times New Roman" w:hAnsi="Times New Roman"/>
              <w:sz w:val="24"/>
              <w:szCs w:val="24"/>
            </w:rPr>
          </w:rPrChange>
        </w:rPr>
        <w:t>We deal with this complexity by allowing multiple years of freshwater residency as “</w:t>
      </w:r>
      <w:del w:id="1226" w:author="Mark Armour" w:date="2017-04-04T11:57:00Z">
        <w:r w:rsidR="007D4745" w:rsidRPr="00194C1D" w:rsidDel="005B25B5">
          <w:rPr>
            <w:rFonts w:ascii="Times New Roman" w:hAnsi="Times New Roman" w:cs="Times New Roman"/>
            <w:sz w:val="24"/>
            <w:szCs w:val="24"/>
            <w:rPrChange w:id="1227" w:author="Owner" w:date="2017-04-10T10:31:00Z">
              <w:rPr>
                <w:rFonts w:ascii="Times New Roman" w:hAnsi="Times New Roman"/>
                <w:sz w:val="24"/>
                <w:szCs w:val="24"/>
              </w:rPr>
            </w:rPrChange>
          </w:rPr>
          <w:delText>pre-smolt</w:delText>
        </w:r>
      </w:del>
      <w:ins w:id="1228" w:author="Mark Armour" w:date="2017-04-04T11:57:00Z">
        <w:r w:rsidR="005B25B5" w:rsidRPr="00194C1D">
          <w:rPr>
            <w:rFonts w:ascii="Times New Roman" w:hAnsi="Times New Roman" w:cs="Times New Roman"/>
            <w:sz w:val="24"/>
            <w:szCs w:val="24"/>
            <w:rPrChange w:id="1229" w:author="Owner" w:date="2017-04-10T10:31:00Z">
              <w:rPr>
                <w:rFonts w:ascii="Times New Roman" w:hAnsi="Times New Roman"/>
                <w:sz w:val="24"/>
                <w:szCs w:val="24"/>
              </w:rPr>
            </w:rPrChange>
          </w:rPr>
          <w:t>One-Plus</w:t>
        </w:r>
      </w:ins>
      <w:r w:rsidR="007D4745" w:rsidRPr="00194C1D">
        <w:rPr>
          <w:rFonts w:ascii="Times New Roman" w:hAnsi="Times New Roman" w:cs="Times New Roman"/>
          <w:sz w:val="24"/>
          <w:szCs w:val="24"/>
          <w:rPrChange w:id="1230" w:author="Owner" w:date="2017-04-10T10:31:00Z">
            <w:rPr>
              <w:rFonts w:ascii="Times New Roman" w:hAnsi="Times New Roman"/>
              <w:sz w:val="24"/>
              <w:szCs w:val="24"/>
            </w:rPr>
          </w:rPrChange>
        </w:rPr>
        <w:t>.”</w:t>
      </w:r>
    </w:p>
    <w:p w:rsidR="00DD093B" w:rsidRPr="00194C1D" w:rsidRDefault="00DD093B" w:rsidP="00D20A24">
      <w:pPr>
        <w:rPr>
          <w:rFonts w:ascii="Times New Roman" w:hAnsi="Times New Roman" w:cs="Times New Roman"/>
          <w:sz w:val="24"/>
          <w:szCs w:val="24"/>
          <w:rPrChange w:id="1231" w:author="Owner" w:date="2017-04-10T10:31:00Z">
            <w:rPr>
              <w:rFonts w:ascii="Times New Roman" w:hAnsi="Times New Roman"/>
              <w:sz w:val="24"/>
              <w:szCs w:val="24"/>
            </w:rPr>
          </w:rPrChange>
        </w:rPr>
      </w:pPr>
      <w:del w:id="1232" w:author="Mark Armour" w:date="2017-04-04T11:57:00Z">
        <w:r w:rsidRPr="00194C1D" w:rsidDel="005B25B5">
          <w:rPr>
            <w:rFonts w:ascii="Times New Roman" w:hAnsi="Times New Roman" w:cs="Times New Roman"/>
            <w:sz w:val="24"/>
            <w:szCs w:val="24"/>
            <w:rPrChange w:id="1233" w:author="Owner" w:date="2017-04-10T10:31:00Z">
              <w:rPr>
                <w:rFonts w:ascii="Times New Roman" w:hAnsi="Times New Roman"/>
                <w:sz w:val="24"/>
                <w:szCs w:val="24"/>
              </w:rPr>
            </w:rPrChange>
          </w:rPr>
          <w:delText>Pre-smolt</w:delText>
        </w:r>
      </w:del>
      <w:del w:id="1234" w:author="Mark Armour" w:date="2017-04-04T11:58:00Z">
        <w:r w:rsidRPr="00194C1D" w:rsidDel="005B25B5">
          <w:rPr>
            <w:rFonts w:ascii="Times New Roman" w:hAnsi="Times New Roman" w:cs="Times New Roman"/>
            <w:sz w:val="24"/>
            <w:szCs w:val="24"/>
            <w:rPrChange w:id="1235" w:author="Owner" w:date="2017-04-10T10:31:00Z">
              <w:rPr>
                <w:rFonts w:ascii="Times New Roman" w:hAnsi="Times New Roman"/>
                <w:sz w:val="24"/>
                <w:szCs w:val="24"/>
              </w:rPr>
            </w:rPrChange>
          </w:rPr>
          <w:delText>s</w:delText>
        </w:r>
      </w:del>
      <w:ins w:id="1236" w:author="Mark Armour" w:date="2017-04-04T11:58:00Z">
        <w:r w:rsidR="005B25B5" w:rsidRPr="00194C1D">
          <w:rPr>
            <w:rFonts w:ascii="Times New Roman" w:hAnsi="Times New Roman" w:cs="Times New Roman"/>
            <w:sz w:val="24"/>
            <w:szCs w:val="24"/>
            <w:rPrChange w:id="123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238" w:author="Owner" w:date="2017-04-10T10:31:00Z">
            <w:rPr>
              <w:rFonts w:ascii="Times New Roman" w:hAnsi="Times New Roman"/>
              <w:sz w:val="24"/>
              <w:szCs w:val="24"/>
            </w:rPr>
          </w:rPrChange>
        </w:rPr>
        <w:t xml:space="preserve"> at time t may come from two </w:t>
      </w:r>
      <w:r w:rsidR="00CD3D83" w:rsidRPr="00194C1D">
        <w:rPr>
          <w:rFonts w:ascii="Times New Roman" w:hAnsi="Times New Roman" w:cs="Times New Roman"/>
          <w:sz w:val="24"/>
          <w:szCs w:val="24"/>
          <w:rPrChange w:id="1239"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240" w:author="Owner" w:date="2017-04-10T10:31:00Z">
            <w:rPr>
              <w:rFonts w:ascii="Times New Roman" w:hAnsi="Times New Roman"/>
              <w:sz w:val="24"/>
              <w:szCs w:val="24"/>
            </w:rPr>
          </w:rPrChange>
        </w:rPr>
        <w:t>sources</w:t>
      </w:r>
      <w:r w:rsidR="00CD3D83" w:rsidRPr="00194C1D">
        <w:rPr>
          <w:rFonts w:ascii="Times New Roman" w:hAnsi="Times New Roman" w:cs="Times New Roman"/>
          <w:sz w:val="24"/>
          <w:szCs w:val="24"/>
          <w:rPrChange w:id="1241"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242" w:author="Owner" w:date="2017-04-10T10:31:00Z">
            <w:rPr>
              <w:rFonts w:ascii="Times New Roman" w:hAnsi="Times New Roman"/>
              <w:sz w:val="24"/>
              <w:szCs w:val="24"/>
            </w:rPr>
          </w:rPrChange>
        </w:rPr>
        <w:t xml:space="preserve">: </w:t>
      </w:r>
      <w:r w:rsidR="007D4745" w:rsidRPr="00194C1D">
        <w:rPr>
          <w:rFonts w:ascii="Times New Roman" w:hAnsi="Times New Roman" w:cs="Times New Roman"/>
          <w:sz w:val="24"/>
          <w:szCs w:val="24"/>
          <w:rPrChange w:id="1243"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244" w:author="Owner" w:date="2017-04-10T10:31:00Z">
            <w:rPr>
              <w:rFonts w:ascii="Times New Roman" w:hAnsi="Times New Roman"/>
              <w:sz w:val="24"/>
              <w:szCs w:val="24"/>
            </w:rPr>
          </w:rPrChange>
        </w:rPr>
        <w:t xml:space="preserve"> that have </w:t>
      </w:r>
      <w:r w:rsidR="00CD3D83" w:rsidRPr="00194C1D">
        <w:rPr>
          <w:rFonts w:ascii="Times New Roman" w:hAnsi="Times New Roman" w:cs="Times New Roman"/>
          <w:sz w:val="24"/>
          <w:szCs w:val="24"/>
          <w:rPrChange w:id="1245" w:author="Owner" w:date="2017-04-10T10:31:00Z">
            <w:rPr>
              <w:rFonts w:ascii="Times New Roman" w:hAnsi="Times New Roman"/>
              <w:sz w:val="24"/>
              <w:szCs w:val="24"/>
            </w:rPr>
          </w:rPrChange>
        </w:rPr>
        <w:t xml:space="preserve">survived </w:t>
      </w:r>
      <w:r w:rsidRPr="00194C1D">
        <w:rPr>
          <w:rFonts w:ascii="Times New Roman" w:hAnsi="Times New Roman" w:cs="Times New Roman"/>
          <w:sz w:val="24"/>
          <w:szCs w:val="24"/>
          <w:rPrChange w:id="1246" w:author="Owner" w:date="2017-04-10T10:31:00Z">
            <w:rPr>
              <w:rFonts w:ascii="Times New Roman" w:hAnsi="Times New Roman"/>
              <w:sz w:val="24"/>
              <w:szCs w:val="24"/>
            </w:rPr>
          </w:rPrChange>
        </w:rPr>
        <w:t xml:space="preserve">into </w:t>
      </w:r>
      <w:del w:id="1247" w:author="Mark Armour" w:date="2017-04-04T11:57:00Z">
        <w:r w:rsidRPr="00194C1D" w:rsidDel="005B25B5">
          <w:rPr>
            <w:rFonts w:ascii="Times New Roman" w:hAnsi="Times New Roman" w:cs="Times New Roman"/>
            <w:sz w:val="24"/>
            <w:szCs w:val="24"/>
            <w:rPrChange w:id="1248" w:author="Owner" w:date="2017-04-10T10:31:00Z">
              <w:rPr>
                <w:rFonts w:ascii="Times New Roman" w:hAnsi="Times New Roman"/>
                <w:sz w:val="24"/>
                <w:szCs w:val="24"/>
              </w:rPr>
            </w:rPrChange>
          </w:rPr>
          <w:delText>pre-smolt</w:delText>
        </w:r>
      </w:del>
      <w:del w:id="1249" w:author="Mark Armour" w:date="2017-04-04T11:58:00Z">
        <w:r w:rsidRPr="00194C1D" w:rsidDel="005B25B5">
          <w:rPr>
            <w:rFonts w:ascii="Times New Roman" w:hAnsi="Times New Roman" w:cs="Times New Roman"/>
            <w:sz w:val="24"/>
            <w:szCs w:val="24"/>
            <w:rPrChange w:id="1250" w:author="Owner" w:date="2017-04-10T10:31:00Z">
              <w:rPr>
                <w:rFonts w:ascii="Times New Roman" w:hAnsi="Times New Roman"/>
                <w:sz w:val="24"/>
                <w:szCs w:val="24"/>
              </w:rPr>
            </w:rPrChange>
          </w:rPr>
          <w:delText>s</w:delText>
        </w:r>
      </w:del>
      <w:ins w:id="1251" w:author="Mark Armour" w:date="2017-04-04T11:58:00Z">
        <w:r w:rsidR="005B25B5" w:rsidRPr="00194C1D">
          <w:rPr>
            <w:rFonts w:ascii="Times New Roman" w:hAnsi="Times New Roman" w:cs="Times New Roman"/>
            <w:sz w:val="24"/>
            <w:szCs w:val="24"/>
            <w:rPrChange w:id="125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253" w:author="Owner" w:date="2017-04-10T10:31:00Z">
            <w:rPr>
              <w:rFonts w:ascii="Times New Roman" w:hAnsi="Times New Roman"/>
              <w:sz w:val="24"/>
              <w:szCs w:val="24"/>
            </w:rPr>
          </w:rPrChange>
        </w:rPr>
        <w:t xml:space="preserve">, or </w:t>
      </w:r>
      <w:del w:id="1254" w:author="Mark Armour" w:date="2017-04-04T11:57:00Z">
        <w:r w:rsidRPr="00194C1D" w:rsidDel="005B25B5">
          <w:rPr>
            <w:rFonts w:ascii="Times New Roman" w:hAnsi="Times New Roman" w:cs="Times New Roman"/>
            <w:sz w:val="24"/>
            <w:szCs w:val="24"/>
            <w:rPrChange w:id="1255" w:author="Owner" w:date="2017-04-10T10:31:00Z">
              <w:rPr>
                <w:rFonts w:ascii="Times New Roman" w:hAnsi="Times New Roman"/>
                <w:sz w:val="24"/>
                <w:szCs w:val="24"/>
              </w:rPr>
            </w:rPrChange>
          </w:rPr>
          <w:delText>pre-smolt</w:delText>
        </w:r>
      </w:del>
      <w:del w:id="1256" w:author="Mark Armour" w:date="2017-04-04T11:58:00Z">
        <w:r w:rsidRPr="00194C1D" w:rsidDel="005B25B5">
          <w:rPr>
            <w:rFonts w:ascii="Times New Roman" w:hAnsi="Times New Roman" w:cs="Times New Roman"/>
            <w:sz w:val="24"/>
            <w:szCs w:val="24"/>
            <w:rPrChange w:id="1257" w:author="Owner" w:date="2017-04-10T10:31:00Z">
              <w:rPr>
                <w:rFonts w:ascii="Times New Roman" w:hAnsi="Times New Roman"/>
                <w:sz w:val="24"/>
                <w:szCs w:val="24"/>
              </w:rPr>
            </w:rPrChange>
          </w:rPr>
          <w:delText>s</w:delText>
        </w:r>
      </w:del>
      <w:ins w:id="1258" w:author="Mark Armour" w:date="2017-04-04T11:58:00Z">
        <w:r w:rsidR="005B25B5" w:rsidRPr="00194C1D">
          <w:rPr>
            <w:rFonts w:ascii="Times New Roman" w:hAnsi="Times New Roman" w:cs="Times New Roman"/>
            <w:sz w:val="24"/>
            <w:szCs w:val="24"/>
            <w:rPrChange w:id="125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260" w:author="Owner" w:date="2017-04-10T10:31:00Z">
            <w:rPr>
              <w:rFonts w:ascii="Times New Roman" w:hAnsi="Times New Roman"/>
              <w:sz w:val="24"/>
              <w:szCs w:val="24"/>
            </w:rPr>
          </w:rPrChange>
        </w:rPr>
        <w:t xml:space="preserve"> f</w:t>
      </w:r>
      <w:r w:rsidR="00CD3D83" w:rsidRPr="00194C1D">
        <w:rPr>
          <w:rFonts w:ascii="Times New Roman" w:hAnsi="Times New Roman" w:cs="Times New Roman"/>
          <w:sz w:val="24"/>
          <w:szCs w:val="24"/>
          <w:rPrChange w:id="1261" w:author="Owner" w:date="2017-04-10T10:31:00Z">
            <w:rPr>
              <w:rFonts w:ascii="Times New Roman" w:hAnsi="Times New Roman"/>
              <w:sz w:val="24"/>
              <w:szCs w:val="24"/>
            </w:rPr>
          </w:rPrChange>
        </w:rPr>
        <w:t xml:space="preserve">rom previous years that have neither </w:t>
      </w:r>
      <w:r w:rsidRPr="00194C1D">
        <w:rPr>
          <w:rFonts w:ascii="Times New Roman" w:hAnsi="Times New Roman" w:cs="Times New Roman"/>
          <w:sz w:val="24"/>
          <w:szCs w:val="24"/>
          <w:rPrChange w:id="1262" w:author="Owner" w:date="2017-04-10T10:31:00Z">
            <w:rPr>
              <w:rFonts w:ascii="Times New Roman" w:hAnsi="Times New Roman"/>
              <w:sz w:val="24"/>
              <w:szCs w:val="24"/>
            </w:rPr>
          </w:rPrChange>
        </w:rPr>
        <w:t>migrate</w:t>
      </w:r>
      <w:r w:rsidR="00CD3D83" w:rsidRPr="00194C1D">
        <w:rPr>
          <w:rFonts w:ascii="Times New Roman" w:hAnsi="Times New Roman" w:cs="Times New Roman"/>
          <w:sz w:val="24"/>
          <w:szCs w:val="24"/>
          <w:rPrChange w:id="1263" w:author="Owner" w:date="2017-04-10T10:31:00Z">
            <w:rPr>
              <w:rFonts w:ascii="Times New Roman" w:hAnsi="Times New Roman"/>
              <w:sz w:val="24"/>
              <w:szCs w:val="24"/>
            </w:rPr>
          </w:rPrChange>
        </w:rPr>
        <w:t>d</w:t>
      </w:r>
      <w:r w:rsidRPr="00194C1D">
        <w:rPr>
          <w:rFonts w:ascii="Times New Roman" w:hAnsi="Times New Roman" w:cs="Times New Roman"/>
          <w:sz w:val="24"/>
          <w:szCs w:val="24"/>
          <w:rPrChange w:id="1264" w:author="Owner" w:date="2017-04-10T10:31:00Z">
            <w:rPr>
              <w:rFonts w:ascii="Times New Roman" w:hAnsi="Times New Roman"/>
              <w:sz w:val="24"/>
              <w:szCs w:val="24"/>
            </w:rPr>
          </w:rPrChange>
        </w:rPr>
        <w:t xml:space="preserve"> to the ocean </w:t>
      </w:r>
      <w:r w:rsidR="00CD3D83" w:rsidRPr="00194C1D">
        <w:rPr>
          <w:rFonts w:ascii="Times New Roman" w:hAnsi="Times New Roman" w:cs="Times New Roman"/>
          <w:sz w:val="24"/>
          <w:szCs w:val="24"/>
          <w:rPrChange w:id="1265" w:author="Owner" w:date="2017-04-10T10:31:00Z">
            <w:rPr>
              <w:rFonts w:ascii="Times New Roman" w:hAnsi="Times New Roman"/>
              <w:sz w:val="24"/>
              <w:szCs w:val="24"/>
            </w:rPr>
          </w:rPrChange>
        </w:rPr>
        <w:t>nor returned to spawn as “resident rainbows</w:t>
      </w:r>
      <w:r w:rsidR="007D4745" w:rsidRPr="00194C1D">
        <w:rPr>
          <w:rFonts w:ascii="Times New Roman" w:hAnsi="Times New Roman" w:cs="Times New Roman"/>
          <w:sz w:val="24"/>
          <w:szCs w:val="24"/>
          <w:rPrChange w:id="1266" w:author="Owner" w:date="2017-04-10T10:31:00Z">
            <w:rPr>
              <w:rFonts w:ascii="Times New Roman" w:hAnsi="Times New Roman"/>
              <w:sz w:val="24"/>
              <w:szCs w:val="24"/>
            </w:rPr>
          </w:rPrChange>
        </w:rPr>
        <w:t>.</w:t>
      </w:r>
      <w:r w:rsidR="00CD3D83" w:rsidRPr="00194C1D">
        <w:rPr>
          <w:rFonts w:ascii="Times New Roman" w:hAnsi="Times New Roman" w:cs="Times New Roman"/>
          <w:sz w:val="24"/>
          <w:szCs w:val="24"/>
          <w:rPrChange w:id="1267" w:author="Owner" w:date="2017-04-10T10:31:00Z">
            <w:rPr>
              <w:rFonts w:ascii="Times New Roman" w:hAnsi="Times New Roman"/>
              <w:sz w:val="24"/>
              <w:szCs w:val="24"/>
            </w:rPr>
          </w:rPrChange>
        </w:rPr>
        <w:t xml:space="preserve">”  </w:t>
      </w:r>
      <w:r w:rsidR="00F529B1" w:rsidRPr="00194C1D">
        <w:rPr>
          <w:rFonts w:ascii="Times New Roman" w:hAnsi="Times New Roman" w:cs="Times New Roman"/>
          <w:sz w:val="24"/>
          <w:szCs w:val="24"/>
          <w:highlight w:val="yellow"/>
          <w:rPrChange w:id="1268" w:author="Owner" w:date="2017-04-10T10:31:00Z">
            <w:rPr>
              <w:rFonts w:ascii="Times New Roman" w:hAnsi="Times New Roman"/>
              <w:sz w:val="24"/>
              <w:szCs w:val="24"/>
            </w:rPr>
          </w:rPrChange>
        </w:rPr>
        <w:t xml:space="preserve">Species other </w:t>
      </w:r>
      <w:r w:rsidR="00CD3D83" w:rsidRPr="00194C1D">
        <w:rPr>
          <w:rFonts w:ascii="Times New Roman" w:hAnsi="Times New Roman" w:cs="Times New Roman"/>
          <w:sz w:val="24"/>
          <w:szCs w:val="24"/>
          <w:highlight w:val="yellow"/>
          <w:rPrChange w:id="1269" w:author="Owner" w:date="2017-04-10T10:31:00Z">
            <w:rPr>
              <w:rFonts w:ascii="Times New Roman" w:hAnsi="Times New Roman"/>
              <w:sz w:val="24"/>
              <w:szCs w:val="24"/>
            </w:rPr>
          </w:rPrChange>
        </w:rPr>
        <w:t xml:space="preserve">than Steelhead </w:t>
      </w:r>
      <w:r w:rsidR="007D4745" w:rsidRPr="00194C1D">
        <w:rPr>
          <w:rFonts w:ascii="Times New Roman" w:hAnsi="Times New Roman" w:cs="Times New Roman"/>
          <w:sz w:val="24"/>
          <w:szCs w:val="24"/>
          <w:highlight w:val="yellow"/>
          <w:rPrChange w:id="1270" w:author="Owner" w:date="2017-04-10T10:31:00Z">
            <w:rPr>
              <w:rFonts w:ascii="Times New Roman" w:hAnsi="Times New Roman"/>
              <w:sz w:val="24"/>
              <w:szCs w:val="24"/>
            </w:rPr>
          </w:rPrChange>
        </w:rPr>
        <w:t xml:space="preserve">generally </w:t>
      </w:r>
      <w:r w:rsidR="00CD3D83" w:rsidRPr="00194C1D">
        <w:rPr>
          <w:rFonts w:ascii="Times New Roman" w:hAnsi="Times New Roman" w:cs="Times New Roman"/>
          <w:sz w:val="24"/>
          <w:szCs w:val="24"/>
          <w:highlight w:val="yellow"/>
          <w:rPrChange w:id="1271" w:author="Owner" w:date="2017-04-10T10:31:00Z">
            <w:rPr>
              <w:rFonts w:ascii="Times New Roman" w:hAnsi="Times New Roman"/>
              <w:sz w:val="24"/>
              <w:szCs w:val="24"/>
            </w:rPr>
          </w:rPrChange>
        </w:rPr>
        <w:t>smolt (attempt their migration to the ocean</w:t>
      </w:r>
      <w:r w:rsidR="00F529B1" w:rsidRPr="00194C1D">
        <w:rPr>
          <w:rFonts w:ascii="Times New Roman" w:hAnsi="Times New Roman" w:cs="Times New Roman"/>
          <w:sz w:val="24"/>
          <w:szCs w:val="24"/>
          <w:highlight w:val="yellow"/>
          <w:rPrChange w:id="1272" w:author="Owner" w:date="2017-04-10T10:31:00Z">
            <w:rPr>
              <w:rFonts w:ascii="Times New Roman" w:hAnsi="Times New Roman"/>
              <w:sz w:val="24"/>
              <w:szCs w:val="24"/>
            </w:rPr>
          </w:rPrChange>
        </w:rPr>
        <w:t xml:space="preserve">) with 100% probability at the next time step after becoming a </w:t>
      </w:r>
      <w:del w:id="1273" w:author="Mark Armour" w:date="2017-04-04T11:57:00Z">
        <w:r w:rsidR="00F529B1" w:rsidRPr="00194C1D" w:rsidDel="005B25B5">
          <w:rPr>
            <w:rFonts w:ascii="Times New Roman" w:hAnsi="Times New Roman" w:cs="Times New Roman"/>
            <w:sz w:val="24"/>
            <w:szCs w:val="24"/>
            <w:highlight w:val="yellow"/>
            <w:rPrChange w:id="1274" w:author="Owner" w:date="2017-04-10T10:31:00Z">
              <w:rPr>
                <w:rFonts w:ascii="Times New Roman" w:hAnsi="Times New Roman"/>
                <w:sz w:val="24"/>
                <w:szCs w:val="24"/>
              </w:rPr>
            </w:rPrChange>
          </w:rPr>
          <w:delText>pre-smolt</w:delText>
        </w:r>
      </w:del>
      <w:ins w:id="1275" w:author="Mark Armour" w:date="2017-04-04T11:57:00Z">
        <w:r w:rsidR="005B25B5" w:rsidRPr="00194C1D">
          <w:rPr>
            <w:rFonts w:ascii="Times New Roman" w:hAnsi="Times New Roman" w:cs="Times New Roman"/>
            <w:sz w:val="24"/>
            <w:szCs w:val="24"/>
            <w:highlight w:val="yellow"/>
            <w:rPrChange w:id="1276" w:author="Owner" w:date="2017-04-10T10:31:00Z">
              <w:rPr>
                <w:rFonts w:ascii="Times New Roman" w:hAnsi="Times New Roman"/>
                <w:sz w:val="24"/>
                <w:szCs w:val="24"/>
              </w:rPr>
            </w:rPrChange>
          </w:rPr>
          <w:t>One-Plus</w:t>
        </w:r>
      </w:ins>
      <w:r w:rsidR="00F529B1" w:rsidRPr="00194C1D">
        <w:rPr>
          <w:rFonts w:ascii="Times New Roman" w:hAnsi="Times New Roman" w:cs="Times New Roman"/>
          <w:sz w:val="24"/>
          <w:szCs w:val="24"/>
          <w:rPrChange w:id="1277" w:author="Owner" w:date="2017-04-10T10:31:00Z">
            <w:rPr>
              <w:rFonts w:ascii="Times New Roman" w:hAnsi="Times New Roman"/>
              <w:sz w:val="24"/>
              <w:szCs w:val="24"/>
            </w:rPr>
          </w:rPrChange>
        </w:rPr>
        <w:t xml:space="preserve">.  Steelhead and other species are modeled </w:t>
      </w:r>
      <w:r w:rsidR="0067679D" w:rsidRPr="00194C1D">
        <w:rPr>
          <w:rFonts w:ascii="Times New Roman" w:hAnsi="Times New Roman" w:cs="Times New Roman"/>
          <w:sz w:val="24"/>
          <w:szCs w:val="24"/>
          <w:rPrChange w:id="1278" w:author="Owner" w:date="2017-04-10T10:31:00Z">
            <w:rPr>
              <w:rFonts w:ascii="Times New Roman" w:hAnsi="Times New Roman"/>
              <w:sz w:val="24"/>
              <w:szCs w:val="24"/>
            </w:rPr>
          </w:rPrChange>
        </w:rPr>
        <w:t>via the same code</w:t>
      </w:r>
      <w:r w:rsidR="00F529B1" w:rsidRPr="00194C1D">
        <w:rPr>
          <w:rFonts w:ascii="Times New Roman" w:hAnsi="Times New Roman" w:cs="Times New Roman"/>
          <w:sz w:val="24"/>
          <w:szCs w:val="24"/>
          <w:rPrChange w:id="1279" w:author="Owner" w:date="2017-04-10T10:31:00Z">
            <w:rPr>
              <w:rFonts w:ascii="Times New Roman" w:hAnsi="Times New Roman"/>
              <w:sz w:val="24"/>
              <w:szCs w:val="24"/>
            </w:rPr>
          </w:rPrChange>
        </w:rPr>
        <w:t xml:space="preserve"> in the Watershed model; the differences are accounted for in the input file </w:t>
      </w:r>
      <w:r w:rsidR="00CD3D83" w:rsidRPr="00194C1D">
        <w:rPr>
          <w:rFonts w:ascii="Times New Roman" w:hAnsi="Times New Roman" w:cs="Times New Roman"/>
          <w:sz w:val="24"/>
          <w:szCs w:val="24"/>
          <w:rPrChange w:id="1280" w:author="Owner" w:date="2017-04-10T10:31:00Z">
            <w:rPr>
              <w:rFonts w:ascii="Times New Roman" w:hAnsi="Times New Roman"/>
              <w:sz w:val="24"/>
              <w:szCs w:val="24"/>
            </w:rPr>
          </w:rPrChange>
        </w:rPr>
        <w:t xml:space="preserve">by specifying </w:t>
      </w:r>
      <w:del w:id="1281" w:author="Mark Armour" w:date="2017-04-04T12:01:00Z">
        <w:r w:rsidR="00CD3D83" w:rsidRPr="00194C1D" w:rsidDel="00F076D2">
          <w:rPr>
            <w:rFonts w:ascii="Times New Roman" w:hAnsi="Times New Roman" w:cs="Times New Roman"/>
            <w:sz w:val="24"/>
            <w:szCs w:val="24"/>
            <w:rPrChange w:id="1282" w:author="Owner" w:date="2017-04-10T10:31:00Z">
              <w:rPr>
                <w:rFonts w:ascii="Times New Roman" w:hAnsi="Times New Roman"/>
                <w:sz w:val="24"/>
                <w:szCs w:val="24"/>
              </w:rPr>
            </w:rPrChange>
          </w:rPr>
          <w:delText xml:space="preserve">probabilities of smolting, by </w:delText>
        </w:r>
      </w:del>
      <w:del w:id="1283" w:author="Mark Armour" w:date="2017-04-04T11:57:00Z">
        <w:r w:rsidR="00CD3D83" w:rsidRPr="00194C1D" w:rsidDel="005B25B5">
          <w:rPr>
            <w:rFonts w:ascii="Times New Roman" w:hAnsi="Times New Roman" w:cs="Times New Roman"/>
            <w:sz w:val="24"/>
            <w:szCs w:val="24"/>
            <w:rPrChange w:id="1284" w:author="Owner" w:date="2017-04-10T10:31:00Z">
              <w:rPr>
                <w:rFonts w:ascii="Times New Roman" w:hAnsi="Times New Roman"/>
                <w:sz w:val="24"/>
                <w:szCs w:val="24"/>
              </w:rPr>
            </w:rPrChange>
          </w:rPr>
          <w:delText>pre-smolt</w:delText>
        </w:r>
      </w:del>
      <w:del w:id="1285" w:author="Mark Armour" w:date="2017-04-04T12:01:00Z">
        <w:r w:rsidR="00CD3D83" w:rsidRPr="00194C1D" w:rsidDel="00F076D2">
          <w:rPr>
            <w:rFonts w:ascii="Times New Roman" w:hAnsi="Times New Roman" w:cs="Times New Roman"/>
            <w:sz w:val="24"/>
            <w:szCs w:val="24"/>
            <w:rPrChange w:id="1286" w:author="Owner" w:date="2017-04-10T10:31:00Z">
              <w:rPr>
                <w:rFonts w:ascii="Times New Roman" w:hAnsi="Times New Roman"/>
                <w:sz w:val="24"/>
                <w:szCs w:val="24"/>
              </w:rPr>
            </w:rPrChange>
          </w:rPr>
          <w:delText xml:space="preserve"> age</w:delText>
        </w:r>
      </w:del>
      <w:ins w:id="1287" w:author="Mark Armour" w:date="2017-04-04T12:01:00Z">
        <w:r w:rsidR="00F076D2" w:rsidRPr="00194C1D">
          <w:rPr>
            <w:rFonts w:ascii="Times New Roman" w:hAnsi="Times New Roman" w:cs="Times New Roman"/>
            <w:sz w:val="24"/>
            <w:szCs w:val="24"/>
            <w:rPrChange w:id="1288" w:author="Owner" w:date="2017-04-10T10:31:00Z">
              <w:rPr>
                <w:rFonts w:ascii="Times New Roman" w:hAnsi="Times New Roman"/>
                <w:sz w:val="24"/>
                <w:szCs w:val="24"/>
              </w:rPr>
            </w:rPrChange>
          </w:rPr>
          <w:t xml:space="preserve">a Species </w:t>
        </w:r>
      </w:ins>
      <w:ins w:id="1289" w:author="Mark Armour" w:date="2017-04-04T12:02:00Z">
        <w:r w:rsidR="00F076D2" w:rsidRPr="00194C1D">
          <w:rPr>
            <w:rFonts w:ascii="Times New Roman" w:hAnsi="Times New Roman" w:cs="Times New Roman"/>
            <w:sz w:val="24"/>
            <w:szCs w:val="24"/>
            <w:rPrChange w:id="1290" w:author="Owner" w:date="2017-04-10T10:31:00Z">
              <w:rPr>
                <w:rFonts w:ascii="Times New Roman" w:hAnsi="Times New Roman"/>
                <w:sz w:val="24"/>
                <w:szCs w:val="24"/>
              </w:rPr>
            </w:rPrChange>
          </w:rPr>
          <w:t>in the first row of the input file</w:t>
        </w:r>
      </w:ins>
      <w:r w:rsidR="00CD3D83" w:rsidRPr="00194C1D">
        <w:rPr>
          <w:rFonts w:ascii="Times New Roman" w:hAnsi="Times New Roman" w:cs="Times New Roman"/>
          <w:sz w:val="24"/>
          <w:szCs w:val="24"/>
          <w:rPrChange w:id="1291" w:author="Owner" w:date="2017-04-10T10:31:00Z">
            <w:rPr>
              <w:rFonts w:ascii="Times New Roman" w:hAnsi="Times New Roman"/>
              <w:sz w:val="24"/>
              <w:szCs w:val="24"/>
            </w:rPr>
          </w:rPrChange>
        </w:rPr>
        <w:t xml:space="preserve"> </w:t>
      </w:r>
      <w:r w:rsidR="00F529B1" w:rsidRPr="00194C1D">
        <w:rPr>
          <w:rFonts w:ascii="Times New Roman" w:hAnsi="Times New Roman" w:cs="Times New Roman"/>
          <w:sz w:val="24"/>
          <w:szCs w:val="24"/>
          <w:rPrChange w:id="1292" w:author="Owner" w:date="2017-04-10T10:31:00Z">
            <w:rPr>
              <w:rFonts w:ascii="Times New Roman" w:hAnsi="Times New Roman"/>
              <w:sz w:val="24"/>
              <w:szCs w:val="24"/>
            </w:rPr>
          </w:rPrChange>
        </w:rPr>
        <w:t>(see section 6</w:t>
      </w:r>
      <w:r w:rsidR="00CD3D83" w:rsidRPr="00194C1D">
        <w:rPr>
          <w:rFonts w:ascii="Times New Roman" w:hAnsi="Times New Roman" w:cs="Times New Roman"/>
          <w:sz w:val="24"/>
          <w:szCs w:val="24"/>
          <w:rPrChange w:id="1293" w:author="Owner" w:date="2017-04-10T10:31:00Z">
            <w:rPr>
              <w:rFonts w:ascii="Times New Roman" w:hAnsi="Times New Roman"/>
              <w:sz w:val="24"/>
              <w:szCs w:val="24"/>
            </w:rPr>
          </w:rPrChange>
        </w:rPr>
        <w:t xml:space="preserve">).  </w:t>
      </w:r>
      <w:r w:rsidR="00F529B1" w:rsidRPr="00194C1D">
        <w:rPr>
          <w:rFonts w:ascii="Times New Roman" w:hAnsi="Times New Roman" w:cs="Times New Roman"/>
          <w:sz w:val="24"/>
          <w:szCs w:val="24"/>
          <w:rPrChange w:id="1294" w:author="Owner" w:date="2017-04-10T10:31:00Z">
            <w:rPr>
              <w:rFonts w:ascii="Times New Roman" w:hAnsi="Times New Roman"/>
              <w:sz w:val="24"/>
              <w:szCs w:val="24"/>
            </w:rPr>
          </w:rPrChange>
        </w:rPr>
        <w:t xml:space="preserve">By specifying </w:t>
      </w:r>
      <w:del w:id="1295" w:author="Mark Armour" w:date="2017-04-04T12:03:00Z">
        <w:r w:rsidR="00F529B1" w:rsidRPr="00194C1D" w:rsidDel="00F076D2">
          <w:rPr>
            <w:rFonts w:ascii="Times New Roman" w:hAnsi="Times New Roman" w:cs="Times New Roman"/>
            <w:sz w:val="24"/>
            <w:szCs w:val="24"/>
            <w:rPrChange w:id="1296" w:author="Owner" w:date="2017-04-10T10:31:00Z">
              <w:rPr>
                <w:rFonts w:ascii="Times New Roman" w:hAnsi="Times New Roman"/>
                <w:sz w:val="24"/>
                <w:szCs w:val="24"/>
              </w:rPr>
            </w:rPrChange>
          </w:rPr>
          <w:delText>100% probability</w:delText>
        </w:r>
        <w:r w:rsidR="00CD3D83" w:rsidRPr="00194C1D" w:rsidDel="00F076D2">
          <w:rPr>
            <w:rFonts w:ascii="Times New Roman" w:hAnsi="Times New Roman" w:cs="Times New Roman"/>
            <w:sz w:val="24"/>
            <w:szCs w:val="24"/>
            <w:rPrChange w:id="1297" w:author="Owner" w:date="2017-04-10T10:31:00Z">
              <w:rPr>
                <w:rFonts w:ascii="Times New Roman" w:hAnsi="Times New Roman"/>
                <w:sz w:val="24"/>
                <w:szCs w:val="24"/>
              </w:rPr>
            </w:rPrChange>
          </w:rPr>
          <w:delText xml:space="preserve"> of progressing to the smolt life stage (or rather attempting to survive the progression to this life stage)</w:delText>
        </w:r>
        <w:r w:rsidR="00F529B1" w:rsidRPr="00194C1D" w:rsidDel="00F076D2">
          <w:rPr>
            <w:rFonts w:ascii="Times New Roman" w:hAnsi="Times New Roman" w:cs="Times New Roman"/>
            <w:sz w:val="24"/>
            <w:szCs w:val="24"/>
            <w:rPrChange w:id="1298" w:author="Owner" w:date="2017-04-10T10:31:00Z">
              <w:rPr>
                <w:rFonts w:ascii="Times New Roman" w:hAnsi="Times New Roman"/>
                <w:sz w:val="24"/>
                <w:szCs w:val="24"/>
              </w:rPr>
            </w:rPrChange>
          </w:rPr>
          <w:delText xml:space="preserve"> at </w:delText>
        </w:r>
      </w:del>
      <w:del w:id="1299" w:author="Mark Armour" w:date="2017-04-04T11:57:00Z">
        <w:r w:rsidR="00CD3D83" w:rsidRPr="00194C1D" w:rsidDel="005B25B5">
          <w:rPr>
            <w:rFonts w:ascii="Times New Roman" w:hAnsi="Times New Roman" w:cs="Times New Roman"/>
            <w:sz w:val="24"/>
            <w:szCs w:val="24"/>
            <w:rPrChange w:id="1300" w:author="Owner" w:date="2017-04-10T10:31:00Z">
              <w:rPr>
                <w:rFonts w:ascii="Times New Roman" w:hAnsi="Times New Roman"/>
                <w:sz w:val="24"/>
                <w:szCs w:val="24"/>
              </w:rPr>
            </w:rPrChange>
          </w:rPr>
          <w:delText>pre-smolt</w:delText>
        </w:r>
      </w:del>
      <w:del w:id="1301" w:author="Mark Armour" w:date="2017-04-04T12:03:00Z">
        <w:r w:rsidR="00CD3D83" w:rsidRPr="00194C1D" w:rsidDel="00F076D2">
          <w:rPr>
            <w:rFonts w:ascii="Times New Roman" w:hAnsi="Times New Roman" w:cs="Times New Roman"/>
            <w:sz w:val="24"/>
            <w:szCs w:val="24"/>
            <w:rPrChange w:id="1302" w:author="Owner" w:date="2017-04-10T10:31:00Z">
              <w:rPr>
                <w:rFonts w:ascii="Times New Roman" w:hAnsi="Times New Roman"/>
                <w:sz w:val="24"/>
                <w:szCs w:val="24"/>
              </w:rPr>
            </w:rPrChange>
          </w:rPr>
          <w:delText xml:space="preserve"> age </w:delText>
        </w:r>
        <w:r w:rsidR="00F529B1" w:rsidRPr="00194C1D" w:rsidDel="00F076D2">
          <w:rPr>
            <w:rFonts w:ascii="Times New Roman" w:hAnsi="Times New Roman" w:cs="Times New Roman"/>
            <w:sz w:val="24"/>
            <w:szCs w:val="24"/>
            <w:rPrChange w:id="1303" w:author="Owner" w:date="2017-04-10T10:31:00Z">
              <w:rPr>
                <w:rFonts w:ascii="Times New Roman" w:hAnsi="Times New Roman"/>
                <w:sz w:val="24"/>
                <w:szCs w:val="24"/>
              </w:rPr>
            </w:rPrChange>
          </w:rPr>
          <w:delText>1</w:delText>
        </w:r>
      </w:del>
      <w:ins w:id="1304" w:author="Mark Armour" w:date="2017-04-04T12:03:00Z">
        <w:r w:rsidR="00F076D2" w:rsidRPr="00194C1D">
          <w:rPr>
            <w:rFonts w:ascii="Times New Roman" w:hAnsi="Times New Roman" w:cs="Times New Roman"/>
            <w:sz w:val="24"/>
            <w:szCs w:val="24"/>
            <w:rPrChange w:id="1305" w:author="Owner" w:date="2017-04-10T10:31:00Z">
              <w:rPr>
                <w:rFonts w:ascii="Times New Roman" w:hAnsi="Times New Roman"/>
                <w:sz w:val="24"/>
                <w:szCs w:val="24"/>
              </w:rPr>
            </w:rPrChange>
          </w:rPr>
          <w:t>a species of “Chinook”</w:t>
        </w:r>
      </w:ins>
      <w:r w:rsidR="00F529B1" w:rsidRPr="00194C1D">
        <w:rPr>
          <w:rFonts w:ascii="Times New Roman" w:hAnsi="Times New Roman" w:cs="Times New Roman"/>
          <w:sz w:val="24"/>
          <w:szCs w:val="24"/>
          <w:rPrChange w:id="1306" w:author="Owner" w:date="2017-04-10T10:31:00Z">
            <w:rPr>
              <w:rFonts w:ascii="Times New Roman" w:hAnsi="Times New Roman"/>
              <w:sz w:val="24"/>
              <w:szCs w:val="24"/>
            </w:rPr>
          </w:rPrChange>
        </w:rPr>
        <w:t xml:space="preserve">, the </w:t>
      </w:r>
      <w:del w:id="1307" w:author="Mark Armour" w:date="2017-04-04T11:57:00Z">
        <w:r w:rsidR="00F529B1" w:rsidRPr="00194C1D" w:rsidDel="005B25B5">
          <w:rPr>
            <w:rFonts w:ascii="Times New Roman" w:hAnsi="Times New Roman" w:cs="Times New Roman"/>
            <w:sz w:val="24"/>
            <w:szCs w:val="24"/>
            <w:rPrChange w:id="1308" w:author="Owner" w:date="2017-04-10T10:31:00Z">
              <w:rPr>
                <w:rFonts w:ascii="Times New Roman" w:hAnsi="Times New Roman"/>
                <w:sz w:val="24"/>
                <w:szCs w:val="24"/>
              </w:rPr>
            </w:rPrChange>
          </w:rPr>
          <w:delText>pre-smolt</w:delText>
        </w:r>
      </w:del>
      <w:ins w:id="1309" w:author="Mark Armour" w:date="2017-04-04T11:57:00Z">
        <w:r w:rsidR="005B25B5" w:rsidRPr="00194C1D">
          <w:rPr>
            <w:rFonts w:ascii="Times New Roman" w:hAnsi="Times New Roman" w:cs="Times New Roman"/>
            <w:sz w:val="24"/>
            <w:szCs w:val="24"/>
            <w:rPrChange w:id="1310" w:author="Owner" w:date="2017-04-10T10:31:00Z">
              <w:rPr>
                <w:rFonts w:ascii="Times New Roman" w:hAnsi="Times New Roman"/>
                <w:sz w:val="24"/>
                <w:szCs w:val="24"/>
              </w:rPr>
            </w:rPrChange>
          </w:rPr>
          <w:t>One-Plus</w:t>
        </w:r>
      </w:ins>
      <w:r w:rsidR="00F529B1" w:rsidRPr="00194C1D">
        <w:rPr>
          <w:rFonts w:ascii="Times New Roman" w:hAnsi="Times New Roman" w:cs="Times New Roman"/>
          <w:sz w:val="24"/>
          <w:szCs w:val="24"/>
          <w:rPrChange w:id="1311" w:author="Owner" w:date="2017-04-10T10:31:00Z">
            <w:rPr>
              <w:rFonts w:ascii="Times New Roman" w:hAnsi="Times New Roman"/>
              <w:sz w:val="24"/>
              <w:szCs w:val="24"/>
            </w:rPr>
          </w:rPrChange>
        </w:rPr>
        <w:t xml:space="preserve"> algorithm</w:t>
      </w:r>
      <w:r w:rsidR="0067679D" w:rsidRPr="00194C1D">
        <w:rPr>
          <w:rFonts w:ascii="Times New Roman" w:hAnsi="Times New Roman" w:cs="Times New Roman"/>
          <w:sz w:val="24"/>
          <w:szCs w:val="24"/>
          <w:rPrChange w:id="1312" w:author="Owner" w:date="2017-04-10T10:31:00Z">
            <w:rPr>
              <w:rFonts w:ascii="Times New Roman" w:hAnsi="Times New Roman"/>
              <w:sz w:val="24"/>
              <w:szCs w:val="24"/>
            </w:rPr>
          </w:rPrChange>
        </w:rPr>
        <w:t xml:space="preserve"> </w:t>
      </w:r>
      <w:ins w:id="1313" w:author="Mark Armour" w:date="2017-04-04T12:03:00Z">
        <w:r w:rsidR="00F076D2" w:rsidRPr="00194C1D">
          <w:rPr>
            <w:rFonts w:ascii="Times New Roman" w:hAnsi="Times New Roman" w:cs="Times New Roman"/>
            <w:sz w:val="24"/>
            <w:szCs w:val="24"/>
            <w:rPrChange w:id="1314" w:author="Owner" w:date="2017-04-10T10:31:00Z">
              <w:rPr>
                <w:rFonts w:ascii="Times New Roman" w:hAnsi="Times New Roman"/>
                <w:sz w:val="24"/>
                <w:szCs w:val="24"/>
              </w:rPr>
            </w:rPrChange>
          </w:rPr>
          <w:t xml:space="preserve">is </w:t>
        </w:r>
      </w:ins>
      <w:r w:rsidR="0067679D" w:rsidRPr="00194C1D">
        <w:rPr>
          <w:rFonts w:ascii="Times New Roman" w:hAnsi="Times New Roman" w:cs="Times New Roman"/>
          <w:sz w:val="24"/>
          <w:szCs w:val="24"/>
          <w:rPrChange w:id="1315" w:author="Owner" w:date="2017-04-10T10:31:00Z">
            <w:rPr>
              <w:rFonts w:ascii="Times New Roman" w:hAnsi="Times New Roman"/>
              <w:sz w:val="24"/>
              <w:szCs w:val="24"/>
            </w:rPr>
          </w:rPrChange>
        </w:rPr>
        <w:t>implicit</w:t>
      </w:r>
      <w:r w:rsidR="000A04FD" w:rsidRPr="00194C1D">
        <w:rPr>
          <w:rFonts w:ascii="Times New Roman" w:hAnsi="Times New Roman" w:cs="Times New Roman"/>
          <w:sz w:val="24"/>
          <w:szCs w:val="24"/>
          <w:rPrChange w:id="1316" w:author="Owner" w:date="2017-04-10T10:31:00Z">
            <w:rPr>
              <w:rFonts w:ascii="Times New Roman" w:hAnsi="Times New Roman"/>
              <w:sz w:val="24"/>
              <w:szCs w:val="24"/>
            </w:rPr>
          </w:rPrChange>
        </w:rPr>
        <w:t>l</w:t>
      </w:r>
      <w:r w:rsidR="0067679D" w:rsidRPr="00194C1D">
        <w:rPr>
          <w:rFonts w:ascii="Times New Roman" w:hAnsi="Times New Roman" w:cs="Times New Roman"/>
          <w:sz w:val="24"/>
          <w:szCs w:val="24"/>
          <w:rPrChange w:id="1317" w:author="Owner" w:date="2017-04-10T10:31:00Z">
            <w:rPr>
              <w:rFonts w:ascii="Times New Roman" w:hAnsi="Times New Roman"/>
              <w:sz w:val="24"/>
              <w:szCs w:val="24"/>
            </w:rPr>
          </w:rPrChange>
        </w:rPr>
        <w:t>y</w:t>
      </w:r>
      <w:r w:rsidR="00F529B1" w:rsidRPr="00194C1D">
        <w:rPr>
          <w:rFonts w:ascii="Times New Roman" w:hAnsi="Times New Roman" w:cs="Times New Roman"/>
          <w:sz w:val="24"/>
          <w:szCs w:val="24"/>
          <w:rPrChange w:id="1318" w:author="Owner" w:date="2017-04-10T10:31:00Z">
            <w:rPr>
              <w:rFonts w:ascii="Times New Roman" w:hAnsi="Times New Roman"/>
              <w:sz w:val="24"/>
              <w:szCs w:val="24"/>
            </w:rPr>
          </w:rPrChange>
        </w:rPr>
        <w:t xml:space="preserve"> </w:t>
      </w:r>
      <w:del w:id="1319" w:author="Mark Armour" w:date="2017-04-04T12:03:00Z">
        <w:r w:rsidR="00F529B1" w:rsidRPr="00194C1D" w:rsidDel="00F076D2">
          <w:rPr>
            <w:rFonts w:ascii="Times New Roman" w:hAnsi="Times New Roman" w:cs="Times New Roman"/>
            <w:sz w:val="24"/>
            <w:szCs w:val="24"/>
            <w:rPrChange w:id="1320" w:author="Owner" w:date="2017-04-10T10:31:00Z">
              <w:rPr>
                <w:rFonts w:ascii="Times New Roman" w:hAnsi="Times New Roman"/>
                <w:sz w:val="24"/>
                <w:szCs w:val="24"/>
              </w:rPr>
            </w:rPrChange>
          </w:rPr>
          <w:delText>reduces to the simplified non</w:delText>
        </w:r>
        <w:r w:rsidR="0067679D" w:rsidRPr="00194C1D" w:rsidDel="00F076D2">
          <w:rPr>
            <w:rFonts w:ascii="Times New Roman" w:hAnsi="Times New Roman" w:cs="Times New Roman"/>
            <w:sz w:val="24"/>
            <w:szCs w:val="24"/>
            <w:rPrChange w:id="1321" w:author="Owner" w:date="2017-04-10T10:31:00Z">
              <w:rPr>
                <w:rFonts w:ascii="Times New Roman" w:hAnsi="Times New Roman"/>
                <w:sz w:val="24"/>
                <w:szCs w:val="24"/>
              </w:rPr>
            </w:rPrChange>
          </w:rPr>
          <w:delText>-s</w:delText>
        </w:r>
        <w:r w:rsidR="00F529B1" w:rsidRPr="00194C1D" w:rsidDel="00F076D2">
          <w:rPr>
            <w:rFonts w:ascii="Times New Roman" w:hAnsi="Times New Roman" w:cs="Times New Roman"/>
            <w:sz w:val="24"/>
            <w:szCs w:val="24"/>
            <w:rPrChange w:id="1322" w:author="Owner" w:date="2017-04-10T10:31:00Z">
              <w:rPr>
                <w:rFonts w:ascii="Times New Roman" w:hAnsi="Times New Roman"/>
                <w:sz w:val="24"/>
                <w:szCs w:val="24"/>
              </w:rPr>
            </w:rPrChange>
          </w:rPr>
          <w:delText>teelhead form of the model</w:delText>
        </w:r>
      </w:del>
      <w:ins w:id="1323" w:author="Mark Armour" w:date="2017-04-04T12:03:00Z">
        <w:r w:rsidR="00F076D2" w:rsidRPr="00194C1D">
          <w:rPr>
            <w:rFonts w:ascii="Times New Roman" w:hAnsi="Times New Roman" w:cs="Times New Roman"/>
            <w:sz w:val="24"/>
            <w:szCs w:val="24"/>
            <w:rPrChange w:id="1324" w:author="Owner" w:date="2017-04-10T10:31:00Z">
              <w:rPr>
                <w:rFonts w:ascii="Times New Roman" w:hAnsi="Times New Roman"/>
                <w:sz w:val="24"/>
                <w:szCs w:val="24"/>
              </w:rPr>
            </w:rPrChange>
          </w:rPr>
          <w:t>skipped</w:t>
        </w:r>
      </w:ins>
      <w:r w:rsidR="00F529B1" w:rsidRPr="00194C1D">
        <w:rPr>
          <w:rFonts w:ascii="Times New Roman" w:hAnsi="Times New Roman" w:cs="Times New Roman"/>
          <w:sz w:val="24"/>
          <w:szCs w:val="24"/>
          <w:rPrChange w:id="1325" w:author="Owner" w:date="2017-04-10T10:31:00Z">
            <w:rPr>
              <w:rFonts w:ascii="Times New Roman" w:hAnsi="Times New Roman"/>
              <w:sz w:val="24"/>
              <w:szCs w:val="24"/>
            </w:rPr>
          </w:rPrChange>
        </w:rPr>
        <w:t>.</w:t>
      </w:r>
    </w:p>
    <w:p w:rsidR="00F529B1" w:rsidRPr="00194C1D" w:rsidRDefault="00F529B1" w:rsidP="00D20A24">
      <w:pPr>
        <w:rPr>
          <w:rFonts w:ascii="Times New Roman" w:hAnsi="Times New Roman" w:cs="Times New Roman"/>
          <w:sz w:val="24"/>
          <w:szCs w:val="24"/>
          <w:rPrChange w:id="1326" w:author="Owner" w:date="2017-04-10T10:31:00Z">
            <w:rPr>
              <w:rFonts w:ascii="Times New Roman" w:hAnsi="Times New Roman"/>
              <w:sz w:val="24"/>
              <w:szCs w:val="24"/>
            </w:rPr>
          </w:rPrChange>
        </w:rPr>
      </w:pPr>
      <w:r w:rsidRPr="00194C1D">
        <w:rPr>
          <w:rFonts w:ascii="Times New Roman" w:hAnsi="Times New Roman" w:cs="Times New Roman"/>
          <w:sz w:val="24"/>
          <w:szCs w:val="24"/>
          <w:rPrChange w:id="1327" w:author="Owner" w:date="2017-04-10T10:31:00Z">
            <w:rPr>
              <w:rFonts w:ascii="Times New Roman" w:hAnsi="Times New Roman"/>
              <w:sz w:val="24"/>
              <w:szCs w:val="24"/>
            </w:rPr>
          </w:rPrChange>
        </w:rPr>
        <w:t xml:space="preserve">The remainder of this description of </w:t>
      </w:r>
      <w:r w:rsidR="00182B19" w:rsidRPr="00194C1D">
        <w:rPr>
          <w:rFonts w:ascii="Times New Roman" w:hAnsi="Times New Roman" w:cs="Times New Roman"/>
          <w:sz w:val="24"/>
          <w:szCs w:val="24"/>
          <w:rPrChange w:id="1328" w:author="Owner" w:date="2017-04-10T10:31:00Z">
            <w:rPr>
              <w:rFonts w:ascii="Times New Roman" w:hAnsi="Times New Roman"/>
              <w:sz w:val="24"/>
              <w:szCs w:val="24"/>
            </w:rPr>
          </w:rPrChange>
        </w:rPr>
        <w:t xml:space="preserve">the </w:t>
      </w:r>
      <w:del w:id="1329" w:author="Mark Armour" w:date="2017-04-04T11:57:00Z">
        <w:r w:rsidR="00182B19" w:rsidRPr="00194C1D" w:rsidDel="005B25B5">
          <w:rPr>
            <w:rFonts w:ascii="Times New Roman" w:hAnsi="Times New Roman" w:cs="Times New Roman"/>
            <w:sz w:val="24"/>
            <w:szCs w:val="24"/>
            <w:rPrChange w:id="1330" w:author="Owner" w:date="2017-04-10T10:31:00Z">
              <w:rPr>
                <w:rFonts w:ascii="Times New Roman" w:hAnsi="Times New Roman"/>
                <w:sz w:val="24"/>
                <w:szCs w:val="24"/>
              </w:rPr>
            </w:rPrChange>
          </w:rPr>
          <w:delText>pre-smolt</w:delText>
        </w:r>
      </w:del>
      <w:ins w:id="1331" w:author="Mark Armour" w:date="2017-04-04T11:57:00Z">
        <w:r w:rsidR="005B25B5" w:rsidRPr="00194C1D">
          <w:rPr>
            <w:rFonts w:ascii="Times New Roman" w:hAnsi="Times New Roman" w:cs="Times New Roman"/>
            <w:sz w:val="24"/>
            <w:szCs w:val="24"/>
            <w:rPrChange w:id="1332"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333" w:author="Owner" w:date="2017-04-10T10:31:00Z">
            <w:rPr>
              <w:rFonts w:ascii="Times New Roman" w:hAnsi="Times New Roman"/>
              <w:sz w:val="24"/>
              <w:szCs w:val="24"/>
            </w:rPr>
          </w:rPrChange>
        </w:rPr>
        <w:t xml:space="preserve"> life stage assumes</w:t>
      </w:r>
      <w:r w:rsidRPr="00194C1D">
        <w:rPr>
          <w:rFonts w:ascii="Times New Roman" w:hAnsi="Times New Roman" w:cs="Times New Roman"/>
          <w:sz w:val="24"/>
          <w:szCs w:val="24"/>
          <w:rPrChange w:id="1334" w:author="Owner" w:date="2017-04-10T10:31:00Z">
            <w:rPr>
              <w:rFonts w:ascii="Times New Roman" w:hAnsi="Times New Roman"/>
              <w:sz w:val="24"/>
              <w:szCs w:val="24"/>
            </w:rPr>
          </w:rPrChange>
        </w:rPr>
        <w:t xml:space="preserve"> the more complex, generalized model</w:t>
      </w:r>
      <w:r w:rsidR="00CD3D83" w:rsidRPr="00194C1D">
        <w:rPr>
          <w:rFonts w:ascii="Times New Roman" w:hAnsi="Times New Roman" w:cs="Times New Roman"/>
          <w:sz w:val="24"/>
          <w:szCs w:val="24"/>
          <w:rPrChange w:id="1335" w:author="Owner" w:date="2017-04-10T10:31:00Z">
            <w:rPr>
              <w:rFonts w:ascii="Times New Roman" w:hAnsi="Times New Roman"/>
              <w:sz w:val="24"/>
              <w:szCs w:val="24"/>
            </w:rPr>
          </w:rPrChange>
        </w:rPr>
        <w:t>,</w:t>
      </w:r>
      <w:r w:rsidR="00182B19" w:rsidRPr="00194C1D">
        <w:rPr>
          <w:rFonts w:ascii="Times New Roman" w:hAnsi="Times New Roman" w:cs="Times New Roman"/>
          <w:sz w:val="24"/>
          <w:szCs w:val="24"/>
          <w:rPrChange w:id="1336" w:author="Owner" w:date="2017-04-10T10:31:00Z">
            <w:rPr>
              <w:rFonts w:ascii="Times New Roman" w:hAnsi="Times New Roman"/>
              <w:sz w:val="24"/>
              <w:szCs w:val="24"/>
            </w:rPr>
          </w:rPrChange>
        </w:rPr>
        <w:t xml:space="preserve"> suitable for s</w:t>
      </w:r>
      <w:r w:rsidRPr="00194C1D">
        <w:rPr>
          <w:rFonts w:ascii="Times New Roman" w:hAnsi="Times New Roman" w:cs="Times New Roman"/>
          <w:sz w:val="24"/>
          <w:szCs w:val="24"/>
          <w:rPrChange w:id="1337" w:author="Owner" w:date="2017-04-10T10:31:00Z">
            <w:rPr>
              <w:rFonts w:ascii="Times New Roman" w:hAnsi="Times New Roman"/>
              <w:sz w:val="24"/>
              <w:szCs w:val="24"/>
            </w:rPr>
          </w:rPrChange>
        </w:rPr>
        <w:t>te</w:t>
      </w:r>
      <w:r w:rsidR="00182B19" w:rsidRPr="00194C1D">
        <w:rPr>
          <w:rFonts w:ascii="Times New Roman" w:hAnsi="Times New Roman" w:cs="Times New Roman"/>
          <w:sz w:val="24"/>
          <w:szCs w:val="24"/>
          <w:rPrChange w:id="1338" w:author="Owner" w:date="2017-04-10T10:31:00Z">
            <w:rPr>
              <w:rFonts w:ascii="Times New Roman" w:hAnsi="Times New Roman"/>
              <w:sz w:val="24"/>
              <w:szCs w:val="24"/>
            </w:rPr>
          </w:rPrChange>
        </w:rPr>
        <w:t>elhead modeling</w:t>
      </w:r>
      <w:r w:rsidR="00CD3D83" w:rsidRPr="00194C1D">
        <w:rPr>
          <w:rFonts w:ascii="Times New Roman" w:hAnsi="Times New Roman" w:cs="Times New Roman"/>
          <w:sz w:val="24"/>
          <w:szCs w:val="24"/>
          <w:rPrChange w:id="1339" w:author="Owner" w:date="2017-04-10T10:31:00Z">
            <w:rPr>
              <w:rFonts w:ascii="Times New Roman" w:hAnsi="Times New Roman"/>
              <w:sz w:val="24"/>
              <w:szCs w:val="24"/>
            </w:rPr>
          </w:rPrChange>
        </w:rPr>
        <w:t>.</w:t>
      </w:r>
    </w:p>
    <w:p w:rsidR="00DD093B" w:rsidRPr="00194C1D" w:rsidRDefault="00DD093B" w:rsidP="00D20A24">
      <w:pPr>
        <w:rPr>
          <w:rFonts w:ascii="Times New Roman" w:hAnsi="Times New Roman" w:cs="Times New Roman"/>
          <w:sz w:val="24"/>
          <w:szCs w:val="24"/>
          <w:rPrChange w:id="1340" w:author="Owner" w:date="2017-04-10T10:31:00Z">
            <w:rPr>
              <w:rFonts w:ascii="Times New Roman" w:hAnsi="Times New Roman"/>
              <w:sz w:val="24"/>
              <w:szCs w:val="24"/>
            </w:rPr>
          </w:rPrChange>
        </w:rPr>
      </w:pPr>
      <w:r w:rsidRPr="00194C1D">
        <w:rPr>
          <w:rFonts w:ascii="Times New Roman" w:hAnsi="Times New Roman" w:cs="Times New Roman"/>
          <w:sz w:val="24"/>
          <w:szCs w:val="24"/>
          <w:rPrChange w:id="1341" w:author="Owner" w:date="2017-04-10T10:31:00Z">
            <w:rPr>
              <w:rFonts w:ascii="Times New Roman" w:hAnsi="Times New Roman"/>
              <w:sz w:val="24"/>
              <w:szCs w:val="24"/>
            </w:rPr>
          </w:rPrChange>
        </w:rPr>
        <w:t xml:space="preserve">Keeping track of the number of </w:t>
      </w:r>
      <w:del w:id="1342" w:author="Mark Armour" w:date="2017-04-04T11:57:00Z">
        <w:r w:rsidRPr="00194C1D" w:rsidDel="005B25B5">
          <w:rPr>
            <w:rFonts w:ascii="Times New Roman" w:hAnsi="Times New Roman" w:cs="Times New Roman"/>
            <w:sz w:val="24"/>
            <w:szCs w:val="24"/>
            <w:rPrChange w:id="1343"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344"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45" w:author="Owner" w:date="2017-04-10T10:31:00Z">
              <w:rPr>
                <w:rFonts w:ascii="Times New Roman" w:hAnsi="Times New Roman"/>
                <w:sz w:val="24"/>
                <w:szCs w:val="24"/>
              </w:rPr>
            </w:rPrChange>
          </w:rPr>
          <w:delText>smolt</w:delText>
        </w:r>
      </w:del>
      <w:del w:id="1346" w:author="Mark Armour" w:date="2017-04-04T11:58:00Z">
        <w:r w:rsidRPr="00194C1D" w:rsidDel="005B25B5">
          <w:rPr>
            <w:rFonts w:ascii="Times New Roman" w:hAnsi="Times New Roman" w:cs="Times New Roman"/>
            <w:sz w:val="24"/>
            <w:szCs w:val="24"/>
            <w:rPrChange w:id="1347" w:author="Owner" w:date="2017-04-10T10:31:00Z">
              <w:rPr>
                <w:rFonts w:ascii="Times New Roman" w:hAnsi="Times New Roman"/>
                <w:sz w:val="24"/>
                <w:szCs w:val="24"/>
              </w:rPr>
            </w:rPrChange>
          </w:rPr>
          <w:delText>s</w:delText>
        </w:r>
      </w:del>
      <w:ins w:id="1348" w:author="Mark Armour" w:date="2017-04-04T11:58:00Z">
        <w:r w:rsidR="005B25B5" w:rsidRPr="00194C1D">
          <w:rPr>
            <w:rFonts w:ascii="Times New Roman" w:hAnsi="Times New Roman" w:cs="Times New Roman"/>
            <w:sz w:val="24"/>
            <w:szCs w:val="24"/>
            <w:rPrChange w:id="134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50" w:author="Owner" w:date="2017-04-10T10:31:00Z">
            <w:rPr>
              <w:rFonts w:ascii="Times New Roman" w:hAnsi="Times New Roman"/>
              <w:sz w:val="24"/>
              <w:szCs w:val="24"/>
            </w:rPr>
          </w:rPrChange>
        </w:rPr>
        <w:t xml:space="preserve">, the age distribution of </w:t>
      </w:r>
      <w:del w:id="1351" w:author="Mark Armour" w:date="2017-04-04T11:57:00Z">
        <w:r w:rsidRPr="00194C1D" w:rsidDel="005B25B5">
          <w:rPr>
            <w:rFonts w:ascii="Times New Roman" w:hAnsi="Times New Roman" w:cs="Times New Roman"/>
            <w:sz w:val="24"/>
            <w:szCs w:val="24"/>
            <w:rPrChange w:id="1352"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353"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54" w:author="Owner" w:date="2017-04-10T10:31:00Z">
              <w:rPr>
                <w:rFonts w:ascii="Times New Roman" w:hAnsi="Times New Roman"/>
                <w:sz w:val="24"/>
                <w:szCs w:val="24"/>
              </w:rPr>
            </w:rPrChange>
          </w:rPr>
          <w:delText>smolt</w:delText>
        </w:r>
      </w:del>
      <w:del w:id="1355" w:author="Mark Armour" w:date="2017-04-04T11:58:00Z">
        <w:r w:rsidRPr="00194C1D" w:rsidDel="005B25B5">
          <w:rPr>
            <w:rFonts w:ascii="Times New Roman" w:hAnsi="Times New Roman" w:cs="Times New Roman"/>
            <w:sz w:val="24"/>
            <w:szCs w:val="24"/>
            <w:rPrChange w:id="1356" w:author="Owner" w:date="2017-04-10T10:31:00Z">
              <w:rPr>
                <w:rFonts w:ascii="Times New Roman" w:hAnsi="Times New Roman"/>
                <w:sz w:val="24"/>
                <w:szCs w:val="24"/>
              </w:rPr>
            </w:rPrChange>
          </w:rPr>
          <w:delText>s</w:delText>
        </w:r>
      </w:del>
      <w:ins w:id="1357" w:author="Mark Armour" w:date="2017-04-04T11:58:00Z">
        <w:r w:rsidR="005B25B5" w:rsidRPr="00194C1D">
          <w:rPr>
            <w:rFonts w:ascii="Times New Roman" w:hAnsi="Times New Roman" w:cs="Times New Roman"/>
            <w:sz w:val="24"/>
            <w:szCs w:val="24"/>
            <w:rPrChange w:id="135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59" w:author="Owner" w:date="2017-04-10T10:31:00Z">
            <w:rPr>
              <w:rFonts w:ascii="Times New Roman" w:hAnsi="Times New Roman"/>
              <w:sz w:val="24"/>
              <w:szCs w:val="24"/>
            </w:rPr>
          </w:rPrChange>
        </w:rPr>
        <w:t xml:space="preserve">, etc. presents some difficulties.  We must assume, for example, that the capacity of a site for </w:t>
      </w:r>
      <w:del w:id="1360" w:author="Mark Armour" w:date="2017-04-04T11:57:00Z">
        <w:r w:rsidRPr="00194C1D" w:rsidDel="005B25B5">
          <w:rPr>
            <w:rFonts w:ascii="Times New Roman" w:hAnsi="Times New Roman" w:cs="Times New Roman"/>
            <w:sz w:val="24"/>
            <w:szCs w:val="24"/>
            <w:rPrChange w:id="1361" w:author="Owner" w:date="2017-04-10T10:31:00Z">
              <w:rPr>
                <w:rFonts w:ascii="Times New Roman" w:hAnsi="Times New Roman"/>
                <w:sz w:val="24"/>
                <w:szCs w:val="24"/>
              </w:rPr>
            </w:rPrChange>
          </w:rPr>
          <w:delText>pre-smolt</w:delText>
        </w:r>
      </w:del>
      <w:del w:id="1362" w:author="Mark Armour" w:date="2017-04-04T11:58:00Z">
        <w:r w:rsidRPr="00194C1D" w:rsidDel="005B25B5">
          <w:rPr>
            <w:rFonts w:ascii="Times New Roman" w:hAnsi="Times New Roman" w:cs="Times New Roman"/>
            <w:sz w:val="24"/>
            <w:szCs w:val="24"/>
            <w:rPrChange w:id="1363" w:author="Owner" w:date="2017-04-10T10:31:00Z">
              <w:rPr>
                <w:rFonts w:ascii="Times New Roman" w:hAnsi="Times New Roman"/>
                <w:sz w:val="24"/>
                <w:szCs w:val="24"/>
              </w:rPr>
            </w:rPrChange>
          </w:rPr>
          <w:delText>s</w:delText>
        </w:r>
      </w:del>
      <w:ins w:id="1364" w:author="Mark Armour" w:date="2017-04-04T11:58:00Z">
        <w:r w:rsidR="005B25B5" w:rsidRPr="00194C1D">
          <w:rPr>
            <w:rFonts w:ascii="Times New Roman" w:hAnsi="Times New Roman" w:cs="Times New Roman"/>
            <w:sz w:val="24"/>
            <w:szCs w:val="24"/>
            <w:rPrChange w:id="136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66" w:author="Owner" w:date="2017-04-10T10:31:00Z">
            <w:rPr>
              <w:rFonts w:ascii="Times New Roman" w:hAnsi="Times New Roman"/>
              <w:sz w:val="24"/>
              <w:szCs w:val="24"/>
            </w:rPr>
          </w:rPrChange>
        </w:rPr>
        <w:t xml:space="preserve"> is reduced if a greater percentage of </w:t>
      </w:r>
      <w:del w:id="1367" w:author="Mark Armour" w:date="2017-04-04T11:57:00Z">
        <w:r w:rsidRPr="00194C1D" w:rsidDel="005B25B5">
          <w:rPr>
            <w:rFonts w:ascii="Times New Roman" w:hAnsi="Times New Roman" w:cs="Times New Roman"/>
            <w:sz w:val="24"/>
            <w:szCs w:val="24"/>
            <w:rPrChange w:id="1368"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369"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70" w:author="Owner" w:date="2017-04-10T10:31:00Z">
              <w:rPr>
                <w:rFonts w:ascii="Times New Roman" w:hAnsi="Times New Roman"/>
                <w:sz w:val="24"/>
                <w:szCs w:val="24"/>
              </w:rPr>
            </w:rPrChange>
          </w:rPr>
          <w:delText>smolt</w:delText>
        </w:r>
      </w:del>
      <w:del w:id="1371" w:author="Mark Armour" w:date="2017-04-04T11:58:00Z">
        <w:r w:rsidRPr="00194C1D" w:rsidDel="005B25B5">
          <w:rPr>
            <w:rFonts w:ascii="Times New Roman" w:hAnsi="Times New Roman" w:cs="Times New Roman"/>
            <w:sz w:val="24"/>
            <w:szCs w:val="24"/>
            <w:rPrChange w:id="1372" w:author="Owner" w:date="2017-04-10T10:31:00Z">
              <w:rPr>
                <w:rFonts w:ascii="Times New Roman" w:hAnsi="Times New Roman"/>
                <w:sz w:val="24"/>
                <w:szCs w:val="24"/>
              </w:rPr>
            </w:rPrChange>
          </w:rPr>
          <w:delText>s</w:delText>
        </w:r>
      </w:del>
      <w:ins w:id="1373" w:author="Mark Armour" w:date="2017-04-04T11:58:00Z">
        <w:r w:rsidR="005B25B5" w:rsidRPr="00194C1D">
          <w:rPr>
            <w:rFonts w:ascii="Times New Roman" w:hAnsi="Times New Roman" w:cs="Times New Roman"/>
            <w:sz w:val="24"/>
            <w:szCs w:val="24"/>
            <w:rPrChange w:id="137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75" w:author="Owner" w:date="2017-04-10T10:31:00Z">
            <w:rPr>
              <w:rFonts w:ascii="Times New Roman" w:hAnsi="Times New Roman"/>
              <w:sz w:val="24"/>
              <w:szCs w:val="24"/>
            </w:rPr>
          </w:rPrChange>
        </w:rPr>
        <w:t xml:space="preserve"> are older and therefore larger.  And we must make some assumption about which fish</w:t>
      </w:r>
      <w:r w:rsidR="00182B19" w:rsidRPr="00194C1D">
        <w:rPr>
          <w:rFonts w:ascii="Times New Roman" w:hAnsi="Times New Roman" w:cs="Times New Roman"/>
          <w:sz w:val="24"/>
          <w:szCs w:val="24"/>
          <w:rPrChange w:id="1376" w:author="Owner" w:date="2017-04-10T10:31:00Z">
            <w:rPr>
              <w:rFonts w:ascii="Times New Roman" w:hAnsi="Times New Roman"/>
              <w:sz w:val="24"/>
              <w:szCs w:val="24"/>
            </w:rPr>
          </w:rPrChange>
        </w:rPr>
        <w:t>, attempting to enter or remain</w:t>
      </w:r>
      <w:r w:rsidRPr="00194C1D">
        <w:rPr>
          <w:rFonts w:ascii="Times New Roman" w:hAnsi="Times New Roman" w:cs="Times New Roman"/>
          <w:sz w:val="24"/>
          <w:szCs w:val="24"/>
          <w:rPrChange w:id="1377" w:author="Owner" w:date="2017-04-10T10:31:00Z">
            <w:rPr>
              <w:rFonts w:ascii="Times New Roman" w:hAnsi="Times New Roman"/>
              <w:sz w:val="24"/>
              <w:szCs w:val="24"/>
            </w:rPr>
          </w:rPrChange>
        </w:rPr>
        <w:t xml:space="preserve"> at the </w:t>
      </w:r>
      <w:del w:id="1378" w:author="Mark Armour" w:date="2017-04-04T11:57:00Z">
        <w:r w:rsidRPr="00194C1D" w:rsidDel="005B25B5">
          <w:rPr>
            <w:rFonts w:ascii="Times New Roman" w:hAnsi="Times New Roman" w:cs="Times New Roman"/>
            <w:sz w:val="24"/>
            <w:szCs w:val="24"/>
            <w:rPrChange w:id="1379" w:author="Owner" w:date="2017-04-10T10:31:00Z">
              <w:rPr>
                <w:rFonts w:ascii="Times New Roman" w:hAnsi="Times New Roman"/>
                <w:sz w:val="24"/>
                <w:szCs w:val="24"/>
              </w:rPr>
            </w:rPrChange>
          </w:rPr>
          <w:delText>pre-smolt</w:delText>
        </w:r>
      </w:del>
      <w:ins w:id="1380" w:author="Mark Armour" w:date="2017-04-04T11:57:00Z">
        <w:r w:rsidR="005B25B5" w:rsidRPr="00194C1D">
          <w:rPr>
            <w:rFonts w:ascii="Times New Roman" w:hAnsi="Times New Roman" w:cs="Times New Roman"/>
            <w:sz w:val="24"/>
            <w:szCs w:val="24"/>
            <w:rPrChange w:id="138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382" w:author="Owner" w:date="2017-04-10T10:31:00Z">
            <w:rPr>
              <w:rFonts w:ascii="Times New Roman" w:hAnsi="Times New Roman"/>
              <w:sz w:val="24"/>
              <w:szCs w:val="24"/>
            </w:rPr>
          </w:rPrChange>
        </w:rPr>
        <w:t xml:space="preserve"> life stage</w:t>
      </w:r>
      <w:r w:rsidR="00182B19" w:rsidRPr="00194C1D">
        <w:rPr>
          <w:rFonts w:ascii="Times New Roman" w:hAnsi="Times New Roman" w:cs="Times New Roman"/>
          <w:sz w:val="24"/>
          <w:szCs w:val="24"/>
          <w:rPrChange w:id="1383"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384" w:author="Owner" w:date="2017-04-10T10:31:00Z">
            <w:rPr>
              <w:rFonts w:ascii="Times New Roman" w:hAnsi="Times New Roman"/>
              <w:sz w:val="24"/>
              <w:szCs w:val="24"/>
            </w:rPr>
          </w:rPrChange>
        </w:rPr>
        <w:t xml:space="preserve"> will compete successfully for the limited capacity.</w:t>
      </w:r>
      <w:r w:rsidR="00CD3D83" w:rsidRPr="00194C1D">
        <w:rPr>
          <w:rFonts w:ascii="Times New Roman" w:hAnsi="Times New Roman" w:cs="Times New Roman"/>
          <w:sz w:val="24"/>
          <w:szCs w:val="24"/>
          <w:rPrChange w:id="1385"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386" w:author="Owner" w:date="2017-04-10T10:31:00Z">
            <w:rPr>
              <w:rFonts w:ascii="Times New Roman" w:hAnsi="Times New Roman"/>
              <w:sz w:val="24"/>
              <w:szCs w:val="24"/>
            </w:rPr>
          </w:rPrChange>
        </w:rPr>
        <w:t>The watershed model deals with these complexities in the following manner.</w:t>
      </w:r>
    </w:p>
    <w:p w:rsidR="00DD093B" w:rsidRPr="00194C1D" w:rsidRDefault="00DD093B" w:rsidP="00D20A24">
      <w:pPr>
        <w:rPr>
          <w:rFonts w:ascii="Times New Roman" w:hAnsi="Times New Roman" w:cs="Times New Roman"/>
          <w:sz w:val="24"/>
          <w:szCs w:val="24"/>
          <w:rPrChange w:id="1387" w:author="Owner" w:date="2017-04-10T10:31:00Z">
            <w:rPr>
              <w:rFonts w:ascii="Times New Roman" w:hAnsi="Times New Roman"/>
              <w:sz w:val="24"/>
              <w:szCs w:val="24"/>
            </w:rPr>
          </w:rPrChange>
        </w:rPr>
      </w:pPr>
      <w:r w:rsidRPr="00194C1D">
        <w:rPr>
          <w:rFonts w:ascii="Times New Roman" w:hAnsi="Times New Roman" w:cs="Times New Roman"/>
          <w:sz w:val="24"/>
          <w:szCs w:val="24"/>
          <w:rPrChange w:id="1388" w:author="Owner" w:date="2017-04-10T10:31:00Z">
            <w:rPr>
              <w:rFonts w:ascii="Times New Roman" w:hAnsi="Times New Roman"/>
              <w:sz w:val="24"/>
              <w:szCs w:val="24"/>
            </w:rPr>
          </w:rPrChange>
        </w:rPr>
        <w:t>First, a variable N5</w:t>
      </w:r>
      <w:ins w:id="1389" w:author="Mark Armour" w:date="2017-04-04T12:04:00Z">
        <w:r w:rsidR="004F4160" w:rsidRPr="00194C1D">
          <w:rPr>
            <w:rFonts w:ascii="Times New Roman" w:hAnsi="Times New Roman" w:cs="Times New Roman"/>
            <w:sz w:val="24"/>
            <w:szCs w:val="24"/>
            <w:rPrChange w:id="1390" w:author="Owner" w:date="2017-04-10T10:31:00Z">
              <w:rPr>
                <w:rFonts w:ascii="Times New Roman" w:hAnsi="Times New Roman"/>
                <w:sz w:val="24"/>
                <w:szCs w:val="24"/>
              </w:rPr>
            </w:rPrChange>
          </w:rPr>
          <w:t>_FISH</w:t>
        </w:r>
      </w:ins>
      <w:r w:rsidRPr="00194C1D">
        <w:rPr>
          <w:rFonts w:ascii="Times New Roman" w:hAnsi="Times New Roman" w:cs="Times New Roman"/>
          <w:sz w:val="24"/>
          <w:szCs w:val="24"/>
          <w:rPrChange w:id="1391" w:author="Owner" w:date="2017-04-10T10:31:00Z">
            <w:rPr>
              <w:rFonts w:ascii="Times New Roman" w:hAnsi="Times New Roman"/>
              <w:sz w:val="24"/>
              <w:szCs w:val="24"/>
            </w:rPr>
          </w:rPrChange>
        </w:rPr>
        <w:t xml:space="preserve"> has been created just to account for </w:t>
      </w:r>
      <w:del w:id="1392" w:author="Mark Armour" w:date="2017-04-04T11:57:00Z">
        <w:r w:rsidRPr="00194C1D" w:rsidDel="005B25B5">
          <w:rPr>
            <w:rFonts w:ascii="Times New Roman" w:hAnsi="Times New Roman" w:cs="Times New Roman"/>
            <w:sz w:val="24"/>
            <w:szCs w:val="24"/>
            <w:rPrChange w:id="1393" w:author="Owner" w:date="2017-04-10T10:31:00Z">
              <w:rPr>
                <w:rFonts w:ascii="Times New Roman" w:hAnsi="Times New Roman"/>
                <w:sz w:val="24"/>
                <w:szCs w:val="24"/>
              </w:rPr>
            </w:rPrChange>
          </w:rPr>
          <w:delText>pre</w:delText>
        </w:r>
        <w:r w:rsidR="00182B19" w:rsidRPr="00194C1D" w:rsidDel="005B25B5">
          <w:rPr>
            <w:rFonts w:ascii="Times New Roman" w:hAnsi="Times New Roman" w:cs="Times New Roman"/>
            <w:sz w:val="24"/>
            <w:szCs w:val="24"/>
            <w:rPrChange w:id="1394"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395" w:author="Owner" w:date="2017-04-10T10:31:00Z">
              <w:rPr>
                <w:rFonts w:ascii="Times New Roman" w:hAnsi="Times New Roman"/>
                <w:sz w:val="24"/>
                <w:szCs w:val="24"/>
              </w:rPr>
            </w:rPrChange>
          </w:rPr>
          <w:delText>smolt</w:delText>
        </w:r>
      </w:del>
      <w:del w:id="1396" w:author="Mark Armour" w:date="2017-04-04T11:58:00Z">
        <w:r w:rsidRPr="00194C1D" w:rsidDel="005B25B5">
          <w:rPr>
            <w:rFonts w:ascii="Times New Roman" w:hAnsi="Times New Roman" w:cs="Times New Roman"/>
            <w:sz w:val="24"/>
            <w:szCs w:val="24"/>
            <w:rPrChange w:id="1397" w:author="Owner" w:date="2017-04-10T10:31:00Z">
              <w:rPr>
                <w:rFonts w:ascii="Times New Roman" w:hAnsi="Times New Roman"/>
                <w:sz w:val="24"/>
                <w:szCs w:val="24"/>
              </w:rPr>
            </w:rPrChange>
          </w:rPr>
          <w:delText>s</w:delText>
        </w:r>
      </w:del>
      <w:ins w:id="1398" w:author="Mark Armour" w:date="2017-04-04T11:58:00Z">
        <w:r w:rsidR="005B25B5" w:rsidRPr="00194C1D">
          <w:rPr>
            <w:rFonts w:ascii="Times New Roman" w:hAnsi="Times New Roman" w:cs="Times New Roman"/>
            <w:sz w:val="24"/>
            <w:szCs w:val="24"/>
            <w:rPrChange w:id="139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00" w:author="Owner" w:date="2017-04-10T10:31:00Z">
            <w:rPr>
              <w:rFonts w:ascii="Times New Roman" w:hAnsi="Times New Roman"/>
              <w:sz w:val="24"/>
              <w:szCs w:val="24"/>
            </w:rPr>
          </w:rPrChange>
        </w:rPr>
        <w:t xml:space="preserve"> by </w:t>
      </w:r>
      <w:del w:id="1401" w:author="Mark Armour" w:date="2017-04-04T11:57:00Z">
        <w:r w:rsidR="00182B19" w:rsidRPr="00194C1D" w:rsidDel="005B25B5">
          <w:rPr>
            <w:rFonts w:ascii="Times New Roman" w:hAnsi="Times New Roman" w:cs="Times New Roman"/>
            <w:sz w:val="24"/>
            <w:szCs w:val="24"/>
            <w:rPrChange w:id="1402" w:author="Owner" w:date="2017-04-10T10:31:00Z">
              <w:rPr>
                <w:rFonts w:ascii="Times New Roman" w:hAnsi="Times New Roman"/>
                <w:sz w:val="24"/>
                <w:szCs w:val="24"/>
              </w:rPr>
            </w:rPrChange>
          </w:rPr>
          <w:delText>pre-smolt</w:delText>
        </w:r>
      </w:del>
      <w:ins w:id="1403" w:author="Mark Armour" w:date="2017-04-04T11:57:00Z">
        <w:r w:rsidR="005B25B5" w:rsidRPr="00194C1D">
          <w:rPr>
            <w:rFonts w:ascii="Times New Roman" w:hAnsi="Times New Roman" w:cs="Times New Roman"/>
            <w:sz w:val="24"/>
            <w:szCs w:val="24"/>
            <w:rPrChange w:id="1404"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405"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406" w:author="Owner" w:date="2017-04-10T10:31:00Z">
            <w:rPr>
              <w:rFonts w:ascii="Times New Roman" w:hAnsi="Times New Roman"/>
              <w:sz w:val="24"/>
              <w:szCs w:val="24"/>
            </w:rPr>
          </w:rPrChange>
        </w:rPr>
        <w:t>age</w:t>
      </w:r>
      <w:r w:rsidR="00182B19" w:rsidRPr="00194C1D">
        <w:rPr>
          <w:rFonts w:ascii="Times New Roman" w:hAnsi="Times New Roman" w:cs="Times New Roman"/>
          <w:sz w:val="24"/>
          <w:szCs w:val="24"/>
          <w:rPrChange w:id="1407" w:author="Owner" w:date="2017-04-10T10:31:00Z">
            <w:rPr>
              <w:rFonts w:ascii="Times New Roman" w:hAnsi="Times New Roman"/>
              <w:sz w:val="24"/>
              <w:szCs w:val="24"/>
            </w:rPr>
          </w:rPrChange>
        </w:rPr>
        <w:t xml:space="preserve"> (i.e. the number of time steps a fish has remained as a </w:t>
      </w:r>
      <w:del w:id="1408" w:author="Mark Armour" w:date="2017-04-04T11:57:00Z">
        <w:r w:rsidR="00182B19" w:rsidRPr="00194C1D" w:rsidDel="005B25B5">
          <w:rPr>
            <w:rFonts w:ascii="Times New Roman" w:hAnsi="Times New Roman" w:cs="Times New Roman"/>
            <w:sz w:val="24"/>
            <w:szCs w:val="24"/>
            <w:rPrChange w:id="1409" w:author="Owner" w:date="2017-04-10T10:31:00Z">
              <w:rPr>
                <w:rFonts w:ascii="Times New Roman" w:hAnsi="Times New Roman"/>
                <w:sz w:val="24"/>
                <w:szCs w:val="24"/>
              </w:rPr>
            </w:rPrChange>
          </w:rPr>
          <w:delText>pre-smolt</w:delText>
        </w:r>
      </w:del>
      <w:ins w:id="1410" w:author="Mark Armour" w:date="2017-04-04T11:57:00Z">
        <w:r w:rsidR="005B25B5" w:rsidRPr="00194C1D">
          <w:rPr>
            <w:rFonts w:ascii="Times New Roman" w:hAnsi="Times New Roman" w:cs="Times New Roman"/>
            <w:sz w:val="24"/>
            <w:szCs w:val="24"/>
            <w:rPrChange w:id="1411"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412"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413" w:author="Owner" w:date="2017-04-10T10:31:00Z">
            <w:rPr>
              <w:rFonts w:ascii="Times New Roman" w:hAnsi="Times New Roman"/>
              <w:sz w:val="24"/>
              <w:szCs w:val="24"/>
            </w:rPr>
          </w:rPrChange>
        </w:rPr>
        <w:t xml:space="preserve">.  </w:t>
      </w:r>
      <w:ins w:id="1414" w:author="Mark Armour" w:date="2017-04-04T12:04:00Z">
        <w:r w:rsidR="004F4160" w:rsidRPr="00194C1D">
          <w:rPr>
            <w:rFonts w:ascii="Times New Roman" w:hAnsi="Times New Roman" w:cs="Times New Roman"/>
            <w:sz w:val="24"/>
            <w:szCs w:val="24"/>
            <w:rPrChange w:id="1415" w:author="Owner" w:date="2017-04-10T10:31:00Z">
              <w:rPr>
                <w:rFonts w:ascii="Times New Roman" w:hAnsi="Times New Roman"/>
                <w:sz w:val="24"/>
                <w:szCs w:val="24"/>
              </w:rPr>
            </w:rPrChange>
          </w:rPr>
          <w:t>N5_</w:t>
        </w:r>
        <w:proofErr w:type="gramStart"/>
        <w:r w:rsidR="004F4160" w:rsidRPr="00194C1D">
          <w:rPr>
            <w:rFonts w:ascii="Times New Roman" w:hAnsi="Times New Roman" w:cs="Times New Roman"/>
            <w:sz w:val="24"/>
            <w:szCs w:val="24"/>
            <w:rPrChange w:id="1416" w:author="Owner" w:date="2017-04-10T10:31:00Z">
              <w:rPr>
                <w:rFonts w:ascii="Times New Roman" w:hAnsi="Times New Roman"/>
                <w:sz w:val="24"/>
                <w:szCs w:val="24"/>
              </w:rPr>
            </w:rPrChange>
          </w:rPr>
          <w:t>FISH</w:t>
        </w:r>
      </w:ins>
      <w:proofErr w:type="gramEnd"/>
      <w:del w:id="1417" w:author="Mark Armour" w:date="2017-04-04T12:04:00Z">
        <w:r w:rsidRPr="00194C1D" w:rsidDel="004F4160">
          <w:rPr>
            <w:rFonts w:ascii="Times New Roman" w:hAnsi="Times New Roman" w:cs="Times New Roman"/>
            <w:sz w:val="24"/>
            <w:szCs w:val="24"/>
            <w:rPrChange w:id="1418" w:author="Owner" w:date="2017-04-10T10:31:00Z">
              <w:rPr>
                <w:rFonts w:ascii="Times New Roman" w:hAnsi="Times New Roman"/>
                <w:sz w:val="24"/>
                <w:szCs w:val="24"/>
              </w:rPr>
            </w:rPrChange>
          </w:rPr>
          <w:delText>N5</w:delText>
        </w:r>
      </w:del>
      <w:r w:rsidRPr="00194C1D">
        <w:rPr>
          <w:rFonts w:ascii="Times New Roman" w:hAnsi="Times New Roman" w:cs="Times New Roman"/>
          <w:sz w:val="24"/>
          <w:szCs w:val="24"/>
          <w:rPrChange w:id="1419" w:author="Owner" w:date="2017-04-10T10:31:00Z">
            <w:rPr>
              <w:rFonts w:ascii="Times New Roman" w:hAnsi="Times New Roman"/>
              <w:sz w:val="24"/>
              <w:szCs w:val="24"/>
            </w:rPr>
          </w:rPrChange>
        </w:rPr>
        <w:t xml:space="preserve">[k, i5, t,] is the number of </w:t>
      </w:r>
      <w:del w:id="1420" w:author="Mark Armour" w:date="2017-04-04T11:57:00Z">
        <w:r w:rsidRPr="00194C1D" w:rsidDel="005B25B5">
          <w:rPr>
            <w:rFonts w:ascii="Times New Roman" w:hAnsi="Times New Roman" w:cs="Times New Roman"/>
            <w:sz w:val="24"/>
            <w:szCs w:val="24"/>
            <w:rPrChange w:id="1421" w:author="Owner" w:date="2017-04-10T10:31:00Z">
              <w:rPr>
                <w:rFonts w:ascii="Times New Roman" w:hAnsi="Times New Roman"/>
                <w:sz w:val="24"/>
                <w:szCs w:val="24"/>
              </w:rPr>
            </w:rPrChange>
          </w:rPr>
          <w:lastRenderedPageBreak/>
          <w:delText>pre</w:delText>
        </w:r>
        <w:r w:rsidR="00182B19" w:rsidRPr="00194C1D" w:rsidDel="005B25B5">
          <w:rPr>
            <w:rFonts w:ascii="Times New Roman" w:hAnsi="Times New Roman" w:cs="Times New Roman"/>
            <w:sz w:val="24"/>
            <w:szCs w:val="24"/>
            <w:rPrChange w:id="1422"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423" w:author="Owner" w:date="2017-04-10T10:31:00Z">
              <w:rPr>
                <w:rFonts w:ascii="Times New Roman" w:hAnsi="Times New Roman"/>
                <w:sz w:val="24"/>
                <w:szCs w:val="24"/>
              </w:rPr>
            </w:rPrChange>
          </w:rPr>
          <w:delText>smolt</w:delText>
        </w:r>
      </w:del>
      <w:del w:id="1424" w:author="Mark Armour" w:date="2017-04-04T11:58:00Z">
        <w:r w:rsidRPr="00194C1D" w:rsidDel="005B25B5">
          <w:rPr>
            <w:rFonts w:ascii="Times New Roman" w:hAnsi="Times New Roman" w:cs="Times New Roman"/>
            <w:sz w:val="24"/>
            <w:szCs w:val="24"/>
            <w:rPrChange w:id="1425" w:author="Owner" w:date="2017-04-10T10:31:00Z">
              <w:rPr>
                <w:rFonts w:ascii="Times New Roman" w:hAnsi="Times New Roman"/>
                <w:sz w:val="24"/>
                <w:szCs w:val="24"/>
              </w:rPr>
            </w:rPrChange>
          </w:rPr>
          <w:delText>s</w:delText>
        </w:r>
      </w:del>
      <w:ins w:id="1426" w:author="Mark Armour" w:date="2017-04-04T11:58:00Z">
        <w:r w:rsidR="005B25B5" w:rsidRPr="00194C1D">
          <w:rPr>
            <w:rFonts w:ascii="Times New Roman" w:hAnsi="Times New Roman" w:cs="Times New Roman"/>
            <w:sz w:val="24"/>
            <w:szCs w:val="24"/>
            <w:rPrChange w:id="142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28" w:author="Owner" w:date="2017-04-10T10:31:00Z">
            <w:rPr>
              <w:rFonts w:ascii="Times New Roman" w:hAnsi="Times New Roman"/>
              <w:sz w:val="24"/>
              <w:szCs w:val="24"/>
            </w:rPr>
          </w:rPrChange>
        </w:rPr>
        <w:t xml:space="preserve"> at site k, at “</w:t>
      </w:r>
      <w:del w:id="1429" w:author="Mark Armour" w:date="2017-04-04T11:57:00Z">
        <w:r w:rsidRPr="00194C1D" w:rsidDel="005B25B5">
          <w:rPr>
            <w:rFonts w:ascii="Times New Roman" w:hAnsi="Times New Roman" w:cs="Times New Roman"/>
            <w:sz w:val="24"/>
            <w:szCs w:val="24"/>
            <w:rPrChange w:id="1430"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31"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432" w:author="Owner" w:date="2017-04-10T10:31:00Z">
              <w:rPr>
                <w:rFonts w:ascii="Times New Roman" w:hAnsi="Times New Roman"/>
                <w:sz w:val="24"/>
                <w:szCs w:val="24"/>
              </w:rPr>
            </w:rPrChange>
          </w:rPr>
          <w:delText>smolt</w:delText>
        </w:r>
      </w:del>
      <w:ins w:id="1433" w:author="Mark Armour" w:date="2017-04-04T11:57:00Z">
        <w:r w:rsidR="005B25B5" w:rsidRPr="00194C1D">
          <w:rPr>
            <w:rFonts w:ascii="Times New Roman" w:hAnsi="Times New Roman" w:cs="Times New Roman"/>
            <w:sz w:val="24"/>
            <w:szCs w:val="24"/>
            <w:rPrChange w:id="143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35" w:author="Owner" w:date="2017-04-10T10:31:00Z">
            <w:rPr>
              <w:rFonts w:ascii="Times New Roman" w:hAnsi="Times New Roman"/>
              <w:sz w:val="24"/>
              <w:szCs w:val="24"/>
            </w:rPr>
          </w:rPrChange>
        </w:rPr>
        <w:t xml:space="preserve"> age” i5, for year t.  (The “5” was used as </w:t>
      </w:r>
      <w:del w:id="1436" w:author="Mark Armour" w:date="2017-04-04T11:57:00Z">
        <w:r w:rsidRPr="00194C1D" w:rsidDel="005B25B5">
          <w:rPr>
            <w:rFonts w:ascii="Times New Roman" w:hAnsi="Times New Roman" w:cs="Times New Roman"/>
            <w:sz w:val="24"/>
            <w:szCs w:val="24"/>
            <w:rPrChange w:id="1437" w:author="Owner" w:date="2017-04-10T10:31:00Z">
              <w:rPr>
                <w:rFonts w:ascii="Times New Roman" w:hAnsi="Times New Roman"/>
                <w:sz w:val="24"/>
                <w:szCs w:val="24"/>
              </w:rPr>
            </w:rPrChange>
          </w:rPr>
          <w:delText>pre-smolt</w:delText>
        </w:r>
      </w:del>
      <w:proofErr w:type="gramStart"/>
      <w:ins w:id="1438" w:author="Mark Armour" w:date="2017-04-04T11:57:00Z">
        <w:r w:rsidR="005B25B5" w:rsidRPr="00194C1D">
          <w:rPr>
            <w:rFonts w:ascii="Times New Roman" w:hAnsi="Times New Roman" w:cs="Times New Roman"/>
            <w:sz w:val="24"/>
            <w:szCs w:val="24"/>
            <w:rPrChange w:id="1439" w:author="Owner" w:date="2017-04-10T10:31:00Z">
              <w:rPr>
                <w:rFonts w:ascii="Times New Roman" w:hAnsi="Times New Roman"/>
                <w:sz w:val="24"/>
                <w:szCs w:val="24"/>
              </w:rPr>
            </w:rPrChange>
          </w:rPr>
          <w:t>One-</w:t>
        </w:r>
        <w:proofErr w:type="gramEnd"/>
        <w:r w:rsidR="005B25B5" w:rsidRPr="00194C1D">
          <w:rPr>
            <w:rFonts w:ascii="Times New Roman" w:hAnsi="Times New Roman" w:cs="Times New Roman"/>
            <w:sz w:val="24"/>
            <w:szCs w:val="24"/>
            <w:rPrChange w:id="1440" w:author="Owner" w:date="2017-04-10T10:31:00Z">
              <w:rPr>
                <w:rFonts w:ascii="Times New Roman" w:hAnsi="Times New Roman"/>
                <w:sz w:val="24"/>
                <w:szCs w:val="24"/>
              </w:rPr>
            </w:rPrChange>
          </w:rPr>
          <w:t>Plus</w:t>
        </w:r>
      </w:ins>
      <w:r w:rsidRPr="00194C1D">
        <w:rPr>
          <w:rFonts w:ascii="Times New Roman" w:hAnsi="Times New Roman" w:cs="Times New Roman"/>
          <w:sz w:val="24"/>
          <w:szCs w:val="24"/>
          <w:rPrChange w:id="1441" w:author="Owner" w:date="2017-04-10T10:31:00Z">
            <w:rPr>
              <w:rFonts w:ascii="Times New Roman" w:hAnsi="Times New Roman"/>
              <w:sz w:val="24"/>
              <w:szCs w:val="24"/>
            </w:rPr>
          </w:rPrChange>
        </w:rPr>
        <w:t xml:space="preserve"> is the 5</w:t>
      </w:r>
      <w:r w:rsidRPr="00194C1D">
        <w:rPr>
          <w:rFonts w:ascii="Times New Roman" w:hAnsi="Times New Roman" w:cs="Times New Roman"/>
          <w:sz w:val="24"/>
          <w:szCs w:val="24"/>
          <w:vertAlign w:val="superscript"/>
          <w:rPrChange w:id="1442" w:author="Owner" w:date="2017-04-10T10:31:00Z">
            <w:rPr>
              <w:rFonts w:ascii="Times New Roman" w:hAnsi="Times New Roman"/>
              <w:sz w:val="24"/>
              <w:szCs w:val="24"/>
              <w:vertAlign w:val="superscript"/>
            </w:rPr>
          </w:rPrChange>
        </w:rPr>
        <w:t>th</w:t>
      </w:r>
      <w:r w:rsidRPr="00194C1D">
        <w:rPr>
          <w:rFonts w:ascii="Times New Roman" w:hAnsi="Times New Roman" w:cs="Times New Roman"/>
          <w:sz w:val="24"/>
          <w:szCs w:val="24"/>
          <w:rPrChange w:id="1443" w:author="Owner" w:date="2017-04-10T10:31:00Z">
            <w:rPr>
              <w:rFonts w:ascii="Times New Roman" w:hAnsi="Times New Roman"/>
              <w:sz w:val="24"/>
              <w:szCs w:val="24"/>
            </w:rPr>
          </w:rPrChange>
        </w:rPr>
        <w:t xml:space="preserve"> life cycle tracked in the model).  i5=1 indicates a “new” </w:t>
      </w:r>
      <w:del w:id="1444" w:author="Mark Armour" w:date="2017-04-04T11:57:00Z">
        <w:r w:rsidRPr="00194C1D" w:rsidDel="005B25B5">
          <w:rPr>
            <w:rFonts w:ascii="Times New Roman" w:hAnsi="Times New Roman" w:cs="Times New Roman"/>
            <w:sz w:val="24"/>
            <w:szCs w:val="24"/>
            <w:rPrChange w:id="1445"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46" w:author="Owner" w:date="2017-04-10T10:31:00Z">
              <w:rPr>
                <w:rFonts w:ascii="Times New Roman" w:hAnsi="Times New Roman"/>
                <w:sz w:val="24"/>
                <w:szCs w:val="24"/>
              </w:rPr>
            </w:rPrChange>
          </w:rPr>
          <w:delText>-</w:delText>
        </w:r>
        <w:r w:rsidR="00182B19" w:rsidRPr="00194C1D" w:rsidDel="005B25B5">
          <w:rPr>
            <w:rFonts w:ascii="Times New Roman" w:hAnsi="Times New Roman" w:cs="Times New Roman"/>
            <w:sz w:val="24"/>
            <w:szCs w:val="24"/>
            <w:rPrChange w:id="1447" w:author="Owner" w:date="2017-04-10T10:31:00Z">
              <w:rPr>
                <w:rFonts w:ascii="Times New Roman" w:hAnsi="Times New Roman"/>
                <w:sz w:val="24"/>
                <w:szCs w:val="24"/>
              </w:rPr>
            </w:rPrChange>
          </w:rPr>
          <w:delText>smolt</w:delText>
        </w:r>
      </w:del>
      <w:ins w:id="1448" w:author="Mark Armour" w:date="2017-04-04T11:57:00Z">
        <w:r w:rsidR="005B25B5" w:rsidRPr="00194C1D">
          <w:rPr>
            <w:rFonts w:ascii="Times New Roman" w:hAnsi="Times New Roman" w:cs="Times New Roman"/>
            <w:sz w:val="24"/>
            <w:szCs w:val="24"/>
            <w:rPrChange w:id="1449" w:author="Owner" w:date="2017-04-10T10:31:00Z">
              <w:rPr>
                <w:rFonts w:ascii="Times New Roman" w:hAnsi="Times New Roman"/>
                <w:sz w:val="24"/>
                <w:szCs w:val="24"/>
              </w:rPr>
            </w:rPrChange>
          </w:rPr>
          <w:t>One-Plus</w:t>
        </w:r>
      </w:ins>
      <w:r w:rsidR="00182B19" w:rsidRPr="00194C1D">
        <w:rPr>
          <w:rFonts w:ascii="Times New Roman" w:hAnsi="Times New Roman" w:cs="Times New Roman"/>
          <w:sz w:val="24"/>
          <w:szCs w:val="24"/>
          <w:rPrChange w:id="1450" w:author="Owner" w:date="2017-04-10T10:31:00Z">
            <w:rPr>
              <w:rFonts w:ascii="Times New Roman" w:hAnsi="Times New Roman"/>
              <w:sz w:val="24"/>
              <w:szCs w:val="24"/>
            </w:rPr>
          </w:rPrChange>
        </w:rPr>
        <w:t xml:space="preserve"> (just progressed to </w:t>
      </w:r>
      <w:del w:id="1451" w:author="Mark Armour" w:date="2017-04-04T11:57:00Z">
        <w:r w:rsidR="00182B19" w:rsidRPr="00194C1D" w:rsidDel="005B25B5">
          <w:rPr>
            <w:rFonts w:ascii="Times New Roman" w:hAnsi="Times New Roman" w:cs="Times New Roman"/>
            <w:sz w:val="24"/>
            <w:szCs w:val="24"/>
            <w:rPrChange w:id="1452" w:author="Owner" w:date="2017-04-10T10:31:00Z">
              <w:rPr>
                <w:rFonts w:ascii="Times New Roman" w:hAnsi="Times New Roman"/>
                <w:sz w:val="24"/>
                <w:szCs w:val="24"/>
              </w:rPr>
            </w:rPrChange>
          </w:rPr>
          <w:delText>pre-smolt</w:delText>
        </w:r>
      </w:del>
      <w:ins w:id="1453" w:author="Mark Armour" w:date="2017-04-04T11:57:00Z">
        <w:r w:rsidR="005B25B5" w:rsidRPr="00194C1D">
          <w:rPr>
            <w:rFonts w:ascii="Times New Roman" w:hAnsi="Times New Roman" w:cs="Times New Roman"/>
            <w:sz w:val="24"/>
            <w:szCs w:val="24"/>
            <w:rPrChange w:id="145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55" w:author="Owner" w:date="2017-04-10T10:31:00Z">
            <w:rPr>
              <w:rFonts w:ascii="Times New Roman" w:hAnsi="Times New Roman"/>
              <w:sz w:val="24"/>
              <w:szCs w:val="24"/>
            </w:rPr>
          </w:rPrChange>
        </w:rPr>
        <w:t xml:space="preserve"> </w:t>
      </w:r>
      <w:r w:rsidR="00182B19" w:rsidRPr="00194C1D">
        <w:rPr>
          <w:rFonts w:ascii="Times New Roman" w:hAnsi="Times New Roman" w:cs="Times New Roman"/>
          <w:sz w:val="24"/>
          <w:szCs w:val="24"/>
          <w:rPrChange w:id="1456" w:author="Owner" w:date="2017-04-10T10:31:00Z">
            <w:rPr>
              <w:rFonts w:ascii="Times New Roman" w:hAnsi="Times New Roman"/>
              <w:sz w:val="24"/>
              <w:szCs w:val="24"/>
            </w:rPr>
          </w:rPrChange>
        </w:rPr>
        <w:t xml:space="preserve">from </w:t>
      </w:r>
      <w:r w:rsidR="007D4745" w:rsidRPr="00194C1D">
        <w:rPr>
          <w:rFonts w:ascii="Times New Roman" w:hAnsi="Times New Roman" w:cs="Times New Roman"/>
          <w:sz w:val="24"/>
          <w:szCs w:val="24"/>
          <w:rPrChange w:id="1457" w:author="Owner" w:date="2017-04-10T10:31:00Z">
            <w:rPr>
              <w:rFonts w:ascii="Times New Roman" w:hAnsi="Times New Roman"/>
              <w:sz w:val="24"/>
              <w:szCs w:val="24"/>
            </w:rPr>
          </w:rPrChange>
        </w:rPr>
        <w:t>parr</w:t>
      </w:r>
      <w:r w:rsidR="00CD3D83" w:rsidRPr="00194C1D">
        <w:rPr>
          <w:rFonts w:ascii="Times New Roman" w:hAnsi="Times New Roman" w:cs="Times New Roman"/>
          <w:sz w:val="24"/>
          <w:szCs w:val="24"/>
          <w:rPrChange w:id="1458" w:author="Owner" w:date="2017-04-10T10:31:00Z">
            <w:rPr>
              <w:rFonts w:ascii="Times New Roman" w:hAnsi="Times New Roman"/>
              <w:sz w:val="24"/>
              <w:szCs w:val="24"/>
            </w:rPr>
          </w:rPrChange>
        </w:rPr>
        <w:t>), while i5=2 or greater indicate</w:t>
      </w:r>
      <w:r w:rsidRPr="00194C1D">
        <w:rPr>
          <w:rFonts w:ascii="Times New Roman" w:hAnsi="Times New Roman" w:cs="Times New Roman"/>
          <w:sz w:val="24"/>
          <w:szCs w:val="24"/>
          <w:rPrChange w:id="1459" w:author="Owner" w:date="2017-04-10T10:31:00Z">
            <w:rPr>
              <w:rFonts w:ascii="Times New Roman" w:hAnsi="Times New Roman"/>
              <w:sz w:val="24"/>
              <w:szCs w:val="24"/>
            </w:rPr>
          </w:rPrChange>
        </w:rPr>
        <w:t xml:space="preserve"> </w:t>
      </w:r>
      <w:del w:id="1460" w:author="Mark Armour" w:date="2017-04-04T11:57:00Z">
        <w:r w:rsidRPr="00194C1D" w:rsidDel="005B25B5">
          <w:rPr>
            <w:rFonts w:ascii="Times New Roman" w:hAnsi="Times New Roman" w:cs="Times New Roman"/>
            <w:sz w:val="24"/>
            <w:szCs w:val="24"/>
            <w:rPrChange w:id="1461"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62" w:author="Owner" w:date="2017-04-10T10:31:00Z">
              <w:rPr>
                <w:rFonts w:ascii="Times New Roman" w:hAnsi="Times New Roman"/>
                <w:sz w:val="24"/>
                <w:szCs w:val="24"/>
              </w:rPr>
            </w:rPrChange>
          </w:rPr>
          <w:delText>-smolt</w:delText>
        </w:r>
      </w:del>
      <w:del w:id="1463" w:author="Mark Armour" w:date="2017-04-04T11:58:00Z">
        <w:r w:rsidR="00CD3D83" w:rsidRPr="00194C1D" w:rsidDel="005B25B5">
          <w:rPr>
            <w:rFonts w:ascii="Times New Roman" w:hAnsi="Times New Roman" w:cs="Times New Roman"/>
            <w:sz w:val="24"/>
            <w:szCs w:val="24"/>
            <w:rPrChange w:id="1464" w:author="Owner" w:date="2017-04-10T10:31:00Z">
              <w:rPr>
                <w:rFonts w:ascii="Times New Roman" w:hAnsi="Times New Roman"/>
                <w:sz w:val="24"/>
                <w:szCs w:val="24"/>
              </w:rPr>
            </w:rPrChange>
          </w:rPr>
          <w:delText>s</w:delText>
        </w:r>
      </w:del>
      <w:ins w:id="1465" w:author="Mark Armour" w:date="2017-04-04T11:58:00Z">
        <w:r w:rsidR="005B25B5" w:rsidRPr="00194C1D">
          <w:rPr>
            <w:rFonts w:ascii="Times New Roman" w:hAnsi="Times New Roman" w:cs="Times New Roman"/>
            <w:sz w:val="24"/>
            <w:szCs w:val="24"/>
            <w:rPrChange w:id="1466" w:author="Owner" w:date="2017-04-10T10:31:00Z">
              <w:rPr>
                <w:rFonts w:ascii="Times New Roman" w:hAnsi="Times New Roman"/>
                <w:sz w:val="24"/>
                <w:szCs w:val="24"/>
              </w:rPr>
            </w:rPrChange>
          </w:rPr>
          <w:t>One-Plus</w:t>
        </w:r>
      </w:ins>
      <w:r w:rsidR="00CD3D83" w:rsidRPr="00194C1D">
        <w:rPr>
          <w:rFonts w:ascii="Times New Roman" w:hAnsi="Times New Roman" w:cs="Times New Roman"/>
          <w:sz w:val="24"/>
          <w:szCs w:val="24"/>
          <w:rPrChange w:id="1467" w:author="Owner" w:date="2017-04-10T10:31:00Z">
            <w:rPr>
              <w:rFonts w:ascii="Times New Roman" w:hAnsi="Times New Roman"/>
              <w:sz w:val="24"/>
              <w:szCs w:val="24"/>
            </w:rPr>
          </w:rPrChange>
        </w:rPr>
        <w:t xml:space="preserve"> that have remained </w:t>
      </w:r>
      <w:del w:id="1468" w:author="Mark Armour" w:date="2017-04-04T12:05:00Z">
        <w:r w:rsidRPr="00194C1D" w:rsidDel="004F4160">
          <w:rPr>
            <w:rFonts w:ascii="Times New Roman" w:hAnsi="Times New Roman" w:cs="Times New Roman"/>
            <w:sz w:val="24"/>
            <w:szCs w:val="24"/>
            <w:rPrChange w:id="1469" w:author="Owner" w:date="2017-04-10T10:31:00Z">
              <w:rPr>
                <w:rFonts w:ascii="Times New Roman" w:hAnsi="Times New Roman"/>
                <w:sz w:val="24"/>
                <w:szCs w:val="24"/>
              </w:rPr>
            </w:rPrChange>
          </w:rPr>
          <w:delText xml:space="preserve">additional </w:delText>
        </w:r>
      </w:del>
      <w:ins w:id="1470" w:author="Mark Armour" w:date="2017-04-04T12:05:00Z">
        <w:r w:rsidR="004F4160" w:rsidRPr="00194C1D">
          <w:rPr>
            <w:rFonts w:ascii="Times New Roman" w:hAnsi="Times New Roman" w:cs="Times New Roman"/>
            <w:sz w:val="24"/>
            <w:szCs w:val="24"/>
            <w:rPrChange w:id="1471" w:author="Owner" w:date="2017-04-10T10:31:00Z">
              <w:rPr>
                <w:rFonts w:ascii="Times New Roman" w:hAnsi="Times New Roman"/>
                <w:sz w:val="24"/>
                <w:szCs w:val="24"/>
              </w:rPr>
            </w:rPrChange>
          </w:rPr>
          <w:t xml:space="preserve">“i5-1” </w:t>
        </w:r>
      </w:ins>
      <w:r w:rsidRPr="00194C1D">
        <w:rPr>
          <w:rFonts w:ascii="Times New Roman" w:hAnsi="Times New Roman" w:cs="Times New Roman"/>
          <w:sz w:val="24"/>
          <w:szCs w:val="24"/>
          <w:rPrChange w:id="1472" w:author="Owner" w:date="2017-04-10T10:31:00Z">
            <w:rPr>
              <w:rFonts w:ascii="Times New Roman" w:hAnsi="Times New Roman"/>
              <w:sz w:val="24"/>
              <w:szCs w:val="24"/>
            </w:rPr>
          </w:rPrChange>
        </w:rPr>
        <w:t xml:space="preserve">years as </w:t>
      </w:r>
      <w:del w:id="1473" w:author="Mark Armour" w:date="2017-04-04T11:57:00Z">
        <w:r w:rsidRPr="00194C1D" w:rsidDel="005B25B5">
          <w:rPr>
            <w:rFonts w:ascii="Times New Roman" w:hAnsi="Times New Roman" w:cs="Times New Roman"/>
            <w:sz w:val="24"/>
            <w:szCs w:val="24"/>
            <w:rPrChange w:id="1474" w:author="Owner" w:date="2017-04-10T10:31:00Z">
              <w:rPr>
                <w:rFonts w:ascii="Times New Roman" w:hAnsi="Times New Roman"/>
                <w:sz w:val="24"/>
                <w:szCs w:val="24"/>
              </w:rPr>
            </w:rPrChange>
          </w:rPr>
          <w:delText>pre</w:delText>
        </w:r>
        <w:r w:rsidR="00CD3D83" w:rsidRPr="00194C1D" w:rsidDel="005B25B5">
          <w:rPr>
            <w:rFonts w:ascii="Times New Roman" w:hAnsi="Times New Roman" w:cs="Times New Roman"/>
            <w:sz w:val="24"/>
            <w:szCs w:val="24"/>
            <w:rPrChange w:id="1475"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1476" w:author="Owner" w:date="2017-04-10T10:31:00Z">
              <w:rPr>
                <w:rFonts w:ascii="Times New Roman" w:hAnsi="Times New Roman"/>
                <w:sz w:val="24"/>
                <w:szCs w:val="24"/>
              </w:rPr>
            </w:rPrChange>
          </w:rPr>
          <w:delText>smolt</w:delText>
        </w:r>
      </w:del>
      <w:del w:id="1477" w:author="Mark Armour" w:date="2017-04-04T11:58:00Z">
        <w:r w:rsidRPr="00194C1D" w:rsidDel="005B25B5">
          <w:rPr>
            <w:rFonts w:ascii="Times New Roman" w:hAnsi="Times New Roman" w:cs="Times New Roman"/>
            <w:sz w:val="24"/>
            <w:szCs w:val="24"/>
            <w:rPrChange w:id="1478" w:author="Owner" w:date="2017-04-10T10:31:00Z">
              <w:rPr>
                <w:rFonts w:ascii="Times New Roman" w:hAnsi="Times New Roman"/>
                <w:sz w:val="24"/>
                <w:szCs w:val="24"/>
              </w:rPr>
            </w:rPrChange>
          </w:rPr>
          <w:delText>s</w:delText>
        </w:r>
      </w:del>
      <w:ins w:id="1479" w:author="Mark Armour" w:date="2017-04-04T11:58:00Z">
        <w:r w:rsidR="005B25B5" w:rsidRPr="00194C1D">
          <w:rPr>
            <w:rFonts w:ascii="Times New Roman" w:hAnsi="Times New Roman" w:cs="Times New Roman"/>
            <w:sz w:val="24"/>
            <w:szCs w:val="24"/>
            <w:rPrChange w:id="1480"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481" w:author="Owner" w:date="2017-04-10T10:31:00Z">
            <w:rPr>
              <w:rFonts w:ascii="Times New Roman" w:hAnsi="Times New Roman"/>
              <w:sz w:val="24"/>
              <w:szCs w:val="24"/>
            </w:rPr>
          </w:rPrChange>
        </w:rPr>
        <w:t>.</w:t>
      </w:r>
    </w:p>
    <w:p w:rsidR="00DD093B" w:rsidRPr="00194C1D" w:rsidRDefault="00182B19" w:rsidP="00D20A24">
      <w:pPr>
        <w:rPr>
          <w:rFonts w:ascii="Times New Roman" w:hAnsi="Times New Roman" w:cs="Times New Roman"/>
          <w:sz w:val="24"/>
          <w:szCs w:val="24"/>
          <w:rPrChange w:id="1482" w:author="Owner" w:date="2017-04-10T10:31:00Z">
            <w:rPr>
              <w:rFonts w:ascii="Times New Roman" w:hAnsi="Times New Roman"/>
              <w:sz w:val="24"/>
              <w:szCs w:val="24"/>
            </w:rPr>
          </w:rPrChange>
        </w:rPr>
      </w:pPr>
      <w:proofErr w:type="gramStart"/>
      <w:r w:rsidRPr="00194C1D">
        <w:rPr>
          <w:rFonts w:ascii="Times New Roman" w:hAnsi="Times New Roman" w:cs="Times New Roman"/>
          <w:sz w:val="24"/>
          <w:szCs w:val="24"/>
          <w:rPrChange w:id="1483" w:author="Owner" w:date="2017-04-10T10:31:00Z">
            <w:rPr>
              <w:rFonts w:ascii="Times New Roman" w:hAnsi="Times New Roman"/>
              <w:sz w:val="24"/>
              <w:szCs w:val="24"/>
            </w:rPr>
          </w:rPrChange>
        </w:rPr>
        <w:t>N5.Psmolt[</w:t>
      </w:r>
      <w:proofErr w:type="gramEnd"/>
      <w:r w:rsidRPr="00194C1D">
        <w:rPr>
          <w:rFonts w:ascii="Times New Roman" w:hAnsi="Times New Roman" w:cs="Times New Roman"/>
          <w:sz w:val="24"/>
          <w:szCs w:val="24"/>
          <w:rPrChange w:id="1484" w:author="Owner" w:date="2017-04-10T10:31:00Z">
            <w:rPr>
              <w:rFonts w:ascii="Times New Roman" w:hAnsi="Times New Roman"/>
              <w:sz w:val="24"/>
              <w:szCs w:val="24"/>
            </w:rPr>
          </w:rPrChange>
        </w:rPr>
        <w:t>i5] is a user specified</w:t>
      </w:r>
      <w:r w:rsidR="00DD093B" w:rsidRPr="00194C1D">
        <w:rPr>
          <w:rFonts w:ascii="Times New Roman" w:hAnsi="Times New Roman" w:cs="Times New Roman"/>
          <w:sz w:val="24"/>
          <w:szCs w:val="24"/>
          <w:rPrChange w:id="1485" w:author="Owner" w:date="2017-04-10T10:31:00Z">
            <w:rPr>
              <w:rFonts w:ascii="Times New Roman" w:hAnsi="Times New Roman"/>
              <w:sz w:val="24"/>
              <w:szCs w:val="24"/>
            </w:rPr>
          </w:rPrChange>
        </w:rPr>
        <w:t xml:space="preserve"> input vector indicating the probability that a fish will move from </w:t>
      </w:r>
      <w:del w:id="1486" w:author="Mark Armour" w:date="2017-04-04T11:57:00Z">
        <w:r w:rsidR="00DD093B" w:rsidRPr="00194C1D" w:rsidDel="005B25B5">
          <w:rPr>
            <w:rFonts w:ascii="Times New Roman" w:hAnsi="Times New Roman" w:cs="Times New Roman"/>
            <w:sz w:val="24"/>
            <w:szCs w:val="24"/>
            <w:rPrChange w:id="1487" w:author="Owner" w:date="2017-04-10T10:31:00Z">
              <w:rPr>
                <w:rFonts w:ascii="Times New Roman" w:hAnsi="Times New Roman"/>
                <w:sz w:val="24"/>
                <w:szCs w:val="24"/>
              </w:rPr>
            </w:rPrChange>
          </w:rPr>
          <w:delText>pre-smolt</w:delText>
        </w:r>
      </w:del>
      <w:ins w:id="1488" w:author="Mark Armour" w:date="2017-04-04T11:57:00Z">
        <w:r w:rsidR="005B25B5" w:rsidRPr="00194C1D">
          <w:rPr>
            <w:rFonts w:ascii="Times New Roman" w:hAnsi="Times New Roman" w:cs="Times New Roman"/>
            <w:sz w:val="24"/>
            <w:szCs w:val="24"/>
            <w:rPrChange w:id="1489"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1490" w:author="Owner" w:date="2017-04-10T10:31:00Z">
            <w:rPr>
              <w:rFonts w:ascii="Times New Roman" w:hAnsi="Times New Roman"/>
              <w:sz w:val="24"/>
              <w:szCs w:val="24"/>
            </w:rPr>
          </w:rPrChange>
        </w:rPr>
        <w:t xml:space="preserve"> to smolt (i.e. attempt to migrate to the ocean) at </w:t>
      </w:r>
      <w:del w:id="1491" w:author="Mark Armour" w:date="2017-04-04T11:57:00Z">
        <w:r w:rsidR="00DD093B" w:rsidRPr="00194C1D" w:rsidDel="005B25B5">
          <w:rPr>
            <w:rFonts w:ascii="Times New Roman" w:hAnsi="Times New Roman" w:cs="Times New Roman"/>
            <w:sz w:val="24"/>
            <w:szCs w:val="24"/>
            <w:rPrChange w:id="1492" w:author="Owner" w:date="2017-04-10T10:31:00Z">
              <w:rPr>
                <w:rFonts w:ascii="Times New Roman" w:hAnsi="Times New Roman"/>
                <w:sz w:val="24"/>
                <w:szCs w:val="24"/>
              </w:rPr>
            </w:rPrChange>
          </w:rPr>
          <w:delText>pre-smolt</w:delText>
        </w:r>
      </w:del>
      <w:ins w:id="1493" w:author="Mark Armour" w:date="2017-04-04T11:57:00Z">
        <w:r w:rsidR="005B25B5" w:rsidRPr="00194C1D">
          <w:rPr>
            <w:rFonts w:ascii="Times New Roman" w:hAnsi="Times New Roman" w:cs="Times New Roman"/>
            <w:sz w:val="24"/>
            <w:szCs w:val="24"/>
            <w:rPrChange w:id="1494"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1495" w:author="Owner" w:date="2017-04-10T10:31:00Z">
            <w:rPr>
              <w:rFonts w:ascii="Times New Roman" w:hAnsi="Times New Roman"/>
              <w:sz w:val="24"/>
              <w:szCs w:val="24"/>
            </w:rPr>
          </w:rPrChange>
        </w:rPr>
        <w:t xml:space="preserve"> age i5.  For non-steelhead, this can simply be set to 1 for i5=1.  For steelhead, this may range from 0 to 1.</w:t>
      </w:r>
    </w:p>
    <w:p w:rsidR="003C386A" w:rsidRPr="00194C1D" w:rsidRDefault="00DD093B" w:rsidP="00D20A24">
      <w:pPr>
        <w:rPr>
          <w:rFonts w:ascii="Times New Roman" w:hAnsi="Times New Roman" w:cs="Times New Roman"/>
          <w:sz w:val="24"/>
          <w:szCs w:val="24"/>
          <w:rPrChange w:id="1496" w:author="Owner" w:date="2017-04-10T10:31:00Z">
            <w:rPr>
              <w:rFonts w:ascii="Times New Roman" w:hAnsi="Times New Roman"/>
              <w:sz w:val="24"/>
              <w:szCs w:val="24"/>
            </w:rPr>
          </w:rPrChange>
        </w:rPr>
      </w:pPr>
      <w:r w:rsidRPr="00194C1D">
        <w:rPr>
          <w:rFonts w:ascii="Times New Roman" w:hAnsi="Times New Roman" w:cs="Times New Roman"/>
          <w:sz w:val="24"/>
          <w:szCs w:val="24"/>
          <w:rPrChange w:id="1497" w:author="Owner" w:date="2017-04-10T10:31:00Z">
            <w:rPr>
              <w:rFonts w:ascii="Times New Roman" w:hAnsi="Times New Roman"/>
              <w:sz w:val="24"/>
              <w:szCs w:val="24"/>
            </w:rPr>
          </w:rPrChange>
        </w:rPr>
        <w:t>N5.ca</w:t>
      </w:r>
      <w:r w:rsidR="00CD3D83" w:rsidRPr="00194C1D">
        <w:rPr>
          <w:rFonts w:ascii="Times New Roman" w:hAnsi="Times New Roman" w:cs="Times New Roman"/>
          <w:sz w:val="24"/>
          <w:szCs w:val="24"/>
          <w:rPrChange w:id="1498" w:author="Owner" w:date="2017-04-10T10:31:00Z">
            <w:rPr>
              <w:rFonts w:ascii="Times New Roman" w:hAnsi="Times New Roman"/>
              <w:sz w:val="24"/>
              <w:szCs w:val="24"/>
            </w:rPr>
          </w:rPrChange>
        </w:rPr>
        <w:t xml:space="preserve">p[i5] is a </w:t>
      </w:r>
      <w:r w:rsidR="005D05E3" w:rsidRPr="00194C1D">
        <w:rPr>
          <w:rFonts w:ascii="Times New Roman" w:hAnsi="Times New Roman" w:cs="Times New Roman"/>
          <w:sz w:val="24"/>
          <w:szCs w:val="24"/>
          <w:rPrChange w:id="1499" w:author="Owner" w:date="2017-04-10T10:31:00Z">
            <w:rPr>
              <w:rFonts w:ascii="Times New Roman" w:hAnsi="Times New Roman"/>
              <w:sz w:val="24"/>
              <w:szCs w:val="24"/>
            </w:rPr>
          </w:rPrChange>
        </w:rPr>
        <w:t xml:space="preserve">user specified </w:t>
      </w:r>
      <w:r w:rsidR="00CD3D83" w:rsidRPr="00194C1D">
        <w:rPr>
          <w:rFonts w:ascii="Times New Roman" w:hAnsi="Times New Roman" w:cs="Times New Roman"/>
          <w:sz w:val="24"/>
          <w:szCs w:val="24"/>
          <w:rPrChange w:id="1500" w:author="Owner" w:date="2017-04-10T10:31:00Z">
            <w:rPr>
              <w:rFonts w:ascii="Times New Roman" w:hAnsi="Times New Roman"/>
              <w:sz w:val="24"/>
              <w:szCs w:val="24"/>
            </w:rPr>
          </w:rPrChange>
        </w:rPr>
        <w:t xml:space="preserve">vector of scalars </w:t>
      </w:r>
      <w:r w:rsidRPr="00194C1D">
        <w:rPr>
          <w:rFonts w:ascii="Times New Roman" w:hAnsi="Times New Roman" w:cs="Times New Roman"/>
          <w:sz w:val="24"/>
          <w:szCs w:val="24"/>
          <w:rPrChange w:id="1501" w:author="Owner" w:date="2017-04-10T10:31:00Z">
            <w:rPr>
              <w:rFonts w:ascii="Times New Roman" w:hAnsi="Times New Roman"/>
              <w:sz w:val="24"/>
              <w:szCs w:val="24"/>
            </w:rPr>
          </w:rPrChange>
        </w:rPr>
        <w:t>represent</w:t>
      </w:r>
      <w:r w:rsidR="00CD3D83" w:rsidRPr="00194C1D">
        <w:rPr>
          <w:rFonts w:ascii="Times New Roman" w:hAnsi="Times New Roman" w:cs="Times New Roman"/>
          <w:sz w:val="24"/>
          <w:szCs w:val="24"/>
          <w:rPrChange w:id="1502" w:author="Owner" w:date="2017-04-10T10:31:00Z">
            <w:rPr>
              <w:rFonts w:ascii="Times New Roman" w:hAnsi="Times New Roman"/>
              <w:sz w:val="24"/>
              <w:szCs w:val="24"/>
            </w:rPr>
          </w:rPrChange>
        </w:rPr>
        <w:t>ing</w:t>
      </w:r>
      <w:r w:rsidRPr="00194C1D">
        <w:rPr>
          <w:rFonts w:ascii="Times New Roman" w:hAnsi="Times New Roman" w:cs="Times New Roman"/>
          <w:sz w:val="24"/>
          <w:szCs w:val="24"/>
          <w:rPrChange w:id="1503" w:author="Owner" w:date="2017-04-10T10:31:00Z">
            <w:rPr>
              <w:rFonts w:ascii="Times New Roman" w:hAnsi="Times New Roman"/>
              <w:sz w:val="24"/>
              <w:szCs w:val="24"/>
            </w:rPr>
          </w:rPrChange>
        </w:rPr>
        <w:t xml:space="preserve"> </w:t>
      </w:r>
      <w:r w:rsidR="00CD3D83" w:rsidRPr="00194C1D">
        <w:rPr>
          <w:rFonts w:ascii="Times New Roman" w:hAnsi="Times New Roman" w:cs="Times New Roman"/>
          <w:sz w:val="24"/>
          <w:szCs w:val="24"/>
          <w:rPrChange w:id="1504" w:author="Owner" w:date="2017-04-10T10:31:00Z">
            <w:rPr>
              <w:rFonts w:ascii="Times New Roman" w:hAnsi="Times New Roman"/>
              <w:sz w:val="24"/>
              <w:szCs w:val="24"/>
            </w:rPr>
          </w:rPrChange>
        </w:rPr>
        <w:t>the</w:t>
      </w:r>
      <w:r w:rsidR="005D05E3" w:rsidRPr="00194C1D">
        <w:rPr>
          <w:rFonts w:ascii="Times New Roman" w:hAnsi="Times New Roman" w:cs="Times New Roman"/>
          <w:sz w:val="24"/>
          <w:szCs w:val="24"/>
          <w:rPrChange w:id="1505" w:author="Owner" w:date="2017-04-10T10:31:00Z">
            <w:rPr>
              <w:rFonts w:ascii="Times New Roman" w:hAnsi="Times New Roman"/>
              <w:sz w:val="24"/>
              <w:szCs w:val="24"/>
            </w:rPr>
          </w:rPrChange>
        </w:rPr>
        <w:t xml:space="preserve"> additional capacity per fish  required for </w:t>
      </w:r>
      <w:del w:id="1506" w:author="Mark Armour" w:date="2017-04-04T11:57:00Z">
        <w:r w:rsidR="005D05E3" w:rsidRPr="00194C1D" w:rsidDel="005B25B5">
          <w:rPr>
            <w:rFonts w:ascii="Times New Roman" w:hAnsi="Times New Roman" w:cs="Times New Roman"/>
            <w:sz w:val="24"/>
            <w:szCs w:val="24"/>
            <w:rPrChange w:id="1507" w:author="Owner" w:date="2017-04-10T10:31:00Z">
              <w:rPr>
                <w:rFonts w:ascii="Times New Roman" w:hAnsi="Times New Roman"/>
                <w:sz w:val="24"/>
                <w:szCs w:val="24"/>
              </w:rPr>
            </w:rPrChange>
          </w:rPr>
          <w:delText>pre-smolt</w:delText>
        </w:r>
      </w:del>
      <w:del w:id="1508" w:author="Mark Armour" w:date="2017-04-04T11:58:00Z">
        <w:r w:rsidR="005D05E3" w:rsidRPr="00194C1D" w:rsidDel="005B25B5">
          <w:rPr>
            <w:rFonts w:ascii="Times New Roman" w:hAnsi="Times New Roman" w:cs="Times New Roman"/>
            <w:sz w:val="24"/>
            <w:szCs w:val="24"/>
            <w:rPrChange w:id="1509" w:author="Owner" w:date="2017-04-10T10:31:00Z">
              <w:rPr>
                <w:rFonts w:ascii="Times New Roman" w:hAnsi="Times New Roman"/>
                <w:sz w:val="24"/>
                <w:szCs w:val="24"/>
              </w:rPr>
            </w:rPrChange>
          </w:rPr>
          <w:delText>s</w:delText>
        </w:r>
      </w:del>
      <w:ins w:id="1510" w:author="Mark Armour" w:date="2017-04-04T11:58:00Z">
        <w:r w:rsidR="005B25B5" w:rsidRPr="00194C1D">
          <w:rPr>
            <w:rFonts w:ascii="Times New Roman" w:hAnsi="Times New Roman" w:cs="Times New Roman"/>
            <w:sz w:val="24"/>
            <w:szCs w:val="24"/>
            <w:rPrChange w:id="1511"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12" w:author="Owner" w:date="2017-04-10T10:31:00Z">
            <w:rPr>
              <w:rFonts w:ascii="Times New Roman" w:hAnsi="Times New Roman"/>
              <w:sz w:val="24"/>
              <w:szCs w:val="24"/>
            </w:rPr>
          </w:rPrChange>
        </w:rPr>
        <w:t xml:space="preserve">, by </w:t>
      </w:r>
      <w:del w:id="1513" w:author="Mark Armour" w:date="2017-04-04T11:57:00Z">
        <w:r w:rsidR="005D05E3" w:rsidRPr="00194C1D" w:rsidDel="005B25B5">
          <w:rPr>
            <w:rFonts w:ascii="Times New Roman" w:hAnsi="Times New Roman" w:cs="Times New Roman"/>
            <w:sz w:val="24"/>
            <w:szCs w:val="24"/>
            <w:rPrChange w:id="1514" w:author="Owner" w:date="2017-04-10T10:31:00Z">
              <w:rPr>
                <w:rFonts w:ascii="Times New Roman" w:hAnsi="Times New Roman"/>
                <w:sz w:val="24"/>
                <w:szCs w:val="24"/>
              </w:rPr>
            </w:rPrChange>
          </w:rPr>
          <w:delText>pre-smolt</w:delText>
        </w:r>
      </w:del>
      <w:ins w:id="1515" w:author="Mark Armour" w:date="2017-04-04T11:57:00Z">
        <w:r w:rsidR="005B25B5" w:rsidRPr="00194C1D">
          <w:rPr>
            <w:rFonts w:ascii="Times New Roman" w:hAnsi="Times New Roman" w:cs="Times New Roman"/>
            <w:sz w:val="24"/>
            <w:szCs w:val="24"/>
            <w:rPrChange w:id="1516"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17" w:author="Owner" w:date="2017-04-10T10:31:00Z">
            <w:rPr>
              <w:rFonts w:ascii="Times New Roman" w:hAnsi="Times New Roman"/>
              <w:sz w:val="24"/>
              <w:szCs w:val="24"/>
            </w:rPr>
          </w:rPrChange>
        </w:rPr>
        <w:t xml:space="preserve"> age, relative to “new” </w:t>
      </w:r>
      <w:del w:id="1518" w:author="Mark Armour" w:date="2017-04-04T11:57:00Z">
        <w:r w:rsidR="005D05E3" w:rsidRPr="00194C1D" w:rsidDel="005B25B5">
          <w:rPr>
            <w:rFonts w:ascii="Times New Roman" w:hAnsi="Times New Roman" w:cs="Times New Roman"/>
            <w:sz w:val="24"/>
            <w:szCs w:val="24"/>
            <w:rPrChange w:id="1519" w:author="Owner" w:date="2017-04-10T10:31:00Z">
              <w:rPr>
                <w:rFonts w:ascii="Times New Roman" w:hAnsi="Times New Roman"/>
                <w:sz w:val="24"/>
                <w:szCs w:val="24"/>
              </w:rPr>
            </w:rPrChange>
          </w:rPr>
          <w:delText>pre-smolt</w:delText>
        </w:r>
      </w:del>
      <w:ins w:id="1520" w:author="Mark Armour" w:date="2017-04-04T11:57:00Z">
        <w:r w:rsidR="005B25B5" w:rsidRPr="00194C1D">
          <w:rPr>
            <w:rFonts w:ascii="Times New Roman" w:hAnsi="Times New Roman" w:cs="Times New Roman"/>
            <w:sz w:val="24"/>
            <w:szCs w:val="24"/>
            <w:rPrChange w:id="1521"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22"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523" w:author="Owner" w:date="2017-04-10T10:31:00Z">
            <w:rPr>
              <w:rFonts w:ascii="Times New Roman" w:hAnsi="Times New Roman"/>
              <w:sz w:val="24"/>
              <w:szCs w:val="24"/>
            </w:rPr>
          </w:rPrChange>
        </w:rPr>
        <w:t xml:space="preserve">For capacity considerations, a single </w:t>
      </w:r>
      <w:del w:id="1524" w:author="Mark Armour" w:date="2017-04-04T11:57:00Z">
        <w:r w:rsidRPr="00194C1D" w:rsidDel="005B25B5">
          <w:rPr>
            <w:rFonts w:ascii="Times New Roman" w:hAnsi="Times New Roman" w:cs="Times New Roman"/>
            <w:sz w:val="24"/>
            <w:szCs w:val="24"/>
            <w:rPrChange w:id="1525" w:author="Owner" w:date="2017-04-10T10:31:00Z">
              <w:rPr>
                <w:rFonts w:ascii="Times New Roman" w:hAnsi="Times New Roman"/>
                <w:sz w:val="24"/>
                <w:szCs w:val="24"/>
              </w:rPr>
            </w:rPrChange>
          </w:rPr>
          <w:delText>pre-smolt</w:delText>
        </w:r>
      </w:del>
      <w:ins w:id="1526" w:author="Mark Armour" w:date="2017-04-04T11:57:00Z">
        <w:r w:rsidR="005B25B5" w:rsidRPr="00194C1D">
          <w:rPr>
            <w:rFonts w:ascii="Times New Roman" w:hAnsi="Times New Roman" w:cs="Times New Roman"/>
            <w:sz w:val="24"/>
            <w:szCs w:val="24"/>
            <w:rPrChange w:id="152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528" w:author="Owner" w:date="2017-04-10T10:31:00Z">
            <w:rPr>
              <w:rFonts w:ascii="Times New Roman" w:hAnsi="Times New Roman"/>
              <w:sz w:val="24"/>
              <w:szCs w:val="24"/>
            </w:rPr>
          </w:rPrChange>
        </w:rPr>
        <w:t xml:space="preserve"> at </w:t>
      </w:r>
      <w:del w:id="1529" w:author="Mark Armour" w:date="2017-04-04T11:57:00Z">
        <w:r w:rsidRPr="00194C1D" w:rsidDel="005B25B5">
          <w:rPr>
            <w:rFonts w:ascii="Times New Roman" w:hAnsi="Times New Roman" w:cs="Times New Roman"/>
            <w:sz w:val="24"/>
            <w:szCs w:val="24"/>
            <w:rPrChange w:id="1530" w:author="Owner" w:date="2017-04-10T10:31:00Z">
              <w:rPr>
                <w:rFonts w:ascii="Times New Roman" w:hAnsi="Times New Roman"/>
                <w:sz w:val="24"/>
                <w:szCs w:val="24"/>
              </w:rPr>
            </w:rPrChange>
          </w:rPr>
          <w:delText>pre-smolt</w:delText>
        </w:r>
      </w:del>
      <w:ins w:id="1531" w:author="Mark Armour" w:date="2017-04-04T11:57:00Z">
        <w:r w:rsidR="005B25B5" w:rsidRPr="00194C1D">
          <w:rPr>
            <w:rFonts w:ascii="Times New Roman" w:hAnsi="Times New Roman" w:cs="Times New Roman"/>
            <w:sz w:val="24"/>
            <w:szCs w:val="24"/>
            <w:rPrChange w:id="1532" w:author="Owner" w:date="2017-04-10T10:31:00Z">
              <w:rPr>
                <w:rFonts w:ascii="Times New Roman" w:hAnsi="Times New Roman"/>
                <w:sz w:val="24"/>
                <w:szCs w:val="24"/>
              </w:rPr>
            </w:rPrChange>
          </w:rPr>
          <w:t>One-Plus</w:t>
        </w:r>
      </w:ins>
      <w:r w:rsidR="003C386A" w:rsidRPr="00194C1D">
        <w:rPr>
          <w:rFonts w:ascii="Times New Roman" w:hAnsi="Times New Roman" w:cs="Times New Roman"/>
          <w:sz w:val="24"/>
          <w:szCs w:val="24"/>
          <w:rPrChange w:id="1533" w:author="Owner" w:date="2017-04-10T10:31:00Z">
            <w:rPr>
              <w:rFonts w:ascii="Times New Roman" w:hAnsi="Times New Roman"/>
              <w:sz w:val="24"/>
              <w:szCs w:val="24"/>
            </w:rPr>
          </w:rPrChange>
        </w:rPr>
        <w:t xml:space="preserve"> age i5 will be counted as</w:t>
      </w:r>
      <w:r w:rsidRPr="00194C1D">
        <w:rPr>
          <w:rFonts w:ascii="Times New Roman" w:hAnsi="Times New Roman" w:cs="Times New Roman"/>
          <w:sz w:val="24"/>
          <w:szCs w:val="24"/>
          <w:rPrChange w:id="1534" w:author="Owner" w:date="2017-04-10T10:31:00Z">
            <w:rPr>
              <w:rFonts w:ascii="Times New Roman" w:hAnsi="Times New Roman"/>
              <w:sz w:val="24"/>
              <w:szCs w:val="24"/>
            </w:rPr>
          </w:rPrChange>
        </w:rPr>
        <w:t xml:space="preserve"> </w:t>
      </w:r>
      <w:proofErr w:type="gramStart"/>
      <w:r w:rsidRPr="00194C1D">
        <w:rPr>
          <w:rFonts w:ascii="Times New Roman" w:hAnsi="Times New Roman" w:cs="Times New Roman"/>
          <w:sz w:val="24"/>
          <w:szCs w:val="24"/>
          <w:rPrChange w:id="1535" w:author="Owner" w:date="2017-04-10T10:31:00Z">
            <w:rPr>
              <w:rFonts w:ascii="Times New Roman" w:hAnsi="Times New Roman"/>
              <w:sz w:val="24"/>
              <w:szCs w:val="24"/>
            </w:rPr>
          </w:rPrChange>
        </w:rPr>
        <w:t>N5.cap[</w:t>
      </w:r>
      <w:proofErr w:type="gramEnd"/>
      <w:r w:rsidRPr="00194C1D">
        <w:rPr>
          <w:rFonts w:ascii="Times New Roman" w:hAnsi="Times New Roman" w:cs="Times New Roman"/>
          <w:sz w:val="24"/>
          <w:szCs w:val="24"/>
          <w:rPrChange w:id="1536" w:author="Owner" w:date="2017-04-10T10:31:00Z">
            <w:rPr>
              <w:rFonts w:ascii="Times New Roman" w:hAnsi="Times New Roman"/>
              <w:sz w:val="24"/>
              <w:szCs w:val="24"/>
            </w:rPr>
          </w:rPrChange>
        </w:rPr>
        <w:t xml:space="preserve">i5] </w:t>
      </w:r>
      <w:del w:id="1537" w:author="Mark Armour" w:date="2017-04-04T11:57:00Z">
        <w:r w:rsidRPr="00194C1D" w:rsidDel="005B25B5">
          <w:rPr>
            <w:rFonts w:ascii="Times New Roman" w:hAnsi="Times New Roman" w:cs="Times New Roman"/>
            <w:sz w:val="24"/>
            <w:szCs w:val="24"/>
            <w:rPrChange w:id="1538" w:author="Owner" w:date="2017-04-10T10:31:00Z">
              <w:rPr>
                <w:rFonts w:ascii="Times New Roman" w:hAnsi="Times New Roman"/>
                <w:sz w:val="24"/>
                <w:szCs w:val="24"/>
              </w:rPr>
            </w:rPrChange>
          </w:rPr>
          <w:delText>pre-smolt</w:delText>
        </w:r>
      </w:del>
      <w:del w:id="1539" w:author="Mark Armour" w:date="2017-04-04T11:58:00Z">
        <w:r w:rsidRPr="00194C1D" w:rsidDel="005B25B5">
          <w:rPr>
            <w:rFonts w:ascii="Times New Roman" w:hAnsi="Times New Roman" w:cs="Times New Roman"/>
            <w:sz w:val="24"/>
            <w:szCs w:val="24"/>
            <w:rPrChange w:id="1540" w:author="Owner" w:date="2017-04-10T10:31:00Z">
              <w:rPr>
                <w:rFonts w:ascii="Times New Roman" w:hAnsi="Times New Roman"/>
                <w:sz w:val="24"/>
                <w:szCs w:val="24"/>
              </w:rPr>
            </w:rPrChange>
          </w:rPr>
          <w:delText>s</w:delText>
        </w:r>
      </w:del>
      <w:ins w:id="1541" w:author="Mark Armour" w:date="2017-04-04T11:58:00Z">
        <w:r w:rsidR="005B25B5" w:rsidRPr="00194C1D">
          <w:rPr>
            <w:rFonts w:ascii="Times New Roman" w:hAnsi="Times New Roman" w:cs="Times New Roman"/>
            <w:sz w:val="24"/>
            <w:szCs w:val="24"/>
            <w:rPrChange w:id="154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543" w:author="Owner" w:date="2017-04-10T10:31:00Z">
            <w:rPr>
              <w:rFonts w:ascii="Times New Roman" w:hAnsi="Times New Roman"/>
              <w:sz w:val="24"/>
              <w:szCs w:val="24"/>
            </w:rPr>
          </w:rPrChange>
        </w:rPr>
        <w:t>.</w:t>
      </w:r>
      <w:r w:rsidR="003C386A" w:rsidRPr="00194C1D">
        <w:rPr>
          <w:rFonts w:ascii="Times New Roman" w:hAnsi="Times New Roman" w:cs="Times New Roman"/>
          <w:sz w:val="24"/>
          <w:szCs w:val="24"/>
          <w:rPrChange w:id="1544" w:author="Owner" w:date="2017-04-10T10:31:00Z">
            <w:rPr>
              <w:rFonts w:ascii="Times New Roman" w:hAnsi="Times New Roman"/>
              <w:sz w:val="24"/>
              <w:szCs w:val="24"/>
            </w:rPr>
          </w:rPrChange>
        </w:rPr>
        <w:t xml:space="preserve">  In other words, the actual capacity, as measured in actual number of fish, will be less for a distribution of fish ages than it would be for a population of new </w:t>
      </w:r>
      <w:del w:id="1545" w:author="Mark Armour" w:date="2017-04-04T11:57:00Z">
        <w:r w:rsidR="003C386A" w:rsidRPr="00194C1D" w:rsidDel="005B25B5">
          <w:rPr>
            <w:rFonts w:ascii="Times New Roman" w:hAnsi="Times New Roman" w:cs="Times New Roman"/>
            <w:sz w:val="24"/>
            <w:szCs w:val="24"/>
            <w:rPrChange w:id="1546" w:author="Owner" w:date="2017-04-10T10:31:00Z">
              <w:rPr>
                <w:rFonts w:ascii="Times New Roman" w:hAnsi="Times New Roman"/>
                <w:sz w:val="24"/>
                <w:szCs w:val="24"/>
              </w:rPr>
            </w:rPrChange>
          </w:rPr>
          <w:delText>pre-smolt</w:delText>
        </w:r>
      </w:del>
      <w:del w:id="1547" w:author="Mark Armour" w:date="2017-04-04T11:58:00Z">
        <w:r w:rsidR="003C386A" w:rsidRPr="00194C1D" w:rsidDel="005B25B5">
          <w:rPr>
            <w:rFonts w:ascii="Times New Roman" w:hAnsi="Times New Roman" w:cs="Times New Roman"/>
            <w:sz w:val="24"/>
            <w:szCs w:val="24"/>
            <w:rPrChange w:id="1548" w:author="Owner" w:date="2017-04-10T10:31:00Z">
              <w:rPr>
                <w:rFonts w:ascii="Times New Roman" w:hAnsi="Times New Roman"/>
                <w:sz w:val="24"/>
                <w:szCs w:val="24"/>
              </w:rPr>
            </w:rPrChange>
          </w:rPr>
          <w:delText>s</w:delText>
        </w:r>
      </w:del>
      <w:ins w:id="1549" w:author="Mark Armour" w:date="2017-04-04T11:58:00Z">
        <w:r w:rsidR="005B25B5" w:rsidRPr="00194C1D">
          <w:rPr>
            <w:rFonts w:ascii="Times New Roman" w:hAnsi="Times New Roman" w:cs="Times New Roman"/>
            <w:sz w:val="24"/>
            <w:szCs w:val="24"/>
            <w:rPrChange w:id="1550" w:author="Owner" w:date="2017-04-10T10:31:00Z">
              <w:rPr>
                <w:rFonts w:ascii="Times New Roman" w:hAnsi="Times New Roman"/>
                <w:sz w:val="24"/>
                <w:szCs w:val="24"/>
              </w:rPr>
            </w:rPrChange>
          </w:rPr>
          <w:t>One-Plus</w:t>
        </w:r>
      </w:ins>
      <w:r w:rsidR="003C386A" w:rsidRPr="00194C1D">
        <w:rPr>
          <w:rFonts w:ascii="Times New Roman" w:hAnsi="Times New Roman" w:cs="Times New Roman"/>
          <w:sz w:val="24"/>
          <w:szCs w:val="24"/>
          <w:rPrChange w:id="1551" w:author="Owner" w:date="2017-04-10T10:31:00Z">
            <w:rPr>
              <w:rFonts w:ascii="Times New Roman" w:hAnsi="Times New Roman"/>
              <w:sz w:val="24"/>
              <w:szCs w:val="24"/>
            </w:rPr>
          </w:rPrChange>
        </w:rPr>
        <w:t xml:space="preserve"> only.  The actual capacity </w:t>
      </w:r>
      <w:r w:rsidR="005D05E3" w:rsidRPr="00194C1D">
        <w:rPr>
          <w:rFonts w:ascii="Times New Roman" w:hAnsi="Times New Roman" w:cs="Times New Roman"/>
          <w:sz w:val="24"/>
          <w:szCs w:val="24"/>
          <w:rPrChange w:id="1552" w:author="Owner" w:date="2017-04-10T10:31:00Z">
            <w:rPr>
              <w:rFonts w:ascii="Times New Roman" w:hAnsi="Times New Roman"/>
              <w:sz w:val="24"/>
              <w:szCs w:val="24"/>
            </w:rPr>
          </w:rPrChange>
        </w:rPr>
        <w:t xml:space="preserve">(maximum number of </w:t>
      </w:r>
      <w:del w:id="1553" w:author="Mark Armour" w:date="2017-04-04T11:57:00Z">
        <w:r w:rsidR="005D05E3" w:rsidRPr="00194C1D" w:rsidDel="005B25B5">
          <w:rPr>
            <w:rFonts w:ascii="Times New Roman" w:hAnsi="Times New Roman" w:cs="Times New Roman"/>
            <w:sz w:val="24"/>
            <w:szCs w:val="24"/>
            <w:rPrChange w:id="1554" w:author="Owner" w:date="2017-04-10T10:31:00Z">
              <w:rPr>
                <w:rFonts w:ascii="Times New Roman" w:hAnsi="Times New Roman"/>
                <w:sz w:val="24"/>
                <w:szCs w:val="24"/>
              </w:rPr>
            </w:rPrChange>
          </w:rPr>
          <w:delText>pre-smolt</w:delText>
        </w:r>
      </w:del>
      <w:del w:id="1555" w:author="Mark Armour" w:date="2017-04-04T11:58:00Z">
        <w:r w:rsidR="005D05E3" w:rsidRPr="00194C1D" w:rsidDel="005B25B5">
          <w:rPr>
            <w:rFonts w:ascii="Times New Roman" w:hAnsi="Times New Roman" w:cs="Times New Roman"/>
            <w:sz w:val="24"/>
            <w:szCs w:val="24"/>
            <w:rPrChange w:id="1556" w:author="Owner" w:date="2017-04-10T10:31:00Z">
              <w:rPr>
                <w:rFonts w:ascii="Times New Roman" w:hAnsi="Times New Roman"/>
                <w:sz w:val="24"/>
                <w:szCs w:val="24"/>
              </w:rPr>
            </w:rPrChange>
          </w:rPr>
          <w:delText>s</w:delText>
        </w:r>
      </w:del>
      <w:ins w:id="1557" w:author="Mark Armour" w:date="2017-04-04T11:58:00Z">
        <w:r w:rsidR="005B25B5" w:rsidRPr="00194C1D">
          <w:rPr>
            <w:rFonts w:ascii="Times New Roman" w:hAnsi="Times New Roman" w:cs="Times New Roman"/>
            <w:sz w:val="24"/>
            <w:szCs w:val="24"/>
            <w:rPrChange w:id="1558"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59" w:author="Owner" w:date="2017-04-10T10:31:00Z">
            <w:rPr>
              <w:rFonts w:ascii="Times New Roman" w:hAnsi="Times New Roman"/>
              <w:sz w:val="24"/>
              <w:szCs w:val="24"/>
            </w:rPr>
          </w:rPrChange>
        </w:rPr>
        <w:t xml:space="preserve"> a site could hold) </w:t>
      </w:r>
      <w:r w:rsidR="003C386A" w:rsidRPr="00194C1D">
        <w:rPr>
          <w:rFonts w:ascii="Times New Roman" w:hAnsi="Times New Roman" w:cs="Times New Roman"/>
          <w:sz w:val="24"/>
          <w:szCs w:val="24"/>
          <w:rPrChange w:id="1560" w:author="Owner" w:date="2017-04-10T10:31:00Z">
            <w:rPr>
              <w:rFonts w:ascii="Times New Roman" w:hAnsi="Times New Roman"/>
              <w:sz w:val="24"/>
              <w:szCs w:val="24"/>
            </w:rPr>
          </w:rPrChange>
        </w:rPr>
        <w:t xml:space="preserve">will be adjusted based on the additional capacity required for each fish as it grows while staying in the </w:t>
      </w:r>
      <w:del w:id="1561" w:author="Mark Armour" w:date="2017-04-04T11:57:00Z">
        <w:r w:rsidR="003C386A" w:rsidRPr="00194C1D" w:rsidDel="005B25B5">
          <w:rPr>
            <w:rFonts w:ascii="Times New Roman" w:hAnsi="Times New Roman" w:cs="Times New Roman"/>
            <w:sz w:val="24"/>
            <w:szCs w:val="24"/>
            <w:rPrChange w:id="1562" w:author="Owner" w:date="2017-04-10T10:31:00Z">
              <w:rPr>
                <w:rFonts w:ascii="Times New Roman" w:hAnsi="Times New Roman"/>
                <w:sz w:val="24"/>
                <w:szCs w:val="24"/>
              </w:rPr>
            </w:rPrChange>
          </w:rPr>
          <w:delText>pre-smolt</w:delText>
        </w:r>
      </w:del>
      <w:ins w:id="1563" w:author="Mark Armour" w:date="2017-04-04T11:57:00Z">
        <w:r w:rsidR="005B25B5" w:rsidRPr="00194C1D">
          <w:rPr>
            <w:rFonts w:ascii="Times New Roman" w:hAnsi="Times New Roman" w:cs="Times New Roman"/>
            <w:sz w:val="24"/>
            <w:szCs w:val="24"/>
            <w:rPrChange w:id="1564" w:author="Owner" w:date="2017-04-10T10:31:00Z">
              <w:rPr>
                <w:rFonts w:ascii="Times New Roman" w:hAnsi="Times New Roman"/>
                <w:sz w:val="24"/>
                <w:szCs w:val="24"/>
              </w:rPr>
            </w:rPrChange>
          </w:rPr>
          <w:t>One-Plus</w:t>
        </w:r>
      </w:ins>
      <w:r w:rsidR="003C386A" w:rsidRPr="00194C1D">
        <w:rPr>
          <w:rFonts w:ascii="Times New Roman" w:hAnsi="Times New Roman" w:cs="Times New Roman"/>
          <w:sz w:val="24"/>
          <w:szCs w:val="24"/>
          <w:rPrChange w:id="1565" w:author="Owner" w:date="2017-04-10T10:31:00Z">
            <w:rPr>
              <w:rFonts w:ascii="Times New Roman" w:hAnsi="Times New Roman"/>
              <w:sz w:val="24"/>
              <w:szCs w:val="24"/>
            </w:rPr>
          </w:rPrChange>
        </w:rPr>
        <w:t xml:space="preserve"> life stage.  These capacity adjustments are user specified (see section 7).</w:t>
      </w:r>
    </w:p>
    <w:p w:rsidR="00DD093B" w:rsidRPr="00194C1D" w:rsidRDefault="003C386A" w:rsidP="00D20A24">
      <w:pPr>
        <w:rPr>
          <w:rFonts w:ascii="Times New Roman" w:hAnsi="Times New Roman" w:cs="Times New Roman"/>
          <w:sz w:val="24"/>
          <w:szCs w:val="24"/>
          <w:rPrChange w:id="1566" w:author="Owner" w:date="2017-04-10T10:31:00Z">
            <w:rPr>
              <w:rFonts w:ascii="Times New Roman" w:hAnsi="Times New Roman"/>
              <w:sz w:val="24"/>
              <w:szCs w:val="24"/>
            </w:rPr>
          </w:rPrChange>
        </w:rPr>
      </w:pPr>
      <w:r w:rsidRPr="00194C1D">
        <w:rPr>
          <w:rFonts w:ascii="Times New Roman" w:hAnsi="Times New Roman" w:cs="Times New Roman"/>
          <w:sz w:val="24"/>
          <w:szCs w:val="24"/>
          <w:rPrChange w:id="1567" w:author="Owner" w:date="2017-04-10T10:31:00Z">
            <w:rPr>
              <w:rFonts w:ascii="Times New Roman" w:hAnsi="Times New Roman"/>
              <w:sz w:val="24"/>
              <w:szCs w:val="24"/>
            </w:rPr>
          </w:rPrChange>
        </w:rPr>
        <w:t xml:space="preserve">Just as the capacity requirement may change </w:t>
      </w:r>
      <w:r w:rsidR="005D05E3" w:rsidRPr="00194C1D">
        <w:rPr>
          <w:rFonts w:ascii="Times New Roman" w:hAnsi="Times New Roman" w:cs="Times New Roman"/>
          <w:sz w:val="24"/>
          <w:szCs w:val="24"/>
          <w:rPrChange w:id="1568" w:author="Owner" w:date="2017-04-10T10:31:00Z">
            <w:rPr>
              <w:rFonts w:ascii="Times New Roman" w:hAnsi="Times New Roman"/>
              <w:sz w:val="24"/>
              <w:szCs w:val="24"/>
            </w:rPr>
          </w:rPrChange>
        </w:rPr>
        <w:t xml:space="preserve">for </w:t>
      </w:r>
      <w:del w:id="1569" w:author="Mark Armour" w:date="2017-04-04T11:57:00Z">
        <w:r w:rsidRPr="00194C1D" w:rsidDel="005B25B5">
          <w:rPr>
            <w:rFonts w:ascii="Times New Roman" w:hAnsi="Times New Roman" w:cs="Times New Roman"/>
            <w:sz w:val="24"/>
            <w:szCs w:val="24"/>
            <w:rPrChange w:id="1570" w:author="Owner" w:date="2017-04-10T10:31:00Z">
              <w:rPr>
                <w:rFonts w:ascii="Times New Roman" w:hAnsi="Times New Roman"/>
                <w:sz w:val="24"/>
                <w:szCs w:val="24"/>
              </w:rPr>
            </w:rPrChange>
          </w:rPr>
          <w:delText>pre-smolt</w:delText>
        </w:r>
      </w:del>
      <w:del w:id="1571" w:author="Mark Armour" w:date="2017-04-04T11:58:00Z">
        <w:r w:rsidR="005D05E3" w:rsidRPr="00194C1D" w:rsidDel="005B25B5">
          <w:rPr>
            <w:rFonts w:ascii="Times New Roman" w:hAnsi="Times New Roman" w:cs="Times New Roman"/>
            <w:sz w:val="24"/>
            <w:szCs w:val="24"/>
            <w:rPrChange w:id="1572" w:author="Owner" w:date="2017-04-10T10:31:00Z">
              <w:rPr>
                <w:rFonts w:ascii="Times New Roman" w:hAnsi="Times New Roman"/>
                <w:sz w:val="24"/>
                <w:szCs w:val="24"/>
              </w:rPr>
            </w:rPrChange>
          </w:rPr>
          <w:delText>s</w:delText>
        </w:r>
      </w:del>
      <w:ins w:id="1573" w:author="Mark Armour" w:date="2017-04-04T11:58:00Z">
        <w:r w:rsidR="005B25B5" w:rsidRPr="00194C1D">
          <w:rPr>
            <w:rFonts w:ascii="Times New Roman" w:hAnsi="Times New Roman" w:cs="Times New Roman"/>
            <w:sz w:val="24"/>
            <w:szCs w:val="24"/>
            <w:rPrChange w:id="157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575" w:author="Owner" w:date="2017-04-10T10:31:00Z">
            <w:rPr>
              <w:rFonts w:ascii="Times New Roman" w:hAnsi="Times New Roman"/>
              <w:sz w:val="24"/>
              <w:szCs w:val="24"/>
            </w:rPr>
          </w:rPrChange>
        </w:rPr>
        <w:t xml:space="preserve"> </w:t>
      </w:r>
      <w:r w:rsidR="005D05E3" w:rsidRPr="00194C1D">
        <w:rPr>
          <w:rFonts w:ascii="Times New Roman" w:hAnsi="Times New Roman" w:cs="Times New Roman"/>
          <w:sz w:val="24"/>
          <w:szCs w:val="24"/>
          <w:rPrChange w:id="1576" w:author="Owner" w:date="2017-04-10T10:31:00Z">
            <w:rPr>
              <w:rFonts w:ascii="Times New Roman" w:hAnsi="Times New Roman"/>
              <w:sz w:val="24"/>
              <w:szCs w:val="24"/>
            </w:rPr>
          </w:rPrChange>
        </w:rPr>
        <w:t xml:space="preserve">that remain as </w:t>
      </w:r>
      <w:del w:id="1577" w:author="Mark Armour" w:date="2017-04-04T11:57:00Z">
        <w:r w:rsidR="005D05E3" w:rsidRPr="00194C1D" w:rsidDel="005B25B5">
          <w:rPr>
            <w:rFonts w:ascii="Times New Roman" w:hAnsi="Times New Roman" w:cs="Times New Roman"/>
            <w:sz w:val="24"/>
            <w:szCs w:val="24"/>
            <w:rPrChange w:id="1578" w:author="Owner" w:date="2017-04-10T10:31:00Z">
              <w:rPr>
                <w:rFonts w:ascii="Times New Roman" w:hAnsi="Times New Roman"/>
                <w:sz w:val="24"/>
                <w:szCs w:val="24"/>
              </w:rPr>
            </w:rPrChange>
          </w:rPr>
          <w:delText>pre-smolt</w:delText>
        </w:r>
      </w:del>
      <w:del w:id="1579" w:author="Mark Armour" w:date="2017-04-04T11:58:00Z">
        <w:r w:rsidR="005D05E3" w:rsidRPr="00194C1D" w:rsidDel="005B25B5">
          <w:rPr>
            <w:rFonts w:ascii="Times New Roman" w:hAnsi="Times New Roman" w:cs="Times New Roman"/>
            <w:sz w:val="24"/>
            <w:szCs w:val="24"/>
            <w:rPrChange w:id="1580" w:author="Owner" w:date="2017-04-10T10:31:00Z">
              <w:rPr>
                <w:rFonts w:ascii="Times New Roman" w:hAnsi="Times New Roman"/>
                <w:sz w:val="24"/>
                <w:szCs w:val="24"/>
              </w:rPr>
            </w:rPrChange>
          </w:rPr>
          <w:delText>s</w:delText>
        </w:r>
      </w:del>
      <w:ins w:id="1581" w:author="Mark Armour" w:date="2017-04-04T11:58:00Z">
        <w:r w:rsidR="005B25B5" w:rsidRPr="00194C1D">
          <w:rPr>
            <w:rFonts w:ascii="Times New Roman" w:hAnsi="Times New Roman" w:cs="Times New Roman"/>
            <w:sz w:val="24"/>
            <w:szCs w:val="24"/>
            <w:rPrChange w:id="1582"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83" w:author="Owner" w:date="2017-04-10T10:31:00Z">
            <w:rPr>
              <w:rFonts w:ascii="Times New Roman" w:hAnsi="Times New Roman"/>
              <w:sz w:val="24"/>
              <w:szCs w:val="24"/>
            </w:rPr>
          </w:rPrChange>
        </w:rPr>
        <w:t xml:space="preserve"> for</w:t>
      </w:r>
      <w:r w:rsidRPr="00194C1D">
        <w:rPr>
          <w:rFonts w:ascii="Times New Roman" w:hAnsi="Times New Roman" w:cs="Times New Roman"/>
          <w:sz w:val="24"/>
          <w:szCs w:val="24"/>
          <w:rPrChange w:id="1584" w:author="Owner" w:date="2017-04-10T10:31:00Z">
            <w:rPr>
              <w:rFonts w:ascii="Times New Roman" w:hAnsi="Times New Roman"/>
              <w:sz w:val="24"/>
              <w:szCs w:val="24"/>
            </w:rPr>
          </w:rPrChange>
        </w:rPr>
        <w:t xml:space="preserve"> multiple years</w:t>
      </w:r>
      <w:r w:rsidR="005D05E3" w:rsidRPr="00194C1D">
        <w:rPr>
          <w:rFonts w:ascii="Times New Roman" w:hAnsi="Times New Roman" w:cs="Times New Roman"/>
          <w:sz w:val="24"/>
          <w:szCs w:val="24"/>
          <w:rPrChange w:id="1585" w:author="Owner" w:date="2017-04-10T10:31:00Z">
            <w:rPr>
              <w:rFonts w:ascii="Times New Roman" w:hAnsi="Times New Roman"/>
              <w:sz w:val="24"/>
              <w:szCs w:val="24"/>
            </w:rPr>
          </w:rPrChange>
        </w:rPr>
        <w:t xml:space="preserve"> prior to </w:t>
      </w:r>
      <w:r w:rsidRPr="00194C1D">
        <w:rPr>
          <w:rFonts w:ascii="Times New Roman" w:hAnsi="Times New Roman" w:cs="Times New Roman"/>
          <w:sz w:val="24"/>
          <w:szCs w:val="24"/>
          <w:rPrChange w:id="1586" w:author="Owner" w:date="2017-04-10T10:31:00Z">
            <w:rPr>
              <w:rFonts w:ascii="Times New Roman" w:hAnsi="Times New Roman"/>
              <w:sz w:val="24"/>
              <w:szCs w:val="24"/>
            </w:rPr>
          </w:rPrChange>
        </w:rPr>
        <w:t>migrating</w:t>
      </w:r>
      <w:r w:rsidR="005D05E3" w:rsidRPr="00194C1D">
        <w:rPr>
          <w:rFonts w:ascii="Times New Roman" w:hAnsi="Times New Roman" w:cs="Times New Roman"/>
          <w:sz w:val="24"/>
          <w:szCs w:val="24"/>
          <w:rPrChange w:id="1587" w:author="Owner" w:date="2017-04-10T10:31:00Z">
            <w:rPr>
              <w:rFonts w:ascii="Times New Roman" w:hAnsi="Times New Roman"/>
              <w:sz w:val="24"/>
              <w:szCs w:val="24"/>
            </w:rPr>
          </w:rPrChange>
        </w:rPr>
        <w:t xml:space="preserve"> (or dying, or spawning)</w:t>
      </w:r>
      <w:r w:rsidRPr="00194C1D">
        <w:rPr>
          <w:rFonts w:ascii="Times New Roman" w:hAnsi="Times New Roman" w:cs="Times New Roman"/>
          <w:sz w:val="24"/>
          <w:szCs w:val="24"/>
          <w:rPrChange w:id="1588" w:author="Owner" w:date="2017-04-10T10:31:00Z">
            <w:rPr>
              <w:rFonts w:ascii="Times New Roman" w:hAnsi="Times New Roman"/>
              <w:sz w:val="24"/>
              <w:szCs w:val="24"/>
            </w:rPr>
          </w:rPrChange>
        </w:rPr>
        <w:t>, the probability of surviving from one year to the next is likely</w:t>
      </w:r>
      <w:r w:rsidR="005D05E3" w:rsidRPr="00194C1D">
        <w:rPr>
          <w:rFonts w:ascii="Times New Roman" w:hAnsi="Times New Roman" w:cs="Times New Roman"/>
          <w:sz w:val="24"/>
          <w:szCs w:val="24"/>
          <w:rPrChange w:id="1589" w:author="Owner" w:date="2017-04-10T10:31:00Z">
            <w:rPr>
              <w:rFonts w:ascii="Times New Roman" w:hAnsi="Times New Roman"/>
              <w:sz w:val="24"/>
              <w:szCs w:val="24"/>
            </w:rPr>
          </w:rPrChange>
        </w:rPr>
        <w:t xml:space="preserve"> to be a function of </w:t>
      </w:r>
      <w:del w:id="1590" w:author="Mark Armour" w:date="2017-04-04T11:57:00Z">
        <w:r w:rsidR="005D05E3" w:rsidRPr="00194C1D" w:rsidDel="005B25B5">
          <w:rPr>
            <w:rFonts w:ascii="Times New Roman" w:hAnsi="Times New Roman" w:cs="Times New Roman"/>
            <w:sz w:val="24"/>
            <w:szCs w:val="24"/>
            <w:rPrChange w:id="1591" w:author="Owner" w:date="2017-04-10T10:31:00Z">
              <w:rPr>
                <w:rFonts w:ascii="Times New Roman" w:hAnsi="Times New Roman"/>
                <w:sz w:val="24"/>
                <w:szCs w:val="24"/>
              </w:rPr>
            </w:rPrChange>
          </w:rPr>
          <w:delText>pre-smolt</w:delText>
        </w:r>
      </w:del>
      <w:ins w:id="1592" w:author="Mark Armour" w:date="2017-04-04T11:57:00Z">
        <w:r w:rsidR="005B25B5" w:rsidRPr="00194C1D">
          <w:rPr>
            <w:rFonts w:ascii="Times New Roman" w:hAnsi="Times New Roman" w:cs="Times New Roman"/>
            <w:sz w:val="24"/>
            <w:szCs w:val="24"/>
            <w:rPrChange w:id="1593" w:author="Owner" w:date="2017-04-10T10:31:00Z">
              <w:rPr>
                <w:rFonts w:ascii="Times New Roman" w:hAnsi="Times New Roman"/>
                <w:sz w:val="24"/>
                <w:szCs w:val="24"/>
              </w:rPr>
            </w:rPrChange>
          </w:rPr>
          <w:t>One-Plus</w:t>
        </w:r>
      </w:ins>
      <w:r w:rsidR="005D05E3" w:rsidRPr="00194C1D">
        <w:rPr>
          <w:rFonts w:ascii="Times New Roman" w:hAnsi="Times New Roman" w:cs="Times New Roman"/>
          <w:sz w:val="24"/>
          <w:szCs w:val="24"/>
          <w:rPrChange w:id="1594" w:author="Owner" w:date="2017-04-10T10:31:00Z">
            <w:rPr>
              <w:rFonts w:ascii="Times New Roman" w:hAnsi="Times New Roman"/>
              <w:sz w:val="24"/>
              <w:szCs w:val="24"/>
            </w:rPr>
          </w:rPrChange>
        </w:rPr>
        <w:t xml:space="preserve"> age.</w:t>
      </w:r>
      <w:r w:rsidRPr="00194C1D">
        <w:rPr>
          <w:rFonts w:ascii="Times New Roman" w:hAnsi="Times New Roman" w:cs="Times New Roman"/>
          <w:sz w:val="24"/>
          <w:szCs w:val="24"/>
          <w:rPrChange w:id="1595" w:author="Owner" w:date="2017-04-10T10:31:00Z">
            <w:rPr>
              <w:rFonts w:ascii="Times New Roman" w:hAnsi="Times New Roman"/>
              <w:sz w:val="24"/>
              <w:szCs w:val="24"/>
            </w:rPr>
          </w:rPrChange>
        </w:rPr>
        <w:t xml:space="preserve">  </w:t>
      </w:r>
      <w:proofErr w:type="gramStart"/>
      <w:r w:rsidR="00DD093B" w:rsidRPr="00194C1D">
        <w:rPr>
          <w:rFonts w:ascii="Times New Roman" w:hAnsi="Times New Roman" w:cs="Times New Roman"/>
          <w:sz w:val="24"/>
          <w:szCs w:val="24"/>
          <w:rPrChange w:id="1596" w:author="Owner" w:date="2017-04-10T10:31:00Z">
            <w:rPr>
              <w:rFonts w:ascii="Times New Roman" w:hAnsi="Times New Roman"/>
              <w:sz w:val="24"/>
              <w:szCs w:val="24"/>
            </w:rPr>
          </w:rPrChange>
        </w:rPr>
        <w:t>SR5[</w:t>
      </w:r>
      <w:proofErr w:type="gramEnd"/>
      <w:r w:rsidR="00DD093B" w:rsidRPr="00194C1D">
        <w:rPr>
          <w:rFonts w:ascii="Times New Roman" w:hAnsi="Times New Roman" w:cs="Times New Roman"/>
          <w:sz w:val="24"/>
          <w:szCs w:val="24"/>
          <w:rPrChange w:id="1597" w:author="Owner" w:date="2017-04-10T10:31:00Z">
            <w:rPr>
              <w:rFonts w:ascii="Times New Roman" w:hAnsi="Times New Roman"/>
              <w:sz w:val="24"/>
              <w:szCs w:val="24"/>
            </w:rPr>
          </w:rPrChange>
        </w:rPr>
        <w:t xml:space="preserve">i5] is a vector of survival probabilities for </w:t>
      </w:r>
      <w:del w:id="1598" w:author="Mark Armour" w:date="2017-04-04T11:57:00Z">
        <w:r w:rsidR="00DD093B" w:rsidRPr="00194C1D" w:rsidDel="005B25B5">
          <w:rPr>
            <w:rFonts w:ascii="Times New Roman" w:hAnsi="Times New Roman" w:cs="Times New Roman"/>
            <w:sz w:val="24"/>
            <w:szCs w:val="24"/>
            <w:rPrChange w:id="1599" w:author="Owner" w:date="2017-04-10T10:31:00Z">
              <w:rPr>
                <w:rFonts w:ascii="Times New Roman" w:hAnsi="Times New Roman"/>
                <w:sz w:val="24"/>
                <w:szCs w:val="24"/>
              </w:rPr>
            </w:rPrChange>
          </w:rPr>
          <w:delText>pre-smolt</w:delText>
        </w:r>
      </w:del>
      <w:del w:id="1600" w:author="Mark Armour" w:date="2017-04-04T11:58:00Z">
        <w:r w:rsidR="00DD093B" w:rsidRPr="00194C1D" w:rsidDel="005B25B5">
          <w:rPr>
            <w:rFonts w:ascii="Times New Roman" w:hAnsi="Times New Roman" w:cs="Times New Roman"/>
            <w:sz w:val="24"/>
            <w:szCs w:val="24"/>
            <w:rPrChange w:id="1601" w:author="Owner" w:date="2017-04-10T10:31:00Z">
              <w:rPr>
                <w:rFonts w:ascii="Times New Roman" w:hAnsi="Times New Roman"/>
                <w:sz w:val="24"/>
                <w:szCs w:val="24"/>
              </w:rPr>
            </w:rPrChange>
          </w:rPr>
          <w:delText>s</w:delText>
        </w:r>
      </w:del>
      <w:ins w:id="1602" w:author="Mark Armour" w:date="2017-04-04T11:58:00Z">
        <w:r w:rsidR="005B25B5" w:rsidRPr="00194C1D">
          <w:rPr>
            <w:rFonts w:ascii="Times New Roman" w:hAnsi="Times New Roman" w:cs="Times New Roman"/>
            <w:sz w:val="24"/>
            <w:szCs w:val="24"/>
            <w:rPrChange w:id="160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04" w:author="Owner" w:date="2017-04-10T10:31:00Z">
            <w:rPr>
              <w:rFonts w:ascii="Times New Roman" w:hAnsi="Times New Roman"/>
              <w:sz w:val="24"/>
              <w:szCs w:val="24"/>
            </w:rPr>
          </w:rPrChange>
        </w:rPr>
        <w:t xml:space="preserve">, by </w:t>
      </w:r>
      <w:del w:id="1605" w:author="Mark Armour" w:date="2017-04-04T11:57:00Z">
        <w:r w:rsidRPr="00194C1D" w:rsidDel="005B25B5">
          <w:rPr>
            <w:rFonts w:ascii="Times New Roman" w:hAnsi="Times New Roman" w:cs="Times New Roman"/>
            <w:sz w:val="24"/>
            <w:szCs w:val="24"/>
            <w:rPrChange w:id="1606" w:author="Owner" w:date="2017-04-10T10:31:00Z">
              <w:rPr>
                <w:rFonts w:ascii="Times New Roman" w:hAnsi="Times New Roman"/>
                <w:sz w:val="24"/>
                <w:szCs w:val="24"/>
              </w:rPr>
            </w:rPrChange>
          </w:rPr>
          <w:delText>pre-smolt</w:delText>
        </w:r>
      </w:del>
      <w:ins w:id="1607" w:author="Mark Armour" w:date="2017-04-04T11:57:00Z">
        <w:r w:rsidR="005B25B5" w:rsidRPr="00194C1D">
          <w:rPr>
            <w:rFonts w:ascii="Times New Roman" w:hAnsi="Times New Roman" w:cs="Times New Roman"/>
            <w:sz w:val="24"/>
            <w:szCs w:val="24"/>
            <w:rPrChange w:id="160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09" w:author="Owner" w:date="2017-04-10T10:31:00Z">
            <w:rPr>
              <w:rFonts w:ascii="Times New Roman" w:hAnsi="Times New Roman"/>
              <w:sz w:val="24"/>
              <w:szCs w:val="24"/>
            </w:rPr>
          </w:rPrChange>
        </w:rPr>
        <w:t xml:space="preserve"> age.  Again, this vector is user specified.</w:t>
      </w:r>
    </w:p>
    <w:p w:rsidR="00DD093B" w:rsidRPr="00194C1D" w:rsidRDefault="003C386A" w:rsidP="00D20A24">
      <w:pPr>
        <w:rPr>
          <w:rFonts w:ascii="Times New Roman" w:hAnsi="Times New Roman" w:cs="Times New Roman"/>
          <w:sz w:val="24"/>
          <w:szCs w:val="24"/>
          <w:rPrChange w:id="1610" w:author="Owner" w:date="2017-04-10T10:31:00Z">
            <w:rPr>
              <w:rFonts w:ascii="Times New Roman" w:hAnsi="Times New Roman"/>
              <w:sz w:val="24"/>
              <w:szCs w:val="24"/>
            </w:rPr>
          </w:rPrChange>
        </w:rPr>
      </w:pPr>
      <w:r w:rsidRPr="00194C1D">
        <w:rPr>
          <w:rFonts w:ascii="Times New Roman" w:hAnsi="Times New Roman" w:cs="Times New Roman"/>
          <w:sz w:val="24"/>
          <w:szCs w:val="24"/>
          <w:rPrChange w:id="1611" w:author="Owner" w:date="2017-04-10T10:31:00Z">
            <w:rPr>
              <w:rFonts w:ascii="Times New Roman" w:hAnsi="Times New Roman"/>
              <w:sz w:val="24"/>
              <w:szCs w:val="24"/>
            </w:rPr>
          </w:rPrChange>
        </w:rPr>
        <w:t xml:space="preserve">With the additional parameters as specified above, </w:t>
      </w:r>
      <w:r w:rsidR="00DD093B" w:rsidRPr="00194C1D">
        <w:rPr>
          <w:rFonts w:ascii="Times New Roman" w:hAnsi="Times New Roman" w:cs="Times New Roman"/>
          <w:sz w:val="24"/>
          <w:szCs w:val="24"/>
          <w:rPrChange w:id="1612" w:author="Owner" w:date="2017-04-10T10:31:00Z">
            <w:rPr>
              <w:rFonts w:ascii="Times New Roman" w:hAnsi="Times New Roman"/>
              <w:sz w:val="24"/>
              <w:szCs w:val="24"/>
            </w:rPr>
          </w:rPrChange>
        </w:rPr>
        <w:t xml:space="preserve">Beverton-Holt calculations for the number of </w:t>
      </w:r>
      <w:del w:id="1613" w:author="Mark Armour" w:date="2017-04-04T11:57:00Z">
        <w:r w:rsidR="00DD093B" w:rsidRPr="00194C1D" w:rsidDel="005B25B5">
          <w:rPr>
            <w:rFonts w:ascii="Times New Roman" w:hAnsi="Times New Roman" w:cs="Times New Roman"/>
            <w:sz w:val="24"/>
            <w:szCs w:val="24"/>
            <w:rPrChange w:id="1614" w:author="Owner" w:date="2017-04-10T10:31:00Z">
              <w:rPr>
                <w:rFonts w:ascii="Times New Roman" w:hAnsi="Times New Roman"/>
                <w:sz w:val="24"/>
                <w:szCs w:val="24"/>
              </w:rPr>
            </w:rPrChange>
          </w:rPr>
          <w:delText>pr</w:delText>
        </w:r>
        <w:r w:rsidRPr="00194C1D" w:rsidDel="005B25B5">
          <w:rPr>
            <w:rFonts w:ascii="Times New Roman" w:hAnsi="Times New Roman" w:cs="Times New Roman"/>
            <w:sz w:val="24"/>
            <w:szCs w:val="24"/>
            <w:rPrChange w:id="1615" w:author="Owner" w:date="2017-04-10T10:31:00Z">
              <w:rPr>
                <w:rFonts w:ascii="Times New Roman" w:hAnsi="Times New Roman"/>
                <w:sz w:val="24"/>
                <w:szCs w:val="24"/>
              </w:rPr>
            </w:rPrChange>
          </w:rPr>
          <w:delText>e-smolt</w:delText>
        </w:r>
      </w:del>
      <w:del w:id="1616" w:author="Mark Armour" w:date="2017-04-04T11:58:00Z">
        <w:r w:rsidRPr="00194C1D" w:rsidDel="005B25B5">
          <w:rPr>
            <w:rFonts w:ascii="Times New Roman" w:hAnsi="Times New Roman" w:cs="Times New Roman"/>
            <w:sz w:val="24"/>
            <w:szCs w:val="24"/>
            <w:rPrChange w:id="1617" w:author="Owner" w:date="2017-04-10T10:31:00Z">
              <w:rPr>
                <w:rFonts w:ascii="Times New Roman" w:hAnsi="Times New Roman"/>
                <w:sz w:val="24"/>
                <w:szCs w:val="24"/>
              </w:rPr>
            </w:rPrChange>
          </w:rPr>
          <w:delText>s</w:delText>
        </w:r>
      </w:del>
      <w:ins w:id="1618" w:author="Mark Armour" w:date="2017-04-04T11:58:00Z">
        <w:r w:rsidR="005B25B5" w:rsidRPr="00194C1D">
          <w:rPr>
            <w:rFonts w:ascii="Times New Roman" w:hAnsi="Times New Roman" w:cs="Times New Roman"/>
            <w:sz w:val="24"/>
            <w:szCs w:val="24"/>
            <w:rPrChange w:id="161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20" w:author="Owner" w:date="2017-04-10T10:31:00Z">
            <w:rPr>
              <w:rFonts w:ascii="Times New Roman" w:hAnsi="Times New Roman"/>
              <w:sz w:val="24"/>
              <w:szCs w:val="24"/>
            </w:rPr>
          </w:rPrChange>
        </w:rPr>
        <w:t xml:space="preserve"> at time t+1 are implemented</w:t>
      </w:r>
      <w:r w:rsidR="005D05E3" w:rsidRPr="00194C1D">
        <w:rPr>
          <w:rFonts w:ascii="Times New Roman" w:hAnsi="Times New Roman" w:cs="Times New Roman"/>
          <w:sz w:val="24"/>
          <w:szCs w:val="24"/>
          <w:rPrChange w:id="1621" w:author="Owner" w:date="2017-04-10T10:31:00Z">
            <w:rPr>
              <w:rFonts w:ascii="Times New Roman" w:hAnsi="Times New Roman"/>
              <w:sz w:val="24"/>
              <w:szCs w:val="24"/>
            </w:rPr>
          </w:rPrChange>
        </w:rPr>
        <w:t xml:space="preserve"> as described in sections 4.5.1 through 4.5.5.</w:t>
      </w:r>
    </w:p>
    <w:p w:rsidR="00DD093B" w:rsidRPr="00194C1D" w:rsidRDefault="00DD093B" w:rsidP="00D20A24">
      <w:pPr>
        <w:rPr>
          <w:rFonts w:ascii="Times New Roman" w:hAnsi="Times New Roman" w:cs="Times New Roman"/>
          <w:sz w:val="24"/>
          <w:szCs w:val="24"/>
          <w:rPrChange w:id="1622" w:author="Owner" w:date="2017-04-10T10:31:00Z">
            <w:rPr>
              <w:rFonts w:ascii="Times New Roman" w:hAnsi="Times New Roman"/>
              <w:sz w:val="24"/>
              <w:szCs w:val="24"/>
            </w:rPr>
          </w:rPrChange>
        </w:rPr>
      </w:pPr>
    </w:p>
    <w:p w:rsidR="00DD093B" w:rsidRPr="00194C1D" w:rsidRDefault="005805D8" w:rsidP="00D20A24">
      <w:pPr>
        <w:rPr>
          <w:rFonts w:ascii="Times New Roman" w:hAnsi="Times New Roman" w:cs="Times New Roman"/>
          <w:b/>
          <w:sz w:val="24"/>
          <w:szCs w:val="24"/>
          <w:rPrChange w:id="1623"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624" w:author="Owner" w:date="2017-04-10T10:31:00Z">
            <w:rPr>
              <w:rFonts w:ascii="Times New Roman" w:hAnsi="Times New Roman"/>
              <w:b/>
              <w:sz w:val="24"/>
              <w:szCs w:val="24"/>
            </w:rPr>
          </w:rPrChange>
        </w:rPr>
        <w:t xml:space="preserve">4.5.1. </w:t>
      </w:r>
      <w:r w:rsidR="00DD093B" w:rsidRPr="00194C1D">
        <w:rPr>
          <w:rFonts w:ascii="Times New Roman" w:hAnsi="Times New Roman" w:cs="Times New Roman"/>
          <w:b/>
          <w:sz w:val="24"/>
          <w:szCs w:val="24"/>
          <w:rPrChange w:id="1625" w:author="Owner" w:date="2017-04-10T10:31:00Z">
            <w:rPr>
              <w:rFonts w:ascii="Times New Roman" w:hAnsi="Times New Roman"/>
              <w:b/>
              <w:sz w:val="24"/>
              <w:szCs w:val="24"/>
            </w:rPr>
          </w:rPrChange>
        </w:rPr>
        <w:t xml:space="preserve">Step 1: </w:t>
      </w:r>
      <w:r w:rsidR="00F529B1" w:rsidRPr="00194C1D">
        <w:rPr>
          <w:rFonts w:ascii="Times New Roman" w:hAnsi="Times New Roman" w:cs="Times New Roman"/>
          <w:b/>
          <w:sz w:val="24"/>
          <w:szCs w:val="24"/>
          <w:rPrChange w:id="1626" w:author="Owner" w:date="2017-04-10T10:31:00Z">
            <w:rPr>
              <w:rFonts w:ascii="Times New Roman" w:hAnsi="Times New Roman"/>
              <w:b/>
              <w:sz w:val="24"/>
              <w:szCs w:val="24"/>
            </w:rPr>
          </w:rPrChange>
        </w:rPr>
        <w:t>Candidate Fish</w:t>
      </w:r>
    </w:p>
    <w:p w:rsidR="00DD093B" w:rsidRPr="00194C1D" w:rsidRDefault="00DD093B" w:rsidP="00D20A24">
      <w:pPr>
        <w:rPr>
          <w:rFonts w:ascii="Times New Roman" w:hAnsi="Times New Roman" w:cs="Times New Roman"/>
          <w:sz w:val="24"/>
          <w:szCs w:val="24"/>
          <w:rPrChange w:id="1627" w:author="Owner" w:date="2017-04-10T10:31:00Z">
            <w:rPr>
              <w:rFonts w:ascii="Times New Roman" w:hAnsi="Times New Roman"/>
              <w:sz w:val="24"/>
              <w:szCs w:val="24"/>
            </w:rPr>
          </w:rPrChange>
        </w:rPr>
      </w:pPr>
      <w:r w:rsidRPr="00194C1D">
        <w:rPr>
          <w:rFonts w:ascii="Times New Roman" w:hAnsi="Times New Roman" w:cs="Times New Roman"/>
          <w:sz w:val="24"/>
          <w:szCs w:val="24"/>
          <w:rPrChange w:id="1628" w:author="Owner" w:date="2017-04-10T10:31:00Z">
            <w:rPr>
              <w:rFonts w:ascii="Times New Roman" w:hAnsi="Times New Roman"/>
              <w:sz w:val="24"/>
              <w:szCs w:val="24"/>
            </w:rPr>
          </w:rPrChange>
        </w:rPr>
        <w:t xml:space="preserve">The number “candidate” fish at time seeking to become </w:t>
      </w:r>
      <w:del w:id="1629" w:author="Mark Armour" w:date="2017-04-04T11:57:00Z">
        <w:r w:rsidRPr="00194C1D" w:rsidDel="005B25B5">
          <w:rPr>
            <w:rFonts w:ascii="Times New Roman" w:hAnsi="Times New Roman" w:cs="Times New Roman"/>
            <w:sz w:val="24"/>
            <w:szCs w:val="24"/>
            <w:rPrChange w:id="1630" w:author="Owner" w:date="2017-04-10T10:31:00Z">
              <w:rPr>
                <w:rFonts w:ascii="Times New Roman" w:hAnsi="Times New Roman"/>
                <w:sz w:val="24"/>
                <w:szCs w:val="24"/>
              </w:rPr>
            </w:rPrChange>
          </w:rPr>
          <w:delText>pr</w:delText>
        </w:r>
        <w:r w:rsidR="00D93BAE" w:rsidRPr="00194C1D" w:rsidDel="005B25B5">
          <w:rPr>
            <w:rFonts w:ascii="Times New Roman" w:hAnsi="Times New Roman" w:cs="Times New Roman"/>
            <w:sz w:val="24"/>
            <w:szCs w:val="24"/>
            <w:rPrChange w:id="1631" w:author="Owner" w:date="2017-04-10T10:31:00Z">
              <w:rPr>
                <w:rFonts w:ascii="Times New Roman" w:hAnsi="Times New Roman"/>
                <w:sz w:val="24"/>
                <w:szCs w:val="24"/>
              </w:rPr>
            </w:rPrChange>
          </w:rPr>
          <w:delText>e-smolt</w:delText>
        </w:r>
      </w:del>
      <w:del w:id="1632" w:author="Mark Armour" w:date="2017-04-04T11:58:00Z">
        <w:r w:rsidR="00D93BAE" w:rsidRPr="00194C1D" w:rsidDel="005B25B5">
          <w:rPr>
            <w:rFonts w:ascii="Times New Roman" w:hAnsi="Times New Roman" w:cs="Times New Roman"/>
            <w:sz w:val="24"/>
            <w:szCs w:val="24"/>
            <w:rPrChange w:id="1633" w:author="Owner" w:date="2017-04-10T10:31:00Z">
              <w:rPr>
                <w:rFonts w:ascii="Times New Roman" w:hAnsi="Times New Roman"/>
                <w:sz w:val="24"/>
                <w:szCs w:val="24"/>
              </w:rPr>
            </w:rPrChange>
          </w:rPr>
          <w:delText>s</w:delText>
        </w:r>
      </w:del>
      <w:ins w:id="1634" w:author="Mark Armour" w:date="2017-04-04T11:58:00Z">
        <w:r w:rsidR="005B25B5" w:rsidRPr="00194C1D">
          <w:rPr>
            <w:rFonts w:ascii="Times New Roman" w:hAnsi="Times New Roman" w:cs="Times New Roman"/>
            <w:sz w:val="24"/>
            <w:szCs w:val="24"/>
            <w:rPrChange w:id="1635" w:author="Owner" w:date="2017-04-10T10:31:00Z">
              <w:rPr>
                <w:rFonts w:ascii="Times New Roman" w:hAnsi="Times New Roman"/>
                <w:sz w:val="24"/>
                <w:szCs w:val="24"/>
              </w:rPr>
            </w:rPrChange>
          </w:rPr>
          <w:t>One-Plus</w:t>
        </w:r>
      </w:ins>
      <w:r w:rsidR="00D93BAE" w:rsidRPr="00194C1D">
        <w:rPr>
          <w:rFonts w:ascii="Times New Roman" w:hAnsi="Times New Roman" w:cs="Times New Roman"/>
          <w:sz w:val="24"/>
          <w:szCs w:val="24"/>
          <w:rPrChange w:id="1636" w:author="Owner" w:date="2017-04-10T10:31:00Z">
            <w:rPr>
              <w:rFonts w:ascii="Times New Roman" w:hAnsi="Times New Roman"/>
              <w:sz w:val="24"/>
              <w:szCs w:val="24"/>
            </w:rPr>
          </w:rPrChange>
        </w:rPr>
        <w:t xml:space="preserve"> at time t+1 includes a</w:t>
      </w:r>
      <w:r w:rsidRPr="00194C1D">
        <w:rPr>
          <w:rFonts w:ascii="Times New Roman" w:hAnsi="Times New Roman" w:cs="Times New Roman"/>
          <w:sz w:val="24"/>
          <w:szCs w:val="24"/>
          <w:rPrChange w:id="1637" w:author="Owner" w:date="2017-04-10T10:31:00Z">
            <w:rPr>
              <w:rFonts w:ascii="Times New Roman" w:hAnsi="Times New Roman"/>
              <w:sz w:val="24"/>
              <w:szCs w:val="24"/>
            </w:rPr>
          </w:rPrChange>
        </w:rPr>
        <w:t>ll fish at life stage 4 (</w:t>
      </w:r>
      <w:r w:rsidR="007D4745" w:rsidRPr="00194C1D">
        <w:rPr>
          <w:rFonts w:ascii="Times New Roman" w:hAnsi="Times New Roman" w:cs="Times New Roman"/>
          <w:sz w:val="24"/>
          <w:szCs w:val="24"/>
          <w:rPrChange w:id="1638"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639" w:author="Owner" w:date="2017-04-10T10:31:00Z">
            <w:rPr>
              <w:rFonts w:ascii="Times New Roman" w:hAnsi="Times New Roman"/>
              <w:sz w:val="24"/>
              <w:szCs w:val="24"/>
            </w:rPr>
          </w:rPrChange>
        </w:rPr>
        <w:t xml:space="preserve">) and all </w:t>
      </w:r>
      <w:del w:id="1640" w:author="Mark Armour" w:date="2017-04-04T11:57:00Z">
        <w:r w:rsidRPr="00194C1D" w:rsidDel="005B25B5">
          <w:rPr>
            <w:rFonts w:ascii="Times New Roman" w:hAnsi="Times New Roman" w:cs="Times New Roman"/>
            <w:sz w:val="24"/>
            <w:szCs w:val="24"/>
            <w:rPrChange w:id="1641" w:author="Owner" w:date="2017-04-10T10:31:00Z">
              <w:rPr>
                <w:rFonts w:ascii="Times New Roman" w:hAnsi="Times New Roman"/>
                <w:sz w:val="24"/>
                <w:szCs w:val="24"/>
              </w:rPr>
            </w:rPrChange>
          </w:rPr>
          <w:delText>pre-smolt</w:delText>
        </w:r>
      </w:del>
      <w:del w:id="1642" w:author="Mark Armour" w:date="2017-04-04T11:58:00Z">
        <w:r w:rsidRPr="00194C1D" w:rsidDel="005B25B5">
          <w:rPr>
            <w:rFonts w:ascii="Times New Roman" w:hAnsi="Times New Roman" w:cs="Times New Roman"/>
            <w:sz w:val="24"/>
            <w:szCs w:val="24"/>
            <w:rPrChange w:id="1643" w:author="Owner" w:date="2017-04-10T10:31:00Z">
              <w:rPr>
                <w:rFonts w:ascii="Times New Roman" w:hAnsi="Times New Roman"/>
                <w:sz w:val="24"/>
                <w:szCs w:val="24"/>
              </w:rPr>
            </w:rPrChange>
          </w:rPr>
          <w:delText>s</w:delText>
        </w:r>
      </w:del>
      <w:ins w:id="1644" w:author="Mark Armour" w:date="2017-04-04T11:58:00Z">
        <w:r w:rsidR="005B25B5" w:rsidRPr="00194C1D">
          <w:rPr>
            <w:rFonts w:ascii="Times New Roman" w:hAnsi="Times New Roman" w:cs="Times New Roman"/>
            <w:sz w:val="24"/>
            <w:szCs w:val="24"/>
            <w:rPrChange w:id="164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46" w:author="Owner" w:date="2017-04-10T10:31:00Z">
            <w:rPr>
              <w:rFonts w:ascii="Times New Roman" w:hAnsi="Times New Roman"/>
              <w:sz w:val="24"/>
              <w:szCs w:val="24"/>
            </w:rPr>
          </w:rPrChange>
        </w:rPr>
        <w:t xml:space="preserve"> that do not migrate to the ocean.  </w:t>
      </w:r>
      <w:r w:rsidR="003C386A" w:rsidRPr="00194C1D">
        <w:rPr>
          <w:rFonts w:ascii="Times New Roman" w:hAnsi="Times New Roman" w:cs="Times New Roman"/>
          <w:sz w:val="24"/>
          <w:szCs w:val="24"/>
          <w:rPrChange w:id="1647" w:author="Owner" w:date="2017-04-10T10:31:00Z">
            <w:rPr>
              <w:rFonts w:ascii="Times New Roman" w:hAnsi="Times New Roman"/>
              <w:sz w:val="24"/>
              <w:szCs w:val="24"/>
            </w:rPr>
          </w:rPrChange>
        </w:rPr>
        <w:t>For capacity calculations, t</w:t>
      </w:r>
      <w:r w:rsidRPr="00194C1D">
        <w:rPr>
          <w:rFonts w:ascii="Times New Roman" w:hAnsi="Times New Roman" w:cs="Times New Roman"/>
          <w:sz w:val="24"/>
          <w:szCs w:val="24"/>
          <w:rPrChange w:id="1648" w:author="Owner" w:date="2017-04-10T10:31:00Z">
            <w:rPr>
              <w:rFonts w:ascii="Times New Roman" w:hAnsi="Times New Roman"/>
              <w:sz w:val="24"/>
              <w:szCs w:val="24"/>
            </w:rPr>
          </w:rPrChange>
        </w:rPr>
        <w:t xml:space="preserve">he </w:t>
      </w:r>
      <w:del w:id="1649" w:author="Mark Armour" w:date="2017-04-04T11:57:00Z">
        <w:r w:rsidRPr="00194C1D" w:rsidDel="005B25B5">
          <w:rPr>
            <w:rFonts w:ascii="Times New Roman" w:hAnsi="Times New Roman" w:cs="Times New Roman"/>
            <w:sz w:val="24"/>
            <w:szCs w:val="24"/>
            <w:rPrChange w:id="1650" w:author="Owner" w:date="2017-04-10T10:31:00Z">
              <w:rPr>
                <w:rFonts w:ascii="Times New Roman" w:hAnsi="Times New Roman"/>
                <w:sz w:val="24"/>
                <w:szCs w:val="24"/>
              </w:rPr>
            </w:rPrChange>
          </w:rPr>
          <w:delText>pre-smolt</w:delText>
        </w:r>
      </w:del>
      <w:del w:id="1651" w:author="Mark Armour" w:date="2017-04-04T11:58:00Z">
        <w:r w:rsidRPr="00194C1D" w:rsidDel="005B25B5">
          <w:rPr>
            <w:rFonts w:ascii="Times New Roman" w:hAnsi="Times New Roman" w:cs="Times New Roman"/>
            <w:sz w:val="24"/>
            <w:szCs w:val="24"/>
            <w:rPrChange w:id="1652" w:author="Owner" w:date="2017-04-10T10:31:00Z">
              <w:rPr>
                <w:rFonts w:ascii="Times New Roman" w:hAnsi="Times New Roman"/>
                <w:sz w:val="24"/>
                <w:szCs w:val="24"/>
              </w:rPr>
            </w:rPrChange>
          </w:rPr>
          <w:delText>s</w:delText>
        </w:r>
      </w:del>
      <w:ins w:id="1653" w:author="Mark Armour" w:date="2017-04-04T11:58:00Z">
        <w:r w:rsidR="005B25B5" w:rsidRPr="00194C1D">
          <w:rPr>
            <w:rFonts w:ascii="Times New Roman" w:hAnsi="Times New Roman" w:cs="Times New Roman"/>
            <w:sz w:val="24"/>
            <w:szCs w:val="24"/>
            <w:rPrChange w:id="165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55" w:author="Owner" w:date="2017-04-10T10:31:00Z">
            <w:rPr>
              <w:rFonts w:ascii="Times New Roman" w:hAnsi="Times New Roman"/>
              <w:sz w:val="24"/>
              <w:szCs w:val="24"/>
            </w:rPr>
          </w:rPrChange>
        </w:rPr>
        <w:t xml:space="preserve"> that stay are counted as more than one fish by scaling by age via the values in the vector </w:t>
      </w:r>
      <w:proofErr w:type="gramStart"/>
      <w:r w:rsidRPr="00194C1D">
        <w:rPr>
          <w:rFonts w:ascii="Times New Roman" w:hAnsi="Times New Roman" w:cs="Times New Roman"/>
          <w:sz w:val="24"/>
          <w:szCs w:val="24"/>
          <w:rPrChange w:id="1656" w:author="Owner" w:date="2017-04-10T10:31:00Z">
            <w:rPr>
              <w:rFonts w:ascii="Times New Roman" w:hAnsi="Times New Roman"/>
              <w:sz w:val="24"/>
              <w:szCs w:val="24"/>
            </w:rPr>
          </w:rPrChange>
        </w:rPr>
        <w:t>N5.cap[</w:t>
      </w:r>
      <w:proofErr w:type="gramEnd"/>
      <w:r w:rsidRPr="00194C1D">
        <w:rPr>
          <w:rFonts w:ascii="Times New Roman" w:hAnsi="Times New Roman" w:cs="Times New Roman"/>
          <w:sz w:val="24"/>
          <w:szCs w:val="24"/>
          <w:rPrChange w:id="1657" w:author="Owner" w:date="2017-04-10T10:31:00Z">
            <w:rPr>
              <w:rFonts w:ascii="Times New Roman" w:hAnsi="Times New Roman"/>
              <w:sz w:val="24"/>
              <w:szCs w:val="24"/>
            </w:rPr>
          </w:rPrChange>
        </w:rPr>
        <w:t>i5]</w:t>
      </w:r>
    </w:p>
    <w:p w:rsidR="00DD093B" w:rsidRPr="00194C1D" w:rsidRDefault="00DD093B" w:rsidP="00D20A24">
      <w:pPr>
        <w:rPr>
          <w:rFonts w:ascii="Times New Roman" w:hAnsi="Times New Roman" w:cs="Times New Roman"/>
          <w:sz w:val="24"/>
          <w:szCs w:val="24"/>
          <w:rPrChange w:id="1658" w:author="Owner" w:date="2017-04-10T10:31:00Z">
            <w:rPr>
              <w:rFonts w:ascii="Times New Roman" w:hAnsi="Times New Roman"/>
              <w:sz w:val="24"/>
              <w:szCs w:val="24"/>
            </w:rPr>
          </w:rPrChange>
        </w:rPr>
      </w:pPr>
    </w:p>
    <w:p w:rsidR="00DD093B" w:rsidRPr="00194C1D" w:rsidRDefault="00DD093B" w:rsidP="00C85EF3">
      <w:pPr>
        <w:ind w:firstLine="720"/>
        <w:rPr>
          <w:rFonts w:ascii="Times New Roman" w:hAnsi="Times New Roman" w:cs="Times New Roman"/>
          <w:sz w:val="24"/>
          <w:szCs w:val="24"/>
          <w:rPrChange w:id="1659" w:author="Owner" w:date="2017-04-10T10:31:00Z">
            <w:rPr>
              <w:rFonts w:ascii="Times New Roman" w:hAnsi="Times New Roman"/>
              <w:sz w:val="24"/>
              <w:szCs w:val="24"/>
            </w:rPr>
          </w:rPrChange>
        </w:rPr>
      </w:pPr>
      <w:r w:rsidRPr="00194C1D">
        <w:rPr>
          <w:rFonts w:ascii="Times New Roman" w:hAnsi="Times New Roman" w:cs="Times New Roman"/>
          <w:sz w:val="24"/>
          <w:szCs w:val="24"/>
          <w:rPrChange w:id="1660" w:author="Owner" w:date="2017-04-10T10:31:00Z">
            <w:rPr>
              <w:rFonts w:ascii="Times New Roman" w:hAnsi="Times New Roman"/>
              <w:sz w:val="24"/>
              <w:szCs w:val="24"/>
            </w:rPr>
          </w:rPrChange>
        </w:rPr>
        <w:t xml:space="preserve">CandidateFish = </w:t>
      </w:r>
      <w:del w:id="1661" w:author="Mark Armour" w:date="2017-04-04T12:10:00Z">
        <w:r w:rsidRPr="00194C1D" w:rsidDel="004F4160">
          <w:rPr>
            <w:rFonts w:ascii="Times New Roman" w:hAnsi="Times New Roman" w:cs="Times New Roman"/>
            <w:sz w:val="24"/>
            <w:szCs w:val="24"/>
            <w:rPrChange w:id="1662" w:author="Owner" w:date="2017-04-10T10:31:00Z">
              <w:rPr>
                <w:rFonts w:ascii="Times New Roman" w:hAnsi="Times New Roman"/>
                <w:sz w:val="24"/>
                <w:szCs w:val="24"/>
              </w:rPr>
            </w:rPrChange>
          </w:rPr>
          <w:delText>N[</w:delText>
        </w:r>
      </w:del>
      <w:ins w:id="1663" w:author="Mark Armour" w:date="2017-04-04T12:10:00Z">
        <w:r w:rsidR="004F4160" w:rsidRPr="00194C1D">
          <w:rPr>
            <w:rFonts w:ascii="Times New Roman" w:hAnsi="Times New Roman" w:cs="Times New Roman"/>
            <w:sz w:val="24"/>
            <w:szCs w:val="24"/>
            <w:rPrChange w:id="1664"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1665"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666" w:author="Owner" w:date="2017-04-10T10:31:00Z">
            <w:rPr>
              <w:rFonts w:ascii="Times New Roman" w:hAnsi="Times New Roman"/>
              <w:sz w:val="24"/>
              <w:szCs w:val="24"/>
            </w:rPr>
          </w:rPrChange>
        </w:rPr>
        <w:t>k,4,t] + sum(</w:t>
      </w:r>
      <w:del w:id="1667" w:author="Mark Armour" w:date="2017-04-04T12:11:00Z">
        <w:r w:rsidRPr="00194C1D" w:rsidDel="004F4160">
          <w:rPr>
            <w:rFonts w:ascii="Times New Roman" w:hAnsi="Times New Roman" w:cs="Times New Roman"/>
            <w:sz w:val="24"/>
            <w:szCs w:val="24"/>
            <w:rPrChange w:id="1668" w:author="Owner" w:date="2017-04-10T10:31:00Z">
              <w:rPr>
                <w:rFonts w:ascii="Times New Roman" w:hAnsi="Times New Roman"/>
                <w:sz w:val="24"/>
                <w:szCs w:val="24"/>
              </w:rPr>
            </w:rPrChange>
          </w:rPr>
          <w:delText>N5[</w:delText>
        </w:r>
      </w:del>
      <w:ins w:id="1669" w:author="Mark Armour" w:date="2017-04-04T12:11:00Z">
        <w:r w:rsidR="004F4160" w:rsidRPr="00194C1D">
          <w:rPr>
            <w:rFonts w:ascii="Times New Roman" w:hAnsi="Times New Roman" w:cs="Times New Roman"/>
            <w:sz w:val="24"/>
            <w:szCs w:val="24"/>
            <w:rPrChange w:id="1670"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671" w:author="Owner" w:date="2017-04-10T10:31:00Z">
            <w:rPr>
              <w:rFonts w:ascii="Times New Roman" w:hAnsi="Times New Roman"/>
              <w:sz w:val="24"/>
              <w:szCs w:val="24"/>
            </w:rPr>
          </w:rPrChange>
        </w:rPr>
        <w:t>k,1:10,t]*(1-N5.Psmolt)*N5.cap)</w:t>
      </w:r>
      <w:r w:rsidR="00083EB1" w:rsidRPr="00194C1D">
        <w:rPr>
          <w:rFonts w:ascii="Times New Roman" w:hAnsi="Times New Roman" w:cs="Times New Roman"/>
          <w:sz w:val="24"/>
          <w:szCs w:val="24"/>
          <w:rPrChange w:id="167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673"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674"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675" w:author="Owner" w:date="2017-04-10T10:31:00Z">
            <w:rPr>
              <w:rFonts w:ascii="Times New Roman" w:hAnsi="Times New Roman"/>
              <w:sz w:val="24"/>
              <w:szCs w:val="24"/>
            </w:rPr>
          </w:rPrChange>
        </w:rPr>
        <w:t>9)</w:t>
      </w:r>
    </w:p>
    <w:p w:rsidR="00D93BAE" w:rsidRPr="00194C1D" w:rsidRDefault="00D93BAE" w:rsidP="00D20A24">
      <w:pPr>
        <w:rPr>
          <w:rFonts w:ascii="Times New Roman" w:hAnsi="Times New Roman" w:cs="Times New Roman"/>
          <w:sz w:val="24"/>
          <w:szCs w:val="24"/>
          <w:rPrChange w:id="1676" w:author="Owner" w:date="2017-04-10T10:31:00Z">
            <w:rPr>
              <w:rFonts w:ascii="Times New Roman" w:hAnsi="Times New Roman"/>
              <w:sz w:val="24"/>
              <w:szCs w:val="24"/>
            </w:rPr>
          </w:rPrChange>
        </w:rPr>
      </w:pPr>
    </w:p>
    <w:p w:rsidR="00DD093B" w:rsidRPr="00194C1D" w:rsidRDefault="003C386A" w:rsidP="00D20A24">
      <w:pPr>
        <w:rPr>
          <w:rFonts w:ascii="Times New Roman" w:hAnsi="Times New Roman" w:cs="Times New Roman"/>
          <w:sz w:val="24"/>
          <w:szCs w:val="24"/>
          <w:rPrChange w:id="1677" w:author="Owner" w:date="2017-04-10T10:31:00Z">
            <w:rPr>
              <w:rFonts w:ascii="Times New Roman" w:hAnsi="Times New Roman"/>
              <w:sz w:val="24"/>
              <w:szCs w:val="24"/>
            </w:rPr>
          </w:rPrChange>
        </w:rPr>
      </w:pPr>
      <w:r w:rsidRPr="00194C1D">
        <w:rPr>
          <w:rFonts w:ascii="Times New Roman" w:hAnsi="Times New Roman" w:cs="Times New Roman"/>
          <w:sz w:val="24"/>
          <w:szCs w:val="24"/>
          <w:rPrChange w:id="1678" w:author="Owner" w:date="2017-04-10T10:31:00Z">
            <w:rPr>
              <w:rFonts w:ascii="Times New Roman" w:hAnsi="Times New Roman"/>
              <w:sz w:val="24"/>
              <w:szCs w:val="24"/>
            </w:rPr>
          </w:rPrChange>
        </w:rPr>
        <w:t>Scaling by N5.cap results in CandidateFish being counted in terms of “equivalent first year”</w:t>
      </w:r>
      <w:ins w:id="1679" w:author="Mark Armour" w:date="2017-04-04T12:12:00Z">
        <w:r w:rsidR="00814F87" w:rsidRPr="00194C1D">
          <w:rPr>
            <w:rFonts w:ascii="Times New Roman" w:hAnsi="Times New Roman" w:cs="Times New Roman"/>
            <w:sz w:val="24"/>
            <w:szCs w:val="24"/>
            <w:rPrChange w:id="1680" w:author="Owner" w:date="2017-04-10T10:31:00Z">
              <w:rPr>
                <w:rFonts w:ascii="Times New Roman" w:hAnsi="Times New Roman"/>
                <w:sz w:val="24"/>
                <w:szCs w:val="24"/>
              </w:rPr>
            </w:rPrChange>
          </w:rPr>
          <w:t xml:space="preserve"> </w:t>
        </w:r>
      </w:ins>
      <w:del w:id="1681" w:author="Mark Armour" w:date="2017-04-04T11:57:00Z">
        <w:r w:rsidRPr="00194C1D" w:rsidDel="005B25B5">
          <w:rPr>
            <w:rFonts w:ascii="Times New Roman" w:hAnsi="Times New Roman" w:cs="Times New Roman"/>
            <w:sz w:val="24"/>
            <w:szCs w:val="24"/>
            <w:rPrChange w:id="1682" w:author="Owner" w:date="2017-04-10T10:31:00Z">
              <w:rPr>
                <w:rFonts w:ascii="Times New Roman" w:hAnsi="Times New Roman"/>
                <w:sz w:val="24"/>
                <w:szCs w:val="24"/>
              </w:rPr>
            </w:rPrChange>
          </w:rPr>
          <w:delText>pre-smolt</w:delText>
        </w:r>
      </w:del>
      <w:del w:id="1683" w:author="Mark Armour" w:date="2017-04-04T11:58:00Z">
        <w:r w:rsidRPr="00194C1D" w:rsidDel="005B25B5">
          <w:rPr>
            <w:rFonts w:ascii="Times New Roman" w:hAnsi="Times New Roman" w:cs="Times New Roman"/>
            <w:sz w:val="24"/>
            <w:szCs w:val="24"/>
            <w:rPrChange w:id="1684" w:author="Owner" w:date="2017-04-10T10:31:00Z">
              <w:rPr>
                <w:rFonts w:ascii="Times New Roman" w:hAnsi="Times New Roman"/>
                <w:sz w:val="24"/>
                <w:szCs w:val="24"/>
              </w:rPr>
            </w:rPrChange>
          </w:rPr>
          <w:delText>s</w:delText>
        </w:r>
      </w:del>
      <w:ins w:id="1685" w:author="Mark Armour" w:date="2017-04-04T11:58:00Z">
        <w:r w:rsidR="005B25B5" w:rsidRPr="00194C1D">
          <w:rPr>
            <w:rFonts w:ascii="Times New Roman" w:hAnsi="Times New Roman" w:cs="Times New Roman"/>
            <w:sz w:val="24"/>
            <w:szCs w:val="24"/>
            <w:rPrChange w:id="1686"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687" w:author="Owner" w:date="2017-04-10T10:31:00Z">
            <w:rPr>
              <w:rFonts w:ascii="Times New Roman" w:hAnsi="Times New Roman"/>
              <w:sz w:val="24"/>
              <w:szCs w:val="24"/>
            </w:rPr>
          </w:rPrChange>
        </w:rPr>
        <w:t>.  This concept may be helpful in understanding the logic behind the calculations.</w:t>
      </w:r>
    </w:p>
    <w:p w:rsidR="003C386A" w:rsidRPr="00194C1D" w:rsidRDefault="003C386A" w:rsidP="00D20A24">
      <w:pPr>
        <w:rPr>
          <w:rFonts w:ascii="Times New Roman" w:hAnsi="Times New Roman" w:cs="Times New Roman"/>
          <w:sz w:val="24"/>
          <w:szCs w:val="24"/>
          <w:rPrChange w:id="1688" w:author="Owner" w:date="2017-04-10T10:31:00Z">
            <w:rPr>
              <w:rFonts w:ascii="Times New Roman" w:hAnsi="Times New Roman"/>
              <w:sz w:val="24"/>
              <w:szCs w:val="24"/>
            </w:rPr>
          </w:rPrChange>
        </w:rPr>
      </w:pPr>
    </w:p>
    <w:p w:rsidR="00DD093B" w:rsidRPr="00194C1D" w:rsidRDefault="005805D8" w:rsidP="00D20A24">
      <w:pPr>
        <w:rPr>
          <w:rFonts w:ascii="Times New Roman" w:hAnsi="Times New Roman" w:cs="Times New Roman"/>
          <w:b/>
          <w:sz w:val="24"/>
          <w:szCs w:val="24"/>
          <w:rPrChange w:id="1689"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690" w:author="Owner" w:date="2017-04-10T10:31:00Z">
            <w:rPr>
              <w:rFonts w:ascii="Times New Roman" w:hAnsi="Times New Roman"/>
              <w:b/>
              <w:sz w:val="24"/>
              <w:szCs w:val="24"/>
            </w:rPr>
          </w:rPrChange>
        </w:rPr>
        <w:lastRenderedPageBreak/>
        <w:t xml:space="preserve">4.5.2. </w:t>
      </w:r>
      <w:r w:rsidR="00DD093B" w:rsidRPr="00194C1D">
        <w:rPr>
          <w:rFonts w:ascii="Times New Roman" w:hAnsi="Times New Roman" w:cs="Times New Roman"/>
          <w:b/>
          <w:sz w:val="24"/>
          <w:szCs w:val="24"/>
          <w:rPrChange w:id="1691" w:author="Owner" w:date="2017-04-10T10:31:00Z">
            <w:rPr>
              <w:rFonts w:ascii="Times New Roman" w:hAnsi="Times New Roman"/>
              <w:b/>
              <w:sz w:val="24"/>
              <w:szCs w:val="24"/>
            </w:rPr>
          </w:rPrChange>
        </w:rPr>
        <w:t>Step 2:</w:t>
      </w:r>
      <w:r w:rsidR="00F529B1" w:rsidRPr="00194C1D">
        <w:rPr>
          <w:rFonts w:ascii="Times New Roman" w:hAnsi="Times New Roman" w:cs="Times New Roman"/>
          <w:b/>
          <w:sz w:val="24"/>
          <w:szCs w:val="24"/>
          <w:rPrChange w:id="1692" w:author="Owner" w:date="2017-04-10T10:31:00Z">
            <w:rPr>
              <w:rFonts w:ascii="Times New Roman" w:hAnsi="Times New Roman"/>
              <w:b/>
              <w:sz w:val="24"/>
              <w:szCs w:val="24"/>
            </w:rPr>
          </w:rPrChange>
        </w:rPr>
        <w:t xml:space="preserve"> Weighted Average for Candidate Survival Probability</w:t>
      </w:r>
    </w:p>
    <w:p w:rsidR="00DD093B" w:rsidRPr="00194C1D" w:rsidRDefault="00DD093B" w:rsidP="00D20A24">
      <w:pPr>
        <w:rPr>
          <w:rFonts w:ascii="Times New Roman" w:hAnsi="Times New Roman" w:cs="Times New Roman"/>
          <w:sz w:val="24"/>
          <w:szCs w:val="24"/>
          <w:rPrChange w:id="1693" w:author="Owner" w:date="2017-04-10T10:31:00Z">
            <w:rPr>
              <w:rFonts w:ascii="Times New Roman" w:hAnsi="Times New Roman"/>
              <w:sz w:val="24"/>
              <w:szCs w:val="24"/>
            </w:rPr>
          </w:rPrChange>
        </w:rPr>
      </w:pPr>
      <w:r w:rsidRPr="00194C1D">
        <w:rPr>
          <w:rFonts w:ascii="Times New Roman" w:hAnsi="Times New Roman" w:cs="Times New Roman"/>
          <w:sz w:val="24"/>
          <w:szCs w:val="24"/>
          <w:rPrChange w:id="1694" w:author="Owner" w:date="2017-04-10T10:31:00Z">
            <w:rPr>
              <w:rFonts w:ascii="Times New Roman" w:hAnsi="Times New Roman"/>
              <w:sz w:val="24"/>
              <w:szCs w:val="24"/>
            </w:rPr>
          </w:rPrChange>
        </w:rPr>
        <w:t xml:space="preserve">The probability of survival for these potential </w:t>
      </w:r>
      <w:del w:id="1695" w:author="Mark Armour" w:date="2017-04-04T11:57:00Z">
        <w:r w:rsidRPr="00194C1D" w:rsidDel="005B25B5">
          <w:rPr>
            <w:rFonts w:ascii="Times New Roman" w:hAnsi="Times New Roman" w:cs="Times New Roman"/>
            <w:sz w:val="24"/>
            <w:szCs w:val="24"/>
            <w:rPrChange w:id="1696" w:author="Owner" w:date="2017-04-10T10:31:00Z">
              <w:rPr>
                <w:rFonts w:ascii="Times New Roman" w:hAnsi="Times New Roman"/>
                <w:sz w:val="24"/>
                <w:szCs w:val="24"/>
              </w:rPr>
            </w:rPrChange>
          </w:rPr>
          <w:delText>pre-smolt</w:delText>
        </w:r>
      </w:del>
      <w:del w:id="1697" w:author="Mark Armour" w:date="2017-04-04T11:58:00Z">
        <w:r w:rsidRPr="00194C1D" w:rsidDel="005B25B5">
          <w:rPr>
            <w:rFonts w:ascii="Times New Roman" w:hAnsi="Times New Roman" w:cs="Times New Roman"/>
            <w:sz w:val="24"/>
            <w:szCs w:val="24"/>
            <w:rPrChange w:id="1698" w:author="Owner" w:date="2017-04-10T10:31:00Z">
              <w:rPr>
                <w:rFonts w:ascii="Times New Roman" w:hAnsi="Times New Roman"/>
                <w:sz w:val="24"/>
                <w:szCs w:val="24"/>
              </w:rPr>
            </w:rPrChange>
          </w:rPr>
          <w:delText>s</w:delText>
        </w:r>
      </w:del>
      <w:ins w:id="1699" w:author="Mark Armour" w:date="2017-04-04T11:58:00Z">
        <w:r w:rsidR="005B25B5" w:rsidRPr="00194C1D">
          <w:rPr>
            <w:rFonts w:ascii="Times New Roman" w:hAnsi="Times New Roman" w:cs="Times New Roman"/>
            <w:sz w:val="24"/>
            <w:szCs w:val="24"/>
            <w:rPrChange w:id="1700"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01" w:author="Owner" w:date="2017-04-10T10:31:00Z">
            <w:rPr>
              <w:rFonts w:ascii="Times New Roman" w:hAnsi="Times New Roman"/>
              <w:sz w:val="24"/>
              <w:szCs w:val="24"/>
            </w:rPr>
          </w:rPrChange>
        </w:rPr>
        <w:t xml:space="preserve"> for time t+1 is taken as a weighted average of the surviva</w:t>
      </w:r>
      <w:r w:rsidR="00825D63" w:rsidRPr="00194C1D">
        <w:rPr>
          <w:rFonts w:ascii="Times New Roman" w:hAnsi="Times New Roman" w:cs="Times New Roman"/>
          <w:sz w:val="24"/>
          <w:szCs w:val="24"/>
          <w:rPrChange w:id="1702" w:author="Owner" w:date="2017-04-10T10:31:00Z">
            <w:rPr>
              <w:rFonts w:ascii="Times New Roman" w:hAnsi="Times New Roman"/>
              <w:sz w:val="24"/>
              <w:szCs w:val="24"/>
            </w:rPr>
          </w:rPrChange>
        </w:rPr>
        <w:t>l proba</w:t>
      </w:r>
      <w:r w:rsidRPr="00194C1D">
        <w:rPr>
          <w:rFonts w:ascii="Times New Roman" w:hAnsi="Times New Roman" w:cs="Times New Roman"/>
          <w:sz w:val="24"/>
          <w:szCs w:val="24"/>
          <w:rPrChange w:id="1703" w:author="Owner" w:date="2017-04-10T10:31:00Z">
            <w:rPr>
              <w:rFonts w:ascii="Times New Roman" w:hAnsi="Times New Roman"/>
              <w:sz w:val="24"/>
              <w:szCs w:val="24"/>
            </w:rPr>
          </w:rPrChange>
        </w:rPr>
        <w:t>bilities</w:t>
      </w:r>
      <w:r w:rsidR="00825D63" w:rsidRPr="00194C1D">
        <w:rPr>
          <w:rFonts w:ascii="Times New Roman" w:hAnsi="Times New Roman" w:cs="Times New Roman"/>
          <w:sz w:val="24"/>
          <w:szCs w:val="24"/>
          <w:rPrChange w:id="1704"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1705" w:author="Owner" w:date="2017-04-10T10:31:00Z">
            <w:rPr>
              <w:rFonts w:ascii="Times New Roman" w:hAnsi="Times New Roman"/>
              <w:sz w:val="24"/>
              <w:szCs w:val="24"/>
            </w:rPr>
          </w:rPrChange>
        </w:rPr>
        <w:t xml:space="preserve"> of the </w:t>
      </w:r>
      <w:r w:rsidR="007D4745" w:rsidRPr="00194C1D">
        <w:rPr>
          <w:rFonts w:ascii="Times New Roman" w:hAnsi="Times New Roman" w:cs="Times New Roman"/>
          <w:sz w:val="24"/>
          <w:szCs w:val="24"/>
          <w:rPrChange w:id="1706"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707" w:author="Owner" w:date="2017-04-10T10:31:00Z">
            <w:rPr>
              <w:rFonts w:ascii="Times New Roman" w:hAnsi="Times New Roman"/>
              <w:sz w:val="24"/>
              <w:szCs w:val="24"/>
            </w:rPr>
          </w:rPrChange>
        </w:rPr>
        <w:t xml:space="preserve"> and </w:t>
      </w:r>
      <w:del w:id="1708" w:author="Mark Armour" w:date="2017-04-04T11:57:00Z">
        <w:r w:rsidRPr="00194C1D" w:rsidDel="005B25B5">
          <w:rPr>
            <w:rFonts w:ascii="Times New Roman" w:hAnsi="Times New Roman" w:cs="Times New Roman"/>
            <w:sz w:val="24"/>
            <w:szCs w:val="24"/>
            <w:rPrChange w:id="1709" w:author="Owner" w:date="2017-04-10T10:31:00Z">
              <w:rPr>
                <w:rFonts w:ascii="Times New Roman" w:hAnsi="Times New Roman"/>
                <w:sz w:val="24"/>
                <w:szCs w:val="24"/>
              </w:rPr>
            </w:rPrChange>
          </w:rPr>
          <w:delText>presmolt</w:delText>
        </w:r>
      </w:del>
      <w:del w:id="1710" w:author="Mark Armour" w:date="2017-04-04T11:58:00Z">
        <w:r w:rsidRPr="00194C1D" w:rsidDel="005B25B5">
          <w:rPr>
            <w:rFonts w:ascii="Times New Roman" w:hAnsi="Times New Roman" w:cs="Times New Roman"/>
            <w:sz w:val="24"/>
            <w:szCs w:val="24"/>
            <w:rPrChange w:id="1711" w:author="Owner" w:date="2017-04-10T10:31:00Z">
              <w:rPr>
                <w:rFonts w:ascii="Times New Roman" w:hAnsi="Times New Roman"/>
                <w:sz w:val="24"/>
                <w:szCs w:val="24"/>
              </w:rPr>
            </w:rPrChange>
          </w:rPr>
          <w:delText>s</w:delText>
        </w:r>
      </w:del>
      <w:ins w:id="1712" w:author="Mark Armour" w:date="2017-04-04T11:58:00Z">
        <w:r w:rsidR="005B25B5" w:rsidRPr="00194C1D">
          <w:rPr>
            <w:rFonts w:ascii="Times New Roman" w:hAnsi="Times New Roman" w:cs="Times New Roman"/>
            <w:sz w:val="24"/>
            <w:szCs w:val="24"/>
            <w:rPrChange w:id="171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14" w:author="Owner" w:date="2017-04-10T10:31:00Z">
            <w:rPr>
              <w:rFonts w:ascii="Times New Roman" w:hAnsi="Times New Roman"/>
              <w:sz w:val="24"/>
              <w:szCs w:val="24"/>
            </w:rPr>
          </w:rPrChange>
        </w:rPr>
        <w:t xml:space="preserve"> at time t</w:t>
      </w:r>
      <w:r w:rsidR="00825D63" w:rsidRPr="00194C1D">
        <w:rPr>
          <w:rFonts w:ascii="Times New Roman" w:hAnsi="Times New Roman" w:cs="Times New Roman"/>
          <w:sz w:val="24"/>
          <w:szCs w:val="24"/>
          <w:rPrChange w:id="1715"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716" w:author="Owner" w:date="2017-04-10T10:31:00Z">
            <w:rPr>
              <w:rFonts w:ascii="Times New Roman" w:hAnsi="Times New Roman"/>
              <w:sz w:val="24"/>
              <w:szCs w:val="24"/>
            </w:rPr>
          </w:rPrChange>
        </w:rPr>
        <w:t xml:space="preserve">seeking to become (or remain) </w:t>
      </w:r>
      <w:del w:id="1717" w:author="Mark Armour" w:date="2017-04-04T11:57:00Z">
        <w:r w:rsidRPr="00194C1D" w:rsidDel="005B25B5">
          <w:rPr>
            <w:rFonts w:ascii="Times New Roman" w:hAnsi="Times New Roman" w:cs="Times New Roman"/>
            <w:sz w:val="24"/>
            <w:szCs w:val="24"/>
            <w:rPrChange w:id="1718" w:author="Owner" w:date="2017-04-10T10:31:00Z">
              <w:rPr>
                <w:rFonts w:ascii="Times New Roman" w:hAnsi="Times New Roman"/>
                <w:sz w:val="24"/>
                <w:szCs w:val="24"/>
              </w:rPr>
            </w:rPrChange>
          </w:rPr>
          <w:delText>presmolt</w:delText>
        </w:r>
      </w:del>
      <w:del w:id="1719" w:author="Mark Armour" w:date="2017-04-04T11:58:00Z">
        <w:r w:rsidRPr="00194C1D" w:rsidDel="005B25B5">
          <w:rPr>
            <w:rFonts w:ascii="Times New Roman" w:hAnsi="Times New Roman" w:cs="Times New Roman"/>
            <w:sz w:val="24"/>
            <w:szCs w:val="24"/>
            <w:rPrChange w:id="1720" w:author="Owner" w:date="2017-04-10T10:31:00Z">
              <w:rPr>
                <w:rFonts w:ascii="Times New Roman" w:hAnsi="Times New Roman"/>
                <w:sz w:val="24"/>
                <w:szCs w:val="24"/>
              </w:rPr>
            </w:rPrChange>
          </w:rPr>
          <w:delText>s</w:delText>
        </w:r>
      </w:del>
      <w:ins w:id="1721" w:author="Mark Armour" w:date="2017-04-04T11:58:00Z">
        <w:r w:rsidR="005B25B5" w:rsidRPr="00194C1D">
          <w:rPr>
            <w:rFonts w:ascii="Times New Roman" w:hAnsi="Times New Roman" w:cs="Times New Roman"/>
            <w:sz w:val="24"/>
            <w:szCs w:val="24"/>
            <w:rPrChange w:id="172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23" w:author="Owner" w:date="2017-04-10T10:31:00Z">
            <w:rPr>
              <w:rFonts w:ascii="Times New Roman" w:hAnsi="Times New Roman"/>
              <w:sz w:val="24"/>
              <w:szCs w:val="24"/>
            </w:rPr>
          </w:rPrChange>
        </w:rPr>
        <w:t xml:space="preserve"> at time t+1:</w:t>
      </w:r>
    </w:p>
    <w:p w:rsidR="00DD093B" w:rsidRPr="00194C1D" w:rsidRDefault="00DD093B" w:rsidP="00D20A24">
      <w:pPr>
        <w:rPr>
          <w:rFonts w:ascii="Times New Roman" w:hAnsi="Times New Roman" w:cs="Times New Roman"/>
          <w:sz w:val="24"/>
          <w:szCs w:val="24"/>
          <w:rPrChange w:id="1724"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725" w:author="Owner" w:date="2017-04-10T10:31:00Z">
            <w:rPr>
              <w:rFonts w:ascii="Times New Roman" w:hAnsi="Times New Roman"/>
              <w:sz w:val="24"/>
              <w:szCs w:val="24"/>
            </w:rPr>
          </w:rPrChange>
        </w:rPr>
      </w:pPr>
      <w:r w:rsidRPr="00194C1D">
        <w:rPr>
          <w:rFonts w:ascii="Times New Roman" w:hAnsi="Times New Roman" w:cs="Times New Roman"/>
          <w:sz w:val="24"/>
          <w:szCs w:val="24"/>
          <w:rPrChange w:id="1726"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1727" w:author="Owner" w:date="2017-04-10T10:31:00Z">
            <w:rPr>
              <w:rFonts w:ascii="Times New Roman" w:hAnsi="Times New Roman"/>
              <w:sz w:val="24"/>
              <w:szCs w:val="24"/>
            </w:rPr>
          </w:rPrChange>
        </w:rPr>
        <w:tab/>
        <w:t>SR5.Candidate = (</w:t>
      </w:r>
      <w:del w:id="1728" w:author="Mark Armour" w:date="2017-04-04T12:10:00Z">
        <w:r w:rsidRPr="00194C1D" w:rsidDel="004F4160">
          <w:rPr>
            <w:rFonts w:ascii="Times New Roman" w:hAnsi="Times New Roman" w:cs="Times New Roman"/>
            <w:sz w:val="24"/>
            <w:szCs w:val="24"/>
            <w:rPrChange w:id="1729" w:author="Owner" w:date="2017-04-10T10:31:00Z">
              <w:rPr>
                <w:rFonts w:ascii="Times New Roman" w:hAnsi="Times New Roman"/>
                <w:sz w:val="24"/>
                <w:szCs w:val="24"/>
              </w:rPr>
            </w:rPrChange>
          </w:rPr>
          <w:delText>N[</w:delText>
        </w:r>
      </w:del>
      <w:ins w:id="1730" w:author="Mark Armour" w:date="2017-04-04T12:10:00Z">
        <w:r w:rsidR="004F4160" w:rsidRPr="00194C1D">
          <w:rPr>
            <w:rFonts w:ascii="Times New Roman" w:hAnsi="Times New Roman" w:cs="Times New Roman"/>
            <w:sz w:val="24"/>
            <w:szCs w:val="24"/>
            <w:rPrChange w:id="1731"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1732"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733" w:author="Owner" w:date="2017-04-10T10:31:00Z">
            <w:rPr>
              <w:rFonts w:ascii="Times New Roman" w:hAnsi="Times New Roman"/>
              <w:sz w:val="24"/>
              <w:szCs w:val="24"/>
            </w:rPr>
          </w:rPrChange>
        </w:rPr>
        <w:t>k,4,t]*Sr[4]+sum(</w:t>
      </w:r>
      <w:del w:id="1734" w:author="Mark Armour" w:date="2017-04-04T12:11:00Z">
        <w:r w:rsidRPr="00194C1D" w:rsidDel="004F4160">
          <w:rPr>
            <w:rFonts w:ascii="Times New Roman" w:hAnsi="Times New Roman" w:cs="Times New Roman"/>
            <w:sz w:val="24"/>
            <w:szCs w:val="24"/>
            <w:rPrChange w:id="1735" w:author="Owner" w:date="2017-04-10T10:31:00Z">
              <w:rPr>
                <w:rFonts w:ascii="Times New Roman" w:hAnsi="Times New Roman"/>
                <w:sz w:val="24"/>
                <w:szCs w:val="24"/>
              </w:rPr>
            </w:rPrChange>
          </w:rPr>
          <w:delText>N5[</w:delText>
        </w:r>
      </w:del>
      <w:ins w:id="1736" w:author="Mark Armour" w:date="2017-04-04T12:11:00Z">
        <w:r w:rsidR="004F4160" w:rsidRPr="00194C1D">
          <w:rPr>
            <w:rFonts w:ascii="Times New Roman" w:hAnsi="Times New Roman" w:cs="Times New Roman"/>
            <w:sz w:val="24"/>
            <w:szCs w:val="24"/>
            <w:rPrChange w:id="1737"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738" w:author="Owner" w:date="2017-04-10T10:31:00Z">
            <w:rPr>
              <w:rFonts w:ascii="Times New Roman" w:hAnsi="Times New Roman"/>
              <w:sz w:val="24"/>
              <w:szCs w:val="24"/>
            </w:rPr>
          </w:rPrChange>
        </w:rPr>
        <w:t>k,,t]*(1-N5.Psmolt)*SR5))/</w:t>
      </w:r>
    </w:p>
    <w:p w:rsidR="00DD093B" w:rsidRPr="00194C1D" w:rsidRDefault="00DD093B" w:rsidP="00D20A24">
      <w:pPr>
        <w:rPr>
          <w:rFonts w:ascii="Times New Roman" w:hAnsi="Times New Roman" w:cs="Times New Roman"/>
          <w:sz w:val="24"/>
          <w:szCs w:val="24"/>
          <w:rPrChange w:id="1739" w:author="Owner" w:date="2017-04-10T10:31:00Z">
            <w:rPr>
              <w:rFonts w:ascii="Times New Roman" w:hAnsi="Times New Roman"/>
              <w:sz w:val="24"/>
              <w:szCs w:val="24"/>
            </w:rPr>
          </w:rPrChange>
        </w:rPr>
      </w:pPr>
      <w:r w:rsidRPr="00194C1D">
        <w:rPr>
          <w:rFonts w:ascii="Times New Roman" w:hAnsi="Times New Roman" w:cs="Times New Roman"/>
          <w:sz w:val="24"/>
          <w:szCs w:val="24"/>
          <w:rPrChange w:id="1740" w:author="Owner" w:date="2017-04-10T10:31:00Z">
            <w:rPr>
              <w:rFonts w:ascii="Times New Roman" w:hAnsi="Times New Roman"/>
              <w:sz w:val="24"/>
              <w:szCs w:val="24"/>
            </w:rPr>
          </w:rPrChange>
        </w:rPr>
        <w:t xml:space="preserve"> </w:t>
      </w:r>
      <w:r w:rsidR="00083EB1" w:rsidRPr="00194C1D">
        <w:rPr>
          <w:rFonts w:ascii="Times New Roman" w:hAnsi="Times New Roman" w:cs="Times New Roman"/>
          <w:sz w:val="24"/>
          <w:szCs w:val="24"/>
          <w:rPrChange w:id="174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42" w:author="Owner" w:date="2017-04-10T10:31:00Z">
            <w:rPr>
              <w:rFonts w:ascii="Times New Roman" w:hAnsi="Times New Roman"/>
              <w:sz w:val="24"/>
              <w:szCs w:val="24"/>
            </w:rPr>
          </w:rPrChange>
        </w:rPr>
        <w:tab/>
      </w:r>
      <w:r w:rsidR="00C85EF3" w:rsidRPr="00194C1D">
        <w:rPr>
          <w:rFonts w:ascii="Times New Roman" w:hAnsi="Times New Roman" w:cs="Times New Roman"/>
          <w:sz w:val="24"/>
          <w:szCs w:val="24"/>
          <w:rPrChange w:id="1743" w:author="Owner" w:date="2017-04-10T10:31:00Z">
            <w:rPr>
              <w:rFonts w:ascii="Times New Roman" w:hAnsi="Times New Roman"/>
              <w:sz w:val="24"/>
              <w:szCs w:val="24"/>
            </w:rPr>
          </w:rPrChange>
        </w:rPr>
        <w:tab/>
      </w:r>
      <w:r w:rsidR="00C85EF3" w:rsidRPr="00194C1D">
        <w:rPr>
          <w:rFonts w:ascii="Times New Roman" w:hAnsi="Times New Roman" w:cs="Times New Roman"/>
          <w:sz w:val="24"/>
          <w:szCs w:val="24"/>
          <w:rPrChange w:id="1744" w:author="Owner" w:date="2017-04-10T10:31:00Z">
            <w:rPr>
              <w:rFonts w:ascii="Times New Roman" w:hAnsi="Times New Roman"/>
              <w:sz w:val="24"/>
              <w:szCs w:val="24"/>
            </w:rPr>
          </w:rPrChange>
        </w:rPr>
        <w:tab/>
      </w:r>
      <w:r w:rsidRPr="00194C1D">
        <w:rPr>
          <w:rFonts w:ascii="Times New Roman" w:hAnsi="Times New Roman" w:cs="Times New Roman"/>
          <w:sz w:val="24"/>
          <w:szCs w:val="24"/>
          <w:rPrChange w:id="1745" w:author="Owner" w:date="2017-04-10T10:31:00Z">
            <w:rPr>
              <w:rFonts w:ascii="Times New Roman" w:hAnsi="Times New Roman"/>
              <w:sz w:val="24"/>
              <w:szCs w:val="24"/>
            </w:rPr>
          </w:rPrChange>
        </w:rPr>
        <w:t xml:space="preserve">    (</w:t>
      </w:r>
      <w:del w:id="1746" w:author="Mark Armour" w:date="2017-04-04T12:10:00Z">
        <w:r w:rsidRPr="00194C1D" w:rsidDel="004F4160">
          <w:rPr>
            <w:rFonts w:ascii="Times New Roman" w:hAnsi="Times New Roman" w:cs="Times New Roman"/>
            <w:sz w:val="24"/>
            <w:szCs w:val="24"/>
            <w:rPrChange w:id="1747" w:author="Owner" w:date="2017-04-10T10:31:00Z">
              <w:rPr>
                <w:rFonts w:ascii="Times New Roman" w:hAnsi="Times New Roman"/>
                <w:sz w:val="24"/>
                <w:szCs w:val="24"/>
              </w:rPr>
            </w:rPrChange>
          </w:rPr>
          <w:delText>N[</w:delText>
        </w:r>
      </w:del>
      <w:ins w:id="1748" w:author="Mark Armour" w:date="2017-04-04T12:10:00Z">
        <w:r w:rsidR="004F4160" w:rsidRPr="00194C1D">
          <w:rPr>
            <w:rFonts w:ascii="Times New Roman" w:hAnsi="Times New Roman" w:cs="Times New Roman"/>
            <w:sz w:val="24"/>
            <w:szCs w:val="24"/>
            <w:rPrChange w:id="1749"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1750"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751" w:author="Owner" w:date="2017-04-10T10:31:00Z">
            <w:rPr>
              <w:rFonts w:ascii="Times New Roman" w:hAnsi="Times New Roman"/>
              <w:sz w:val="24"/>
              <w:szCs w:val="24"/>
            </w:rPr>
          </w:rPrChange>
        </w:rPr>
        <w:t>k,4,t]+sum(</w:t>
      </w:r>
      <w:del w:id="1752" w:author="Mark Armour" w:date="2017-04-04T12:11:00Z">
        <w:r w:rsidRPr="00194C1D" w:rsidDel="004F4160">
          <w:rPr>
            <w:rFonts w:ascii="Times New Roman" w:hAnsi="Times New Roman" w:cs="Times New Roman"/>
            <w:sz w:val="24"/>
            <w:szCs w:val="24"/>
            <w:rPrChange w:id="1753" w:author="Owner" w:date="2017-04-10T10:31:00Z">
              <w:rPr>
                <w:rFonts w:ascii="Times New Roman" w:hAnsi="Times New Roman"/>
                <w:sz w:val="24"/>
                <w:szCs w:val="24"/>
              </w:rPr>
            </w:rPrChange>
          </w:rPr>
          <w:delText>N5[</w:delText>
        </w:r>
      </w:del>
      <w:ins w:id="1754" w:author="Mark Armour" w:date="2017-04-04T12:11:00Z">
        <w:r w:rsidR="004F4160" w:rsidRPr="00194C1D">
          <w:rPr>
            <w:rFonts w:ascii="Times New Roman" w:hAnsi="Times New Roman" w:cs="Times New Roman"/>
            <w:sz w:val="24"/>
            <w:szCs w:val="24"/>
            <w:rPrChange w:id="1755"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756" w:author="Owner" w:date="2017-04-10T10:31:00Z">
            <w:rPr>
              <w:rFonts w:ascii="Times New Roman" w:hAnsi="Times New Roman"/>
              <w:sz w:val="24"/>
              <w:szCs w:val="24"/>
            </w:rPr>
          </w:rPrChange>
        </w:rPr>
        <w:t>k,,t]*(1-N5.Psmolt)))</w:t>
      </w:r>
      <w:r w:rsidR="00083EB1" w:rsidRPr="00194C1D">
        <w:rPr>
          <w:rFonts w:ascii="Times New Roman" w:hAnsi="Times New Roman" w:cs="Times New Roman"/>
          <w:sz w:val="24"/>
          <w:szCs w:val="24"/>
          <w:rPrChange w:id="175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5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59"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760"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761" w:author="Owner" w:date="2017-04-10T10:31:00Z">
            <w:rPr>
              <w:rFonts w:ascii="Times New Roman" w:hAnsi="Times New Roman"/>
              <w:sz w:val="24"/>
              <w:szCs w:val="24"/>
            </w:rPr>
          </w:rPrChange>
        </w:rPr>
        <w:t>10)</w:t>
      </w:r>
    </w:p>
    <w:p w:rsidR="00DD093B" w:rsidRPr="00194C1D" w:rsidRDefault="00DD093B" w:rsidP="00D20A24">
      <w:pPr>
        <w:rPr>
          <w:rFonts w:ascii="Times New Roman" w:hAnsi="Times New Roman" w:cs="Times New Roman"/>
          <w:sz w:val="24"/>
          <w:szCs w:val="24"/>
          <w:rPrChange w:id="1762" w:author="Owner" w:date="2017-04-10T10:31:00Z">
            <w:rPr>
              <w:rFonts w:ascii="Times New Roman" w:hAnsi="Times New Roman"/>
              <w:sz w:val="24"/>
              <w:szCs w:val="24"/>
            </w:rPr>
          </w:rPrChange>
        </w:rPr>
      </w:pPr>
      <w:del w:id="1763" w:author="Mark Armour" w:date="2017-04-04T12:14:00Z">
        <w:r w:rsidRPr="00194C1D" w:rsidDel="00814F87">
          <w:rPr>
            <w:rFonts w:ascii="Times New Roman" w:hAnsi="Times New Roman" w:cs="Times New Roman"/>
            <w:sz w:val="24"/>
            <w:szCs w:val="24"/>
            <w:rPrChange w:id="1764" w:author="Owner" w:date="2017-04-10T10:31:00Z">
              <w:rPr>
                <w:rFonts w:ascii="Times New Roman" w:hAnsi="Times New Roman"/>
                <w:sz w:val="24"/>
                <w:szCs w:val="24"/>
              </w:rPr>
            </w:rPrChange>
          </w:rPr>
          <w:delText xml:space="preserve"> </w:delText>
        </w:r>
      </w:del>
      <w:r w:rsidR="00D93BAE" w:rsidRPr="00194C1D">
        <w:rPr>
          <w:rFonts w:ascii="Times New Roman" w:hAnsi="Times New Roman" w:cs="Times New Roman"/>
          <w:sz w:val="24"/>
          <w:szCs w:val="24"/>
          <w:rPrChange w:id="1765" w:author="Owner" w:date="2017-04-10T10:31:00Z">
            <w:rPr>
              <w:rFonts w:ascii="Times New Roman" w:hAnsi="Times New Roman"/>
              <w:sz w:val="24"/>
              <w:szCs w:val="24"/>
            </w:rPr>
          </w:rPrChange>
        </w:rPr>
        <w:t>It is seen in, Eq. 4.10, that</w:t>
      </w:r>
      <w:r w:rsidR="00825D63" w:rsidRPr="00194C1D">
        <w:rPr>
          <w:rFonts w:ascii="Times New Roman" w:hAnsi="Times New Roman" w:cs="Times New Roman"/>
          <w:sz w:val="24"/>
          <w:szCs w:val="24"/>
          <w:rPrChange w:id="1766" w:author="Owner" w:date="2017-04-10T10:31:00Z">
            <w:rPr>
              <w:rFonts w:ascii="Times New Roman" w:hAnsi="Times New Roman"/>
              <w:sz w:val="24"/>
              <w:szCs w:val="24"/>
            </w:rPr>
          </w:rPrChange>
        </w:rPr>
        <w:t xml:space="preserve"> the survival probabilities are weighted by the number of candidate fish vying to become or stay as </w:t>
      </w:r>
      <w:del w:id="1767" w:author="Mark Armour" w:date="2017-04-04T11:57:00Z">
        <w:r w:rsidR="00825D63" w:rsidRPr="00194C1D" w:rsidDel="005B25B5">
          <w:rPr>
            <w:rFonts w:ascii="Times New Roman" w:hAnsi="Times New Roman" w:cs="Times New Roman"/>
            <w:sz w:val="24"/>
            <w:szCs w:val="24"/>
            <w:rPrChange w:id="1768" w:author="Owner" w:date="2017-04-10T10:31:00Z">
              <w:rPr>
                <w:rFonts w:ascii="Times New Roman" w:hAnsi="Times New Roman"/>
                <w:sz w:val="24"/>
                <w:szCs w:val="24"/>
              </w:rPr>
            </w:rPrChange>
          </w:rPr>
          <w:delText>pre-s</w:delText>
        </w:r>
        <w:r w:rsidR="00D93BAE" w:rsidRPr="00194C1D" w:rsidDel="005B25B5">
          <w:rPr>
            <w:rFonts w:ascii="Times New Roman" w:hAnsi="Times New Roman" w:cs="Times New Roman"/>
            <w:sz w:val="24"/>
            <w:szCs w:val="24"/>
            <w:rPrChange w:id="1769" w:author="Owner" w:date="2017-04-10T10:31:00Z">
              <w:rPr>
                <w:rFonts w:ascii="Times New Roman" w:hAnsi="Times New Roman"/>
                <w:sz w:val="24"/>
                <w:szCs w:val="24"/>
              </w:rPr>
            </w:rPrChange>
          </w:rPr>
          <w:delText>molt</w:delText>
        </w:r>
      </w:del>
      <w:del w:id="1770" w:author="Mark Armour" w:date="2017-04-04T11:58:00Z">
        <w:r w:rsidR="00D93BAE" w:rsidRPr="00194C1D" w:rsidDel="005B25B5">
          <w:rPr>
            <w:rFonts w:ascii="Times New Roman" w:hAnsi="Times New Roman" w:cs="Times New Roman"/>
            <w:sz w:val="24"/>
            <w:szCs w:val="24"/>
            <w:rPrChange w:id="1771" w:author="Owner" w:date="2017-04-10T10:31:00Z">
              <w:rPr>
                <w:rFonts w:ascii="Times New Roman" w:hAnsi="Times New Roman"/>
                <w:sz w:val="24"/>
                <w:szCs w:val="24"/>
              </w:rPr>
            </w:rPrChange>
          </w:rPr>
          <w:delText>s</w:delText>
        </w:r>
      </w:del>
      <w:ins w:id="1772" w:author="Mark Armour" w:date="2017-04-04T11:58:00Z">
        <w:r w:rsidR="005B25B5" w:rsidRPr="00194C1D">
          <w:rPr>
            <w:rFonts w:ascii="Times New Roman" w:hAnsi="Times New Roman" w:cs="Times New Roman"/>
            <w:sz w:val="24"/>
            <w:szCs w:val="24"/>
            <w:rPrChange w:id="1773" w:author="Owner" w:date="2017-04-10T10:31:00Z">
              <w:rPr>
                <w:rFonts w:ascii="Times New Roman" w:hAnsi="Times New Roman"/>
                <w:sz w:val="24"/>
                <w:szCs w:val="24"/>
              </w:rPr>
            </w:rPrChange>
          </w:rPr>
          <w:t>One-Plus</w:t>
        </w:r>
      </w:ins>
      <w:r w:rsidR="00D93BAE" w:rsidRPr="00194C1D">
        <w:rPr>
          <w:rFonts w:ascii="Times New Roman" w:hAnsi="Times New Roman" w:cs="Times New Roman"/>
          <w:sz w:val="24"/>
          <w:szCs w:val="24"/>
          <w:rPrChange w:id="1774" w:author="Owner" w:date="2017-04-10T10:31:00Z">
            <w:rPr>
              <w:rFonts w:ascii="Times New Roman" w:hAnsi="Times New Roman"/>
              <w:sz w:val="24"/>
              <w:szCs w:val="24"/>
            </w:rPr>
          </w:rPrChange>
        </w:rPr>
        <w:t xml:space="preserve">.  </w:t>
      </w:r>
    </w:p>
    <w:p w:rsidR="00825D63" w:rsidRPr="00194C1D" w:rsidRDefault="00825D63" w:rsidP="00D20A24">
      <w:pPr>
        <w:rPr>
          <w:rFonts w:ascii="Times New Roman" w:hAnsi="Times New Roman" w:cs="Times New Roman"/>
          <w:sz w:val="24"/>
          <w:szCs w:val="24"/>
          <w:rPrChange w:id="1775" w:author="Owner" w:date="2017-04-10T10:31:00Z">
            <w:rPr>
              <w:rFonts w:ascii="Times New Roman" w:hAnsi="Times New Roman"/>
              <w:sz w:val="24"/>
              <w:szCs w:val="24"/>
            </w:rPr>
          </w:rPrChange>
        </w:rPr>
      </w:pPr>
    </w:p>
    <w:p w:rsidR="00F529B1" w:rsidRPr="00194C1D" w:rsidRDefault="005805D8" w:rsidP="00D20A24">
      <w:pPr>
        <w:rPr>
          <w:rFonts w:ascii="Times New Roman" w:hAnsi="Times New Roman" w:cs="Times New Roman"/>
          <w:b/>
          <w:sz w:val="24"/>
          <w:szCs w:val="24"/>
          <w:rPrChange w:id="1776"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777" w:author="Owner" w:date="2017-04-10T10:31:00Z">
            <w:rPr>
              <w:rFonts w:ascii="Times New Roman" w:hAnsi="Times New Roman"/>
              <w:b/>
              <w:sz w:val="24"/>
              <w:szCs w:val="24"/>
            </w:rPr>
          </w:rPrChange>
        </w:rPr>
        <w:t xml:space="preserve">4.5.3. </w:t>
      </w:r>
      <w:r w:rsidR="00DD093B" w:rsidRPr="00194C1D">
        <w:rPr>
          <w:rFonts w:ascii="Times New Roman" w:hAnsi="Times New Roman" w:cs="Times New Roman"/>
          <w:b/>
          <w:sz w:val="24"/>
          <w:szCs w:val="24"/>
          <w:rPrChange w:id="1778" w:author="Owner" w:date="2017-04-10T10:31:00Z">
            <w:rPr>
              <w:rFonts w:ascii="Times New Roman" w:hAnsi="Times New Roman"/>
              <w:b/>
              <w:sz w:val="24"/>
              <w:szCs w:val="24"/>
            </w:rPr>
          </w:rPrChange>
        </w:rPr>
        <w:t xml:space="preserve">Step 3: </w:t>
      </w:r>
      <w:r w:rsidR="00F529B1" w:rsidRPr="00194C1D">
        <w:rPr>
          <w:rFonts w:ascii="Times New Roman" w:hAnsi="Times New Roman" w:cs="Times New Roman"/>
          <w:b/>
          <w:sz w:val="24"/>
          <w:szCs w:val="24"/>
          <w:rPrChange w:id="1779" w:author="Owner" w:date="2017-04-10T10:31:00Z">
            <w:rPr>
              <w:rFonts w:ascii="Times New Roman" w:hAnsi="Times New Roman"/>
              <w:b/>
              <w:sz w:val="24"/>
              <w:szCs w:val="24"/>
            </w:rPr>
          </w:rPrChange>
        </w:rPr>
        <w:t>Weighted Average for Candidate Productivity</w:t>
      </w:r>
    </w:p>
    <w:p w:rsidR="00DD093B" w:rsidRPr="00194C1D" w:rsidRDefault="00DD093B" w:rsidP="00D20A24">
      <w:pPr>
        <w:rPr>
          <w:rFonts w:ascii="Times New Roman" w:hAnsi="Times New Roman" w:cs="Times New Roman"/>
          <w:sz w:val="24"/>
          <w:szCs w:val="24"/>
          <w:rPrChange w:id="1780" w:author="Owner" w:date="2017-04-10T10:31:00Z">
            <w:rPr>
              <w:rFonts w:ascii="Times New Roman" w:hAnsi="Times New Roman"/>
              <w:sz w:val="24"/>
              <w:szCs w:val="24"/>
            </w:rPr>
          </w:rPrChange>
        </w:rPr>
      </w:pPr>
      <w:r w:rsidRPr="00194C1D">
        <w:rPr>
          <w:rFonts w:ascii="Times New Roman" w:hAnsi="Times New Roman" w:cs="Times New Roman"/>
          <w:sz w:val="24"/>
          <w:szCs w:val="24"/>
          <w:rPrChange w:id="1781" w:author="Owner" w:date="2017-04-10T10:31:00Z">
            <w:rPr>
              <w:rFonts w:ascii="Times New Roman" w:hAnsi="Times New Roman"/>
              <w:sz w:val="24"/>
              <w:szCs w:val="24"/>
            </w:rPr>
          </w:rPrChange>
        </w:rPr>
        <w:t>The productivity is then calculated in the normal manner, using the weighted survivability from above:</w:t>
      </w:r>
    </w:p>
    <w:p w:rsidR="00DD093B" w:rsidRPr="00194C1D" w:rsidRDefault="00DD093B" w:rsidP="00D20A24">
      <w:pPr>
        <w:rPr>
          <w:rFonts w:ascii="Times New Roman" w:hAnsi="Times New Roman" w:cs="Times New Roman"/>
          <w:sz w:val="24"/>
          <w:szCs w:val="24"/>
          <w:rPrChange w:id="1782"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783" w:author="Owner" w:date="2017-04-10T10:31:00Z">
            <w:rPr>
              <w:rFonts w:ascii="Times New Roman" w:hAnsi="Times New Roman"/>
              <w:sz w:val="24"/>
              <w:szCs w:val="24"/>
            </w:rPr>
          </w:rPrChange>
        </w:rPr>
      </w:pPr>
      <w:r w:rsidRPr="00194C1D">
        <w:rPr>
          <w:rFonts w:ascii="Times New Roman" w:hAnsi="Times New Roman" w:cs="Times New Roman"/>
          <w:sz w:val="24"/>
          <w:szCs w:val="24"/>
          <w:rPrChange w:id="1784" w:author="Owner" w:date="2017-04-10T10:31:00Z">
            <w:rPr>
              <w:rFonts w:ascii="Times New Roman" w:hAnsi="Times New Roman"/>
              <w:sz w:val="24"/>
              <w:szCs w:val="24"/>
            </w:rPr>
          </w:rPrChange>
        </w:rPr>
        <w:tab/>
        <w:t>pN5 = SR5.Candidate*(sum(Prod_Scalar[,5]*L[k,,t])/sum(L[k,,t]))</w:t>
      </w:r>
      <w:r w:rsidR="00083EB1" w:rsidRPr="00194C1D">
        <w:rPr>
          <w:rFonts w:ascii="Times New Roman" w:hAnsi="Times New Roman" w:cs="Times New Roman"/>
          <w:sz w:val="24"/>
          <w:szCs w:val="24"/>
          <w:rPrChange w:id="1785"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78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787"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78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789" w:author="Owner" w:date="2017-04-10T10:31:00Z">
            <w:rPr>
              <w:rFonts w:ascii="Times New Roman" w:hAnsi="Times New Roman"/>
              <w:sz w:val="24"/>
              <w:szCs w:val="24"/>
            </w:rPr>
          </w:rPrChange>
        </w:rPr>
        <w:t>11)</w:t>
      </w:r>
    </w:p>
    <w:p w:rsidR="00DD093B" w:rsidRPr="00194C1D" w:rsidRDefault="00D93BAE" w:rsidP="00D20A24">
      <w:pPr>
        <w:rPr>
          <w:rFonts w:ascii="Times New Roman" w:hAnsi="Times New Roman" w:cs="Times New Roman"/>
          <w:sz w:val="24"/>
          <w:szCs w:val="24"/>
          <w:rPrChange w:id="1790" w:author="Owner" w:date="2017-04-10T10:31:00Z">
            <w:rPr>
              <w:rFonts w:ascii="Times New Roman" w:hAnsi="Times New Roman"/>
              <w:sz w:val="24"/>
              <w:szCs w:val="24"/>
            </w:rPr>
          </w:rPrChange>
        </w:rPr>
      </w:pPr>
      <w:r w:rsidRPr="00194C1D">
        <w:rPr>
          <w:rFonts w:ascii="Times New Roman" w:hAnsi="Times New Roman" w:cs="Times New Roman"/>
          <w:sz w:val="24"/>
          <w:szCs w:val="24"/>
          <w:rPrChange w:id="1791" w:author="Owner" w:date="2017-04-10T10:31:00Z">
            <w:rPr>
              <w:rFonts w:ascii="Times New Roman" w:hAnsi="Times New Roman"/>
              <w:sz w:val="24"/>
              <w:szCs w:val="24"/>
            </w:rPr>
          </w:rPrChange>
        </w:rPr>
        <w:t xml:space="preserve">Note that the productivity scalar (“E” in QCI 2006) is assumed to not be a function of the age distribution of </w:t>
      </w:r>
      <w:del w:id="1792" w:author="Mark Armour" w:date="2017-04-04T11:57:00Z">
        <w:r w:rsidRPr="00194C1D" w:rsidDel="005B25B5">
          <w:rPr>
            <w:rFonts w:ascii="Times New Roman" w:hAnsi="Times New Roman" w:cs="Times New Roman"/>
            <w:sz w:val="24"/>
            <w:szCs w:val="24"/>
            <w:rPrChange w:id="1793" w:author="Owner" w:date="2017-04-10T10:31:00Z">
              <w:rPr>
                <w:rFonts w:ascii="Times New Roman" w:hAnsi="Times New Roman"/>
                <w:sz w:val="24"/>
                <w:szCs w:val="24"/>
              </w:rPr>
            </w:rPrChange>
          </w:rPr>
          <w:delText>pre-smolt</w:delText>
        </w:r>
      </w:del>
      <w:del w:id="1794" w:author="Mark Armour" w:date="2017-04-04T11:58:00Z">
        <w:r w:rsidRPr="00194C1D" w:rsidDel="005B25B5">
          <w:rPr>
            <w:rFonts w:ascii="Times New Roman" w:hAnsi="Times New Roman" w:cs="Times New Roman"/>
            <w:sz w:val="24"/>
            <w:szCs w:val="24"/>
            <w:rPrChange w:id="1795" w:author="Owner" w:date="2017-04-10T10:31:00Z">
              <w:rPr>
                <w:rFonts w:ascii="Times New Roman" w:hAnsi="Times New Roman"/>
                <w:sz w:val="24"/>
                <w:szCs w:val="24"/>
              </w:rPr>
            </w:rPrChange>
          </w:rPr>
          <w:delText>s</w:delText>
        </w:r>
      </w:del>
      <w:ins w:id="1796" w:author="Mark Armour" w:date="2017-04-04T11:58:00Z">
        <w:r w:rsidR="005B25B5" w:rsidRPr="00194C1D">
          <w:rPr>
            <w:rFonts w:ascii="Times New Roman" w:hAnsi="Times New Roman" w:cs="Times New Roman"/>
            <w:sz w:val="24"/>
            <w:szCs w:val="24"/>
            <w:rPrChange w:id="179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798" w:author="Owner" w:date="2017-04-10T10:31:00Z">
            <w:rPr>
              <w:rFonts w:ascii="Times New Roman" w:hAnsi="Times New Roman"/>
              <w:sz w:val="24"/>
              <w:szCs w:val="24"/>
            </w:rPr>
          </w:rPrChange>
        </w:rPr>
        <w:t>.</w:t>
      </w:r>
    </w:p>
    <w:p w:rsidR="00D93BAE" w:rsidRPr="00194C1D" w:rsidRDefault="00D93BAE" w:rsidP="00D20A24">
      <w:pPr>
        <w:rPr>
          <w:rFonts w:ascii="Times New Roman" w:hAnsi="Times New Roman" w:cs="Times New Roman"/>
          <w:sz w:val="24"/>
          <w:szCs w:val="24"/>
          <w:rPrChange w:id="1799" w:author="Owner" w:date="2017-04-10T10:31:00Z">
            <w:rPr>
              <w:rFonts w:ascii="Times New Roman" w:hAnsi="Times New Roman"/>
              <w:sz w:val="24"/>
              <w:szCs w:val="24"/>
            </w:rPr>
          </w:rPrChange>
        </w:rPr>
      </w:pPr>
    </w:p>
    <w:p w:rsidR="00F529B1" w:rsidRPr="00194C1D" w:rsidRDefault="005805D8" w:rsidP="00D20A24">
      <w:pPr>
        <w:rPr>
          <w:rFonts w:ascii="Times New Roman" w:hAnsi="Times New Roman" w:cs="Times New Roman"/>
          <w:b/>
          <w:sz w:val="24"/>
          <w:szCs w:val="24"/>
          <w:rPrChange w:id="1800"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801" w:author="Owner" w:date="2017-04-10T10:31:00Z">
            <w:rPr>
              <w:rFonts w:ascii="Times New Roman" w:hAnsi="Times New Roman"/>
              <w:b/>
              <w:sz w:val="24"/>
              <w:szCs w:val="24"/>
            </w:rPr>
          </w:rPrChange>
        </w:rPr>
        <w:t xml:space="preserve">4.5.4. </w:t>
      </w:r>
      <w:r w:rsidR="00F529B1" w:rsidRPr="00194C1D">
        <w:rPr>
          <w:rFonts w:ascii="Times New Roman" w:hAnsi="Times New Roman" w:cs="Times New Roman"/>
          <w:b/>
          <w:sz w:val="24"/>
          <w:szCs w:val="24"/>
          <w:rPrChange w:id="1802" w:author="Owner" w:date="2017-04-10T10:31:00Z">
            <w:rPr>
              <w:rFonts w:ascii="Times New Roman" w:hAnsi="Times New Roman"/>
              <w:b/>
              <w:sz w:val="24"/>
              <w:szCs w:val="24"/>
            </w:rPr>
          </w:rPrChange>
        </w:rPr>
        <w:t xml:space="preserve">Step 4. Equivalent first year </w:t>
      </w:r>
      <w:del w:id="1803" w:author="Mark Armour" w:date="2017-04-04T11:57:00Z">
        <w:r w:rsidR="00F529B1" w:rsidRPr="00194C1D" w:rsidDel="005B25B5">
          <w:rPr>
            <w:rFonts w:ascii="Times New Roman" w:hAnsi="Times New Roman" w:cs="Times New Roman"/>
            <w:b/>
            <w:sz w:val="24"/>
            <w:szCs w:val="24"/>
            <w:rPrChange w:id="1804" w:author="Owner" w:date="2017-04-10T10:31:00Z">
              <w:rPr>
                <w:rFonts w:ascii="Times New Roman" w:hAnsi="Times New Roman"/>
                <w:b/>
                <w:sz w:val="24"/>
                <w:szCs w:val="24"/>
              </w:rPr>
            </w:rPrChange>
          </w:rPr>
          <w:delText>pre-smolt</w:delText>
        </w:r>
      </w:del>
      <w:del w:id="1805" w:author="Mark Armour" w:date="2017-04-04T11:58:00Z">
        <w:r w:rsidR="00F529B1" w:rsidRPr="00194C1D" w:rsidDel="005B25B5">
          <w:rPr>
            <w:rFonts w:ascii="Times New Roman" w:hAnsi="Times New Roman" w:cs="Times New Roman"/>
            <w:b/>
            <w:sz w:val="24"/>
            <w:szCs w:val="24"/>
            <w:rPrChange w:id="1806" w:author="Owner" w:date="2017-04-10T10:31:00Z">
              <w:rPr>
                <w:rFonts w:ascii="Times New Roman" w:hAnsi="Times New Roman"/>
                <w:b/>
                <w:sz w:val="24"/>
                <w:szCs w:val="24"/>
              </w:rPr>
            </w:rPrChange>
          </w:rPr>
          <w:delText>s</w:delText>
        </w:r>
      </w:del>
      <w:ins w:id="1807" w:author="Mark Armour" w:date="2017-04-04T11:58:00Z">
        <w:r w:rsidR="005B25B5" w:rsidRPr="00194C1D">
          <w:rPr>
            <w:rFonts w:ascii="Times New Roman" w:hAnsi="Times New Roman" w:cs="Times New Roman"/>
            <w:b/>
            <w:sz w:val="24"/>
            <w:szCs w:val="24"/>
            <w:rPrChange w:id="1808" w:author="Owner" w:date="2017-04-10T10:31:00Z">
              <w:rPr>
                <w:rFonts w:ascii="Times New Roman" w:hAnsi="Times New Roman"/>
                <w:b/>
                <w:sz w:val="24"/>
                <w:szCs w:val="24"/>
              </w:rPr>
            </w:rPrChange>
          </w:rPr>
          <w:t>One-Plus</w:t>
        </w:r>
      </w:ins>
    </w:p>
    <w:p w:rsidR="00DD093B" w:rsidRPr="00194C1D" w:rsidRDefault="00DD093B" w:rsidP="00D20A24">
      <w:pPr>
        <w:rPr>
          <w:rFonts w:ascii="Times New Roman" w:hAnsi="Times New Roman" w:cs="Times New Roman"/>
          <w:sz w:val="24"/>
          <w:szCs w:val="24"/>
          <w:rPrChange w:id="1809" w:author="Owner" w:date="2017-04-10T10:31:00Z">
            <w:rPr>
              <w:rFonts w:ascii="Times New Roman" w:hAnsi="Times New Roman"/>
              <w:sz w:val="24"/>
              <w:szCs w:val="24"/>
            </w:rPr>
          </w:rPrChange>
        </w:rPr>
      </w:pPr>
      <w:r w:rsidRPr="00194C1D">
        <w:rPr>
          <w:rFonts w:ascii="Times New Roman" w:hAnsi="Times New Roman" w:cs="Times New Roman"/>
          <w:sz w:val="24"/>
          <w:szCs w:val="24"/>
          <w:rPrChange w:id="1810" w:author="Owner" w:date="2017-04-10T10:31:00Z">
            <w:rPr>
              <w:rFonts w:ascii="Times New Roman" w:hAnsi="Times New Roman"/>
              <w:sz w:val="24"/>
              <w:szCs w:val="24"/>
            </w:rPr>
          </w:rPrChange>
        </w:rPr>
        <w:t xml:space="preserve">The total number of “equivalent first year” </w:t>
      </w:r>
      <w:del w:id="1811" w:author="Mark Armour" w:date="2017-04-04T11:57:00Z">
        <w:r w:rsidRPr="00194C1D" w:rsidDel="005B25B5">
          <w:rPr>
            <w:rFonts w:ascii="Times New Roman" w:hAnsi="Times New Roman" w:cs="Times New Roman"/>
            <w:sz w:val="24"/>
            <w:szCs w:val="24"/>
            <w:rPrChange w:id="1812" w:author="Owner" w:date="2017-04-10T10:31:00Z">
              <w:rPr>
                <w:rFonts w:ascii="Times New Roman" w:hAnsi="Times New Roman"/>
                <w:sz w:val="24"/>
                <w:szCs w:val="24"/>
              </w:rPr>
            </w:rPrChange>
          </w:rPr>
          <w:delText>pre-smolt</w:delText>
        </w:r>
      </w:del>
      <w:del w:id="1813" w:author="Mark Armour" w:date="2017-04-04T11:58:00Z">
        <w:r w:rsidRPr="00194C1D" w:rsidDel="005B25B5">
          <w:rPr>
            <w:rFonts w:ascii="Times New Roman" w:hAnsi="Times New Roman" w:cs="Times New Roman"/>
            <w:sz w:val="24"/>
            <w:szCs w:val="24"/>
            <w:rPrChange w:id="1814" w:author="Owner" w:date="2017-04-10T10:31:00Z">
              <w:rPr>
                <w:rFonts w:ascii="Times New Roman" w:hAnsi="Times New Roman"/>
                <w:sz w:val="24"/>
                <w:szCs w:val="24"/>
              </w:rPr>
            </w:rPrChange>
          </w:rPr>
          <w:delText>s</w:delText>
        </w:r>
      </w:del>
      <w:ins w:id="1815" w:author="Mark Armour" w:date="2017-04-04T11:58:00Z">
        <w:r w:rsidR="005B25B5" w:rsidRPr="00194C1D">
          <w:rPr>
            <w:rFonts w:ascii="Times New Roman" w:hAnsi="Times New Roman" w:cs="Times New Roman"/>
            <w:sz w:val="24"/>
            <w:szCs w:val="24"/>
            <w:rPrChange w:id="1816"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17" w:author="Owner" w:date="2017-04-10T10:31:00Z">
            <w:rPr>
              <w:rFonts w:ascii="Times New Roman" w:hAnsi="Times New Roman"/>
              <w:sz w:val="24"/>
              <w:szCs w:val="24"/>
            </w:rPr>
          </w:rPrChange>
        </w:rPr>
        <w:t xml:space="preserve"> is then calculated based on the Beverton Holt model.  These are “equivalent first year” rather than actual, because olde</w:t>
      </w:r>
      <w:r w:rsidR="00D93BAE" w:rsidRPr="00194C1D">
        <w:rPr>
          <w:rFonts w:ascii="Times New Roman" w:hAnsi="Times New Roman" w:cs="Times New Roman"/>
          <w:sz w:val="24"/>
          <w:szCs w:val="24"/>
          <w:rPrChange w:id="1818" w:author="Owner" w:date="2017-04-10T10:31:00Z">
            <w:rPr>
              <w:rFonts w:ascii="Times New Roman" w:hAnsi="Times New Roman"/>
              <w:sz w:val="24"/>
              <w:szCs w:val="24"/>
            </w:rPr>
          </w:rPrChange>
        </w:rPr>
        <w:t>r fish will count as more than one</w:t>
      </w:r>
      <w:r w:rsidRPr="00194C1D">
        <w:rPr>
          <w:rFonts w:ascii="Times New Roman" w:hAnsi="Times New Roman" w:cs="Times New Roman"/>
          <w:sz w:val="24"/>
          <w:szCs w:val="24"/>
          <w:rPrChange w:id="1819" w:author="Owner" w:date="2017-04-10T10:31:00Z">
            <w:rPr>
              <w:rFonts w:ascii="Times New Roman" w:hAnsi="Times New Roman"/>
              <w:sz w:val="24"/>
              <w:szCs w:val="24"/>
            </w:rPr>
          </w:rPrChange>
        </w:rPr>
        <w:t xml:space="preserve"> first year equivalent fish.</w:t>
      </w:r>
    </w:p>
    <w:p w:rsidR="00DD093B" w:rsidRPr="00194C1D" w:rsidRDefault="00DD093B" w:rsidP="00D20A24">
      <w:pPr>
        <w:rPr>
          <w:rFonts w:ascii="Times New Roman" w:hAnsi="Times New Roman" w:cs="Times New Roman"/>
          <w:b/>
          <w:sz w:val="24"/>
          <w:szCs w:val="24"/>
          <w:rPrChange w:id="1820" w:author="Owner" w:date="2017-04-10T10:31:00Z">
            <w:rPr>
              <w:rFonts w:ascii="Times New Roman" w:hAnsi="Times New Roman"/>
              <w:b/>
              <w:sz w:val="24"/>
              <w:szCs w:val="24"/>
            </w:rPr>
          </w:rPrChange>
        </w:rPr>
      </w:pPr>
      <w:r w:rsidRPr="00194C1D">
        <w:rPr>
          <w:rFonts w:ascii="Times New Roman" w:hAnsi="Times New Roman" w:cs="Times New Roman"/>
          <w:sz w:val="24"/>
          <w:szCs w:val="24"/>
          <w:rPrChange w:id="1821" w:author="Owner" w:date="2017-04-10T10:31:00Z">
            <w:rPr>
              <w:rFonts w:ascii="Times New Roman" w:hAnsi="Times New Roman"/>
              <w:sz w:val="24"/>
              <w:szCs w:val="24"/>
            </w:rPr>
          </w:rPrChange>
        </w:rPr>
        <w:tab/>
      </w:r>
      <w:del w:id="1822" w:author="Mark Armour" w:date="2017-04-04T12:10:00Z">
        <w:r w:rsidRPr="00194C1D" w:rsidDel="004F4160">
          <w:rPr>
            <w:rFonts w:ascii="Times New Roman" w:hAnsi="Times New Roman" w:cs="Times New Roman"/>
            <w:sz w:val="24"/>
            <w:szCs w:val="24"/>
            <w:rPrChange w:id="1823" w:author="Owner" w:date="2017-04-10T10:31:00Z">
              <w:rPr>
                <w:rFonts w:ascii="Times New Roman" w:hAnsi="Times New Roman"/>
                <w:b/>
                <w:sz w:val="24"/>
                <w:szCs w:val="24"/>
              </w:rPr>
            </w:rPrChange>
          </w:rPr>
          <w:delText>N</w:delText>
        </w:r>
        <w:r w:rsidRPr="00194C1D" w:rsidDel="004F4160">
          <w:rPr>
            <w:rFonts w:ascii="Times New Roman" w:hAnsi="Times New Roman" w:cs="Times New Roman"/>
            <w:sz w:val="24"/>
            <w:szCs w:val="24"/>
            <w:rPrChange w:id="1824" w:author="Owner" w:date="2017-04-10T10:31:00Z">
              <w:rPr>
                <w:rFonts w:ascii="Times New Roman" w:hAnsi="Times New Roman"/>
                <w:sz w:val="24"/>
                <w:szCs w:val="24"/>
              </w:rPr>
            </w:rPrChange>
          </w:rPr>
          <w:delText>[</w:delText>
        </w:r>
      </w:del>
      <w:ins w:id="1825" w:author="Mark Armour" w:date="2017-04-04T12:10:00Z">
        <w:r w:rsidR="004F4160" w:rsidRPr="00194C1D">
          <w:rPr>
            <w:rFonts w:ascii="Times New Roman" w:hAnsi="Times New Roman" w:cs="Times New Roman"/>
            <w:sz w:val="24"/>
            <w:szCs w:val="24"/>
            <w:rPrChange w:id="1826" w:author="Owner" w:date="2017-04-10T10:31:00Z">
              <w:rPr>
                <w:rFonts w:ascii="Times New Roman" w:hAnsi="Times New Roman"/>
                <w:b/>
                <w:sz w:val="24"/>
                <w:szCs w:val="24"/>
              </w:rPr>
            </w:rPrChange>
          </w:rPr>
          <w:t>N_</w:t>
        </w:r>
        <w:proofErr w:type="gramStart"/>
        <w:r w:rsidR="004F4160" w:rsidRPr="00194C1D">
          <w:rPr>
            <w:rFonts w:ascii="Times New Roman" w:hAnsi="Times New Roman" w:cs="Times New Roman"/>
            <w:sz w:val="24"/>
            <w:szCs w:val="24"/>
            <w:rPrChange w:id="1827" w:author="Owner" w:date="2017-04-10T10:31:00Z">
              <w:rPr>
                <w:rFonts w:ascii="Times New Roman" w:hAnsi="Times New Roman"/>
                <w:b/>
                <w:sz w:val="24"/>
                <w:szCs w:val="24"/>
              </w:rPr>
            </w:rPrChange>
          </w:rPr>
          <w:t>FISH[</w:t>
        </w:r>
      </w:ins>
      <w:proofErr w:type="gramEnd"/>
      <w:r w:rsidRPr="00194C1D">
        <w:rPr>
          <w:rFonts w:ascii="Times New Roman" w:hAnsi="Times New Roman" w:cs="Times New Roman"/>
          <w:sz w:val="24"/>
          <w:szCs w:val="24"/>
          <w:rPrChange w:id="1828" w:author="Owner" w:date="2017-04-10T10:31:00Z">
            <w:rPr>
              <w:rFonts w:ascii="Times New Roman" w:hAnsi="Times New Roman"/>
              <w:sz w:val="24"/>
              <w:szCs w:val="24"/>
            </w:rPr>
          </w:rPrChange>
        </w:rPr>
        <w:t>k,5,t+1] = CandidateFish  / (1/pN5 + 1/c[k,5,t] *CandidateFish)</w:t>
      </w:r>
      <w:r w:rsidR="00083EB1" w:rsidRPr="00194C1D">
        <w:rPr>
          <w:rFonts w:ascii="Times New Roman" w:hAnsi="Times New Roman" w:cs="Times New Roman"/>
          <w:sz w:val="24"/>
          <w:szCs w:val="24"/>
          <w:rPrChange w:id="182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830"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183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832" w:author="Owner" w:date="2017-04-10T10:31:00Z">
            <w:rPr>
              <w:rFonts w:ascii="Times New Roman" w:hAnsi="Times New Roman"/>
              <w:sz w:val="24"/>
              <w:szCs w:val="24"/>
            </w:rPr>
          </w:rPrChange>
        </w:rPr>
        <w:t>(</w:t>
      </w:r>
      <w:r w:rsidR="00083EB1" w:rsidRPr="00194C1D">
        <w:rPr>
          <w:rFonts w:ascii="Times New Roman" w:hAnsi="Times New Roman" w:cs="Times New Roman"/>
          <w:sz w:val="24"/>
          <w:szCs w:val="24"/>
          <w:rPrChange w:id="1833"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834" w:author="Owner" w:date="2017-04-10T10:31:00Z">
            <w:rPr>
              <w:rFonts w:ascii="Times New Roman" w:hAnsi="Times New Roman"/>
              <w:sz w:val="24"/>
              <w:szCs w:val="24"/>
            </w:rPr>
          </w:rPrChange>
        </w:rPr>
        <w:t>12)</w:t>
      </w:r>
    </w:p>
    <w:p w:rsidR="00DD093B" w:rsidRPr="00194C1D" w:rsidRDefault="00DD093B" w:rsidP="00D20A24">
      <w:pPr>
        <w:rPr>
          <w:rFonts w:ascii="Times New Roman" w:hAnsi="Times New Roman" w:cs="Times New Roman"/>
          <w:sz w:val="24"/>
          <w:szCs w:val="24"/>
          <w:rPrChange w:id="1835" w:author="Owner" w:date="2017-04-10T10:31:00Z">
            <w:rPr>
              <w:rFonts w:ascii="Times New Roman" w:hAnsi="Times New Roman"/>
              <w:sz w:val="24"/>
              <w:szCs w:val="24"/>
            </w:rPr>
          </w:rPrChange>
        </w:rPr>
      </w:pPr>
    </w:p>
    <w:p w:rsidR="00F529B1" w:rsidRPr="00194C1D" w:rsidRDefault="005805D8" w:rsidP="00D20A24">
      <w:pPr>
        <w:rPr>
          <w:rFonts w:ascii="Times New Roman" w:hAnsi="Times New Roman" w:cs="Times New Roman"/>
          <w:b/>
          <w:sz w:val="24"/>
          <w:szCs w:val="24"/>
          <w:rPrChange w:id="1836"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1837" w:author="Owner" w:date="2017-04-10T10:31:00Z">
            <w:rPr>
              <w:rFonts w:ascii="Times New Roman" w:hAnsi="Times New Roman"/>
              <w:b/>
              <w:sz w:val="24"/>
              <w:szCs w:val="24"/>
            </w:rPr>
          </w:rPrChange>
        </w:rPr>
        <w:t xml:space="preserve">4.5.5. </w:t>
      </w:r>
      <w:r w:rsidR="00F529B1" w:rsidRPr="00194C1D">
        <w:rPr>
          <w:rFonts w:ascii="Times New Roman" w:hAnsi="Times New Roman" w:cs="Times New Roman"/>
          <w:b/>
          <w:sz w:val="24"/>
          <w:szCs w:val="24"/>
          <w:rPrChange w:id="1838" w:author="Owner" w:date="2017-04-10T10:31:00Z">
            <w:rPr>
              <w:rFonts w:ascii="Times New Roman" w:hAnsi="Times New Roman"/>
              <w:b/>
              <w:sz w:val="24"/>
              <w:szCs w:val="24"/>
            </w:rPr>
          </w:rPrChange>
        </w:rPr>
        <w:t xml:space="preserve">Calculate Number of </w:t>
      </w:r>
      <w:del w:id="1839" w:author="Mark Armour" w:date="2017-04-04T11:57:00Z">
        <w:r w:rsidR="00F529B1" w:rsidRPr="00194C1D" w:rsidDel="005B25B5">
          <w:rPr>
            <w:rFonts w:ascii="Times New Roman" w:hAnsi="Times New Roman" w:cs="Times New Roman"/>
            <w:b/>
            <w:sz w:val="24"/>
            <w:szCs w:val="24"/>
            <w:rPrChange w:id="1840" w:author="Owner" w:date="2017-04-10T10:31:00Z">
              <w:rPr>
                <w:rFonts w:ascii="Times New Roman" w:hAnsi="Times New Roman"/>
                <w:b/>
                <w:sz w:val="24"/>
                <w:szCs w:val="24"/>
              </w:rPr>
            </w:rPrChange>
          </w:rPr>
          <w:delText>Pre-Smolt</w:delText>
        </w:r>
      </w:del>
      <w:del w:id="1841" w:author="Mark Armour" w:date="2017-04-04T11:58:00Z">
        <w:r w:rsidR="00F529B1" w:rsidRPr="00194C1D" w:rsidDel="005B25B5">
          <w:rPr>
            <w:rFonts w:ascii="Times New Roman" w:hAnsi="Times New Roman" w:cs="Times New Roman"/>
            <w:b/>
            <w:sz w:val="24"/>
            <w:szCs w:val="24"/>
            <w:rPrChange w:id="1842" w:author="Owner" w:date="2017-04-10T10:31:00Z">
              <w:rPr>
                <w:rFonts w:ascii="Times New Roman" w:hAnsi="Times New Roman"/>
                <w:b/>
                <w:sz w:val="24"/>
                <w:szCs w:val="24"/>
              </w:rPr>
            </w:rPrChange>
          </w:rPr>
          <w:delText>s</w:delText>
        </w:r>
      </w:del>
      <w:ins w:id="1843" w:author="Mark Armour" w:date="2017-04-04T11:58:00Z">
        <w:r w:rsidR="005B25B5" w:rsidRPr="00194C1D">
          <w:rPr>
            <w:rFonts w:ascii="Times New Roman" w:hAnsi="Times New Roman" w:cs="Times New Roman"/>
            <w:b/>
            <w:sz w:val="24"/>
            <w:szCs w:val="24"/>
            <w:rPrChange w:id="1844" w:author="Owner" w:date="2017-04-10T10:31:00Z">
              <w:rPr>
                <w:rFonts w:ascii="Times New Roman" w:hAnsi="Times New Roman"/>
                <w:b/>
                <w:sz w:val="24"/>
                <w:szCs w:val="24"/>
              </w:rPr>
            </w:rPrChange>
          </w:rPr>
          <w:t>One-Plus</w:t>
        </w:r>
      </w:ins>
      <w:r w:rsidR="00F529B1" w:rsidRPr="00194C1D">
        <w:rPr>
          <w:rFonts w:ascii="Times New Roman" w:hAnsi="Times New Roman" w:cs="Times New Roman"/>
          <w:b/>
          <w:sz w:val="24"/>
          <w:szCs w:val="24"/>
          <w:rPrChange w:id="1845" w:author="Owner" w:date="2017-04-10T10:31:00Z">
            <w:rPr>
              <w:rFonts w:ascii="Times New Roman" w:hAnsi="Times New Roman"/>
              <w:b/>
              <w:sz w:val="24"/>
              <w:szCs w:val="24"/>
            </w:rPr>
          </w:rPrChange>
        </w:rPr>
        <w:t xml:space="preserve"> by Age</w:t>
      </w:r>
    </w:p>
    <w:p w:rsidR="00DD093B" w:rsidRPr="00194C1D" w:rsidRDefault="00DD093B" w:rsidP="00D20A24">
      <w:pPr>
        <w:rPr>
          <w:rFonts w:ascii="Times New Roman" w:hAnsi="Times New Roman" w:cs="Times New Roman"/>
          <w:sz w:val="24"/>
          <w:szCs w:val="24"/>
          <w:rPrChange w:id="1846" w:author="Owner" w:date="2017-04-10T10:31:00Z">
            <w:rPr>
              <w:rFonts w:ascii="Times New Roman" w:hAnsi="Times New Roman"/>
              <w:sz w:val="24"/>
              <w:szCs w:val="24"/>
            </w:rPr>
          </w:rPrChange>
        </w:rPr>
      </w:pPr>
      <w:r w:rsidRPr="00194C1D">
        <w:rPr>
          <w:rFonts w:ascii="Times New Roman" w:hAnsi="Times New Roman" w:cs="Times New Roman"/>
          <w:sz w:val="24"/>
          <w:szCs w:val="24"/>
          <w:rPrChange w:id="1847" w:author="Owner" w:date="2017-04-10T10:31:00Z">
            <w:rPr>
              <w:rFonts w:ascii="Times New Roman" w:hAnsi="Times New Roman"/>
              <w:sz w:val="24"/>
              <w:szCs w:val="24"/>
            </w:rPr>
          </w:rPrChange>
        </w:rPr>
        <w:t xml:space="preserve">At this point, the difficulty lies in figuring out, of the equivalent first year fish, how many are at each </w:t>
      </w:r>
      <w:del w:id="1848" w:author="Mark Armour" w:date="2017-04-04T11:57:00Z">
        <w:r w:rsidRPr="00194C1D" w:rsidDel="005B25B5">
          <w:rPr>
            <w:rFonts w:ascii="Times New Roman" w:hAnsi="Times New Roman" w:cs="Times New Roman"/>
            <w:sz w:val="24"/>
            <w:szCs w:val="24"/>
            <w:rPrChange w:id="1849" w:author="Owner" w:date="2017-04-10T10:31:00Z">
              <w:rPr>
                <w:rFonts w:ascii="Times New Roman" w:hAnsi="Times New Roman"/>
                <w:sz w:val="24"/>
                <w:szCs w:val="24"/>
              </w:rPr>
            </w:rPrChange>
          </w:rPr>
          <w:delText>pre-smolt</w:delText>
        </w:r>
      </w:del>
      <w:ins w:id="1850" w:author="Mark Armour" w:date="2017-04-04T11:57:00Z">
        <w:r w:rsidR="005B25B5" w:rsidRPr="00194C1D">
          <w:rPr>
            <w:rFonts w:ascii="Times New Roman" w:hAnsi="Times New Roman" w:cs="Times New Roman"/>
            <w:sz w:val="24"/>
            <w:szCs w:val="24"/>
            <w:rPrChange w:id="185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52" w:author="Owner" w:date="2017-04-10T10:31:00Z">
            <w:rPr>
              <w:rFonts w:ascii="Times New Roman" w:hAnsi="Times New Roman"/>
              <w:sz w:val="24"/>
              <w:szCs w:val="24"/>
            </w:rPr>
          </w:rPrChange>
        </w:rPr>
        <w:t xml:space="preserve"> age </w:t>
      </w:r>
      <w:ins w:id="1853" w:author="Mark Armour" w:date="2017-04-04T12:14:00Z">
        <w:r w:rsidR="00814F87" w:rsidRPr="00194C1D">
          <w:rPr>
            <w:rFonts w:ascii="Times New Roman" w:hAnsi="Times New Roman" w:cs="Times New Roman"/>
            <w:sz w:val="24"/>
            <w:szCs w:val="24"/>
            <w:rPrChange w:id="1854" w:author="Owner" w:date="2017-04-10T10:31:00Z">
              <w:rPr>
                <w:rFonts w:ascii="Times New Roman" w:hAnsi="Times New Roman"/>
                <w:sz w:val="24"/>
                <w:szCs w:val="24"/>
              </w:rPr>
            </w:rPrChange>
          </w:rPr>
          <w:t>(</w:t>
        </w:r>
      </w:ins>
      <w:r w:rsidRPr="00194C1D">
        <w:rPr>
          <w:rFonts w:ascii="Times New Roman" w:hAnsi="Times New Roman" w:cs="Times New Roman"/>
          <w:sz w:val="24"/>
          <w:szCs w:val="24"/>
          <w:rPrChange w:id="1855" w:author="Owner" w:date="2017-04-10T10:31:00Z">
            <w:rPr>
              <w:rFonts w:ascii="Times New Roman" w:hAnsi="Times New Roman"/>
              <w:sz w:val="24"/>
              <w:szCs w:val="24"/>
            </w:rPr>
          </w:rPrChange>
        </w:rPr>
        <w:t>i5</w:t>
      </w:r>
      <w:ins w:id="1856" w:author="Mark Armour" w:date="2017-04-04T12:14:00Z">
        <w:r w:rsidR="00814F87" w:rsidRPr="00194C1D">
          <w:rPr>
            <w:rFonts w:ascii="Times New Roman" w:hAnsi="Times New Roman" w:cs="Times New Roman"/>
            <w:sz w:val="24"/>
            <w:szCs w:val="24"/>
            <w:rPrChange w:id="1857" w:author="Owner" w:date="2017-04-10T10:31:00Z">
              <w:rPr>
                <w:rFonts w:ascii="Times New Roman" w:hAnsi="Times New Roman"/>
                <w:sz w:val="24"/>
                <w:szCs w:val="24"/>
              </w:rPr>
            </w:rPrChange>
          </w:rPr>
          <w:t>)</w:t>
        </w:r>
      </w:ins>
      <w:r w:rsidRPr="00194C1D">
        <w:rPr>
          <w:rFonts w:ascii="Times New Roman" w:hAnsi="Times New Roman" w:cs="Times New Roman"/>
          <w:sz w:val="24"/>
          <w:szCs w:val="24"/>
          <w:rPrChange w:id="1858" w:author="Owner" w:date="2017-04-10T10:31:00Z">
            <w:rPr>
              <w:rFonts w:ascii="Times New Roman" w:hAnsi="Times New Roman"/>
              <w:sz w:val="24"/>
              <w:szCs w:val="24"/>
            </w:rPr>
          </w:rPrChange>
        </w:rPr>
        <w:t xml:space="preserve"> and what the actual numbers of each are.  To do this, we will assume fish </w:t>
      </w:r>
      <w:r w:rsidRPr="00194C1D">
        <w:rPr>
          <w:rFonts w:ascii="Times New Roman" w:hAnsi="Times New Roman" w:cs="Times New Roman"/>
          <w:sz w:val="24"/>
          <w:szCs w:val="24"/>
          <w:rPrChange w:id="1859" w:author="Owner" w:date="2017-04-10T10:31:00Z">
            <w:rPr>
              <w:rFonts w:ascii="Times New Roman" w:hAnsi="Times New Roman"/>
              <w:sz w:val="24"/>
              <w:szCs w:val="24"/>
            </w:rPr>
          </w:rPrChange>
        </w:rPr>
        <w:lastRenderedPageBreak/>
        <w:t xml:space="preserve">survive into the next year’s </w:t>
      </w:r>
      <w:del w:id="1860" w:author="Mark Armour" w:date="2017-04-04T11:57:00Z">
        <w:r w:rsidRPr="00194C1D" w:rsidDel="005B25B5">
          <w:rPr>
            <w:rFonts w:ascii="Times New Roman" w:hAnsi="Times New Roman" w:cs="Times New Roman"/>
            <w:sz w:val="24"/>
            <w:szCs w:val="24"/>
            <w:rPrChange w:id="1861" w:author="Owner" w:date="2017-04-10T10:31:00Z">
              <w:rPr>
                <w:rFonts w:ascii="Times New Roman" w:hAnsi="Times New Roman"/>
                <w:sz w:val="24"/>
                <w:szCs w:val="24"/>
              </w:rPr>
            </w:rPrChange>
          </w:rPr>
          <w:delText>pre-smolt</w:delText>
        </w:r>
      </w:del>
      <w:ins w:id="1862" w:author="Mark Armour" w:date="2017-04-04T11:57:00Z">
        <w:r w:rsidR="005B25B5" w:rsidRPr="00194C1D">
          <w:rPr>
            <w:rFonts w:ascii="Times New Roman" w:hAnsi="Times New Roman" w:cs="Times New Roman"/>
            <w:sz w:val="24"/>
            <w:szCs w:val="24"/>
            <w:rPrChange w:id="186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64" w:author="Owner" w:date="2017-04-10T10:31:00Z">
            <w:rPr>
              <w:rFonts w:ascii="Times New Roman" w:hAnsi="Times New Roman"/>
              <w:sz w:val="24"/>
              <w:szCs w:val="24"/>
            </w:rPr>
          </w:rPrChange>
        </w:rPr>
        <w:t xml:space="preserve"> population in proportion to the product of the number of fish attempting to enter each </w:t>
      </w:r>
      <w:del w:id="1865" w:author="Mark Armour" w:date="2017-04-04T11:57:00Z">
        <w:r w:rsidRPr="00194C1D" w:rsidDel="005B25B5">
          <w:rPr>
            <w:rFonts w:ascii="Times New Roman" w:hAnsi="Times New Roman" w:cs="Times New Roman"/>
            <w:sz w:val="24"/>
            <w:szCs w:val="24"/>
            <w:rPrChange w:id="1866" w:author="Owner" w:date="2017-04-10T10:31:00Z">
              <w:rPr>
                <w:rFonts w:ascii="Times New Roman" w:hAnsi="Times New Roman"/>
                <w:sz w:val="24"/>
                <w:szCs w:val="24"/>
              </w:rPr>
            </w:rPrChange>
          </w:rPr>
          <w:delText>pre-smolt</w:delText>
        </w:r>
      </w:del>
      <w:ins w:id="1867" w:author="Mark Armour" w:date="2017-04-04T11:57:00Z">
        <w:r w:rsidR="005B25B5" w:rsidRPr="00194C1D">
          <w:rPr>
            <w:rFonts w:ascii="Times New Roman" w:hAnsi="Times New Roman" w:cs="Times New Roman"/>
            <w:sz w:val="24"/>
            <w:szCs w:val="24"/>
            <w:rPrChange w:id="186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69" w:author="Owner" w:date="2017-04-10T10:31:00Z">
            <w:rPr>
              <w:rFonts w:ascii="Times New Roman" w:hAnsi="Times New Roman"/>
              <w:sz w:val="24"/>
              <w:szCs w:val="24"/>
            </w:rPr>
          </w:rPrChange>
        </w:rPr>
        <w:t xml:space="preserve"> age (i5) and the survival probability for candidate group trying to reach </w:t>
      </w:r>
      <w:del w:id="1870" w:author="Mark Armour" w:date="2017-04-04T11:57:00Z">
        <w:r w:rsidRPr="00194C1D" w:rsidDel="005B25B5">
          <w:rPr>
            <w:rFonts w:ascii="Times New Roman" w:hAnsi="Times New Roman" w:cs="Times New Roman"/>
            <w:sz w:val="24"/>
            <w:szCs w:val="24"/>
            <w:rPrChange w:id="1871" w:author="Owner" w:date="2017-04-10T10:31:00Z">
              <w:rPr>
                <w:rFonts w:ascii="Times New Roman" w:hAnsi="Times New Roman"/>
                <w:sz w:val="24"/>
                <w:szCs w:val="24"/>
              </w:rPr>
            </w:rPrChange>
          </w:rPr>
          <w:delText>pre-smolt</w:delText>
        </w:r>
      </w:del>
      <w:ins w:id="1872" w:author="Mark Armour" w:date="2017-04-04T11:57:00Z">
        <w:r w:rsidR="005B25B5" w:rsidRPr="00194C1D">
          <w:rPr>
            <w:rFonts w:ascii="Times New Roman" w:hAnsi="Times New Roman" w:cs="Times New Roman"/>
            <w:sz w:val="24"/>
            <w:szCs w:val="24"/>
            <w:rPrChange w:id="187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74" w:author="Owner" w:date="2017-04-10T10:31:00Z">
            <w:rPr>
              <w:rFonts w:ascii="Times New Roman" w:hAnsi="Times New Roman"/>
              <w:sz w:val="24"/>
              <w:szCs w:val="24"/>
            </w:rPr>
          </w:rPrChange>
        </w:rPr>
        <w:t xml:space="preserve"> age.   N5temp is a temporary variable used to calculate relative frequencies of </w:t>
      </w:r>
      <w:del w:id="1875" w:author="Mark Armour" w:date="2017-04-04T11:57:00Z">
        <w:r w:rsidRPr="00194C1D" w:rsidDel="005B25B5">
          <w:rPr>
            <w:rFonts w:ascii="Times New Roman" w:hAnsi="Times New Roman" w:cs="Times New Roman"/>
            <w:sz w:val="24"/>
            <w:szCs w:val="24"/>
            <w:rPrChange w:id="1876" w:author="Owner" w:date="2017-04-10T10:31:00Z">
              <w:rPr>
                <w:rFonts w:ascii="Times New Roman" w:hAnsi="Times New Roman"/>
                <w:sz w:val="24"/>
                <w:szCs w:val="24"/>
              </w:rPr>
            </w:rPrChange>
          </w:rPr>
          <w:delText>pre-smolt</w:delText>
        </w:r>
      </w:del>
      <w:del w:id="1877" w:author="Mark Armour" w:date="2017-04-04T11:58:00Z">
        <w:r w:rsidRPr="00194C1D" w:rsidDel="005B25B5">
          <w:rPr>
            <w:rFonts w:ascii="Times New Roman" w:hAnsi="Times New Roman" w:cs="Times New Roman"/>
            <w:sz w:val="24"/>
            <w:szCs w:val="24"/>
            <w:rPrChange w:id="1878" w:author="Owner" w:date="2017-04-10T10:31:00Z">
              <w:rPr>
                <w:rFonts w:ascii="Times New Roman" w:hAnsi="Times New Roman"/>
                <w:sz w:val="24"/>
                <w:szCs w:val="24"/>
              </w:rPr>
            </w:rPrChange>
          </w:rPr>
          <w:delText>s</w:delText>
        </w:r>
      </w:del>
      <w:ins w:id="1879" w:author="Mark Armour" w:date="2017-04-04T11:58:00Z">
        <w:r w:rsidR="005B25B5" w:rsidRPr="00194C1D">
          <w:rPr>
            <w:rFonts w:ascii="Times New Roman" w:hAnsi="Times New Roman" w:cs="Times New Roman"/>
            <w:sz w:val="24"/>
            <w:szCs w:val="24"/>
            <w:rPrChange w:id="1880"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81" w:author="Owner" w:date="2017-04-10T10:31:00Z">
            <w:rPr>
              <w:rFonts w:ascii="Times New Roman" w:hAnsi="Times New Roman"/>
              <w:sz w:val="24"/>
              <w:szCs w:val="24"/>
            </w:rPr>
          </w:rPrChange>
        </w:rPr>
        <w:t xml:space="preserve"> by </w:t>
      </w:r>
      <w:del w:id="1882" w:author="Mark Armour" w:date="2017-04-04T11:57:00Z">
        <w:r w:rsidRPr="00194C1D" w:rsidDel="005B25B5">
          <w:rPr>
            <w:rFonts w:ascii="Times New Roman" w:hAnsi="Times New Roman" w:cs="Times New Roman"/>
            <w:sz w:val="24"/>
            <w:szCs w:val="24"/>
            <w:rPrChange w:id="1883" w:author="Owner" w:date="2017-04-10T10:31:00Z">
              <w:rPr>
                <w:rFonts w:ascii="Times New Roman" w:hAnsi="Times New Roman"/>
                <w:sz w:val="24"/>
                <w:szCs w:val="24"/>
              </w:rPr>
            </w:rPrChange>
          </w:rPr>
          <w:delText>presmolt</w:delText>
        </w:r>
      </w:del>
      <w:ins w:id="1884" w:author="Mark Armour" w:date="2017-04-04T11:57:00Z">
        <w:r w:rsidR="005B25B5" w:rsidRPr="00194C1D">
          <w:rPr>
            <w:rFonts w:ascii="Times New Roman" w:hAnsi="Times New Roman" w:cs="Times New Roman"/>
            <w:sz w:val="24"/>
            <w:szCs w:val="24"/>
            <w:rPrChange w:id="188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886" w:author="Owner" w:date="2017-04-10T10:31:00Z">
            <w:rPr>
              <w:rFonts w:ascii="Times New Roman" w:hAnsi="Times New Roman"/>
              <w:sz w:val="24"/>
              <w:szCs w:val="24"/>
            </w:rPr>
          </w:rPrChange>
        </w:rPr>
        <w:t xml:space="preserve"> age, which is then scaled such that the total first year equivalent fish in N5temp is equal to </w:t>
      </w:r>
      <w:del w:id="1887" w:author="Mark Armour" w:date="2017-04-04T12:10:00Z">
        <w:r w:rsidRPr="00194C1D" w:rsidDel="004F4160">
          <w:rPr>
            <w:rFonts w:ascii="Times New Roman" w:hAnsi="Times New Roman" w:cs="Times New Roman"/>
            <w:sz w:val="24"/>
            <w:szCs w:val="24"/>
            <w:rPrChange w:id="1888" w:author="Owner" w:date="2017-04-10T10:31:00Z">
              <w:rPr>
                <w:rFonts w:ascii="Times New Roman" w:hAnsi="Times New Roman"/>
                <w:sz w:val="24"/>
                <w:szCs w:val="24"/>
              </w:rPr>
            </w:rPrChange>
          </w:rPr>
          <w:delText>N[</w:delText>
        </w:r>
      </w:del>
      <w:ins w:id="1889" w:author="Mark Armour" w:date="2017-04-04T12:10:00Z">
        <w:r w:rsidR="004F4160" w:rsidRPr="00194C1D">
          <w:rPr>
            <w:rFonts w:ascii="Times New Roman" w:hAnsi="Times New Roman" w:cs="Times New Roman"/>
            <w:sz w:val="24"/>
            <w:szCs w:val="24"/>
            <w:rPrChange w:id="1890"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891" w:author="Owner" w:date="2017-04-10T10:31:00Z">
            <w:rPr>
              <w:rFonts w:ascii="Times New Roman" w:hAnsi="Times New Roman"/>
              <w:sz w:val="24"/>
              <w:szCs w:val="24"/>
            </w:rPr>
          </w:rPrChange>
        </w:rPr>
        <w:t>k, 5, t+1] while retaining the relative distribution of ages.</w:t>
      </w:r>
    </w:p>
    <w:p w:rsidR="00DD093B" w:rsidRPr="00194C1D" w:rsidRDefault="00DD093B" w:rsidP="00D20A24">
      <w:pPr>
        <w:rPr>
          <w:rFonts w:ascii="Times New Roman" w:hAnsi="Times New Roman" w:cs="Times New Roman"/>
          <w:sz w:val="24"/>
          <w:szCs w:val="24"/>
          <w:rPrChange w:id="1892" w:author="Owner" w:date="2017-04-10T10:31:00Z">
            <w:rPr>
              <w:rFonts w:ascii="Times New Roman" w:hAnsi="Times New Roman"/>
              <w:sz w:val="24"/>
              <w:szCs w:val="24"/>
            </w:rPr>
          </w:rPrChange>
        </w:rPr>
      </w:pPr>
      <w:r w:rsidRPr="00194C1D">
        <w:rPr>
          <w:rFonts w:ascii="Times New Roman" w:hAnsi="Times New Roman" w:cs="Times New Roman"/>
          <w:sz w:val="24"/>
          <w:szCs w:val="24"/>
          <w:rPrChange w:id="1893" w:author="Owner" w:date="2017-04-10T10:31:00Z">
            <w:rPr>
              <w:rFonts w:ascii="Times New Roman" w:hAnsi="Times New Roman"/>
              <w:sz w:val="24"/>
              <w:szCs w:val="24"/>
            </w:rPr>
          </w:rPrChange>
        </w:rPr>
        <w:t xml:space="preserve">Since for i5=1, the candidate fish are maturing </w:t>
      </w:r>
      <w:r w:rsidR="007D4745" w:rsidRPr="00194C1D">
        <w:rPr>
          <w:rFonts w:ascii="Times New Roman" w:hAnsi="Times New Roman" w:cs="Times New Roman"/>
          <w:sz w:val="24"/>
          <w:szCs w:val="24"/>
          <w:rPrChange w:id="1894" w:author="Owner" w:date="2017-04-10T10:31:00Z">
            <w:rPr>
              <w:rFonts w:ascii="Times New Roman" w:hAnsi="Times New Roman"/>
              <w:sz w:val="24"/>
              <w:szCs w:val="24"/>
            </w:rPr>
          </w:rPrChange>
        </w:rPr>
        <w:t>parr</w:t>
      </w:r>
      <w:r w:rsidRPr="00194C1D">
        <w:rPr>
          <w:rFonts w:ascii="Times New Roman" w:hAnsi="Times New Roman" w:cs="Times New Roman"/>
          <w:sz w:val="24"/>
          <w:szCs w:val="24"/>
          <w:rPrChange w:id="1895" w:author="Owner" w:date="2017-04-10T10:31:00Z">
            <w:rPr>
              <w:rFonts w:ascii="Times New Roman" w:hAnsi="Times New Roman"/>
              <w:sz w:val="24"/>
              <w:szCs w:val="24"/>
            </w:rPr>
          </w:rPrChange>
        </w:rPr>
        <w:t xml:space="preserve">, </w:t>
      </w:r>
      <w:proofErr w:type="gramStart"/>
      <w:r w:rsidRPr="00194C1D">
        <w:rPr>
          <w:rFonts w:ascii="Times New Roman" w:hAnsi="Times New Roman" w:cs="Times New Roman"/>
          <w:sz w:val="24"/>
          <w:szCs w:val="24"/>
          <w:rPrChange w:id="1896" w:author="Owner" w:date="2017-04-10T10:31:00Z">
            <w:rPr>
              <w:rFonts w:ascii="Times New Roman" w:hAnsi="Times New Roman"/>
              <w:sz w:val="24"/>
              <w:szCs w:val="24"/>
            </w:rPr>
          </w:rPrChange>
        </w:rPr>
        <w:t>N5temp[</w:t>
      </w:r>
      <w:proofErr w:type="gramEnd"/>
      <w:r w:rsidRPr="00194C1D">
        <w:rPr>
          <w:rFonts w:ascii="Times New Roman" w:hAnsi="Times New Roman" w:cs="Times New Roman"/>
          <w:sz w:val="24"/>
          <w:szCs w:val="24"/>
          <w:rPrChange w:id="1897" w:author="Owner" w:date="2017-04-10T10:31:00Z">
            <w:rPr>
              <w:rFonts w:ascii="Times New Roman" w:hAnsi="Times New Roman"/>
              <w:sz w:val="24"/>
              <w:szCs w:val="24"/>
            </w:rPr>
          </w:rPrChange>
        </w:rPr>
        <w:t>1] is as follows:</w:t>
      </w:r>
    </w:p>
    <w:p w:rsidR="005805D8" w:rsidRPr="00194C1D" w:rsidRDefault="005805D8" w:rsidP="00D20A24">
      <w:pPr>
        <w:rPr>
          <w:rFonts w:ascii="Times New Roman" w:hAnsi="Times New Roman" w:cs="Times New Roman"/>
          <w:sz w:val="24"/>
          <w:szCs w:val="24"/>
          <w:rPrChange w:id="1898"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899" w:author="Owner" w:date="2017-04-10T10:31:00Z">
            <w:rPr>
              <w:rFonts w:ascii="Times New Roman" w:hAnsi="Times New Roman"/>
              <w:sz w:val="24"/>
              <w:szCs w:val="24"/>
            </w:rPr>
          </w:rPrChange>
        </w:rPr>
      </w:pPr>
      <w:r w:rsidRPr="00194C1D">
        <w:rPr>
          <w:rFonts w:ascii="Times New Roman" w:hAnsi="Times New Roman" w:cs="Times New Roman"/>
          <w:sz w:val="24"/>
          <w:szCs w:val="24"/>
          <w:rPrChange w:id="1900" w:author="Owner" w:date="2017-04-10T10:31:00Z">
            <w:rPr>
              <w:rFonts w:ascii="Times New Roman" w:hAnsi="Times New Roman"/>
              <w:sz w:val="24"/>
              <w:szCs w:val="24"/>
            </w:rPr>
          </w:rPrChange>
        </w:rPr>
        <w:tab/>
      </w:r>
      <w:proofErr w:type="gramStart"/>
      <w:r w:rsidRPr="00194C1D">
        <w:rPr>
          <w:rFonts w:ascii="Times New Roman" w:hAnsi="Times New Roman" w:cs="Times New Roman"/>
          <w:sz w:val="24"/>
          <w:szCs w:val="24"/>
          <w:rPrChange w:id="1901" w:author="Owner" w:date="2017-04-10T10:31:00Z">
            <w:rPr>
              <w:rFonts w:ascii="Times New Roman" w:hAnsi="Times New Roman"/>
              <w:sz w:val="24"/>
              <w:szCs w:val="24"/>
            </w:rPr>
          </w:rPrChange>
        </w:rPr>
        <w:t>N5temp[</w:t>
      </w:r>
      <w:proofErr w:type="gramEnd"/>
      <w:r w:rsidRPr="00194C1D">
        <w:rPr>
          <w:rFonts w:ascii="Times New Roman" w:hAnsi="Times New Roman" w:cs="Times New Roman"/>
          <w:sz w:val="24"/>
          <w:szCs w:val="24"/>
          <w:rPrChange w:id="1902" w:author="Owner" w:date="2017-04-10T10:31:00Z">
            <w:rPr>
              <w:rFonts w:ascii="Times New Roman" w:hAnsi="Times New Roman"/>
              <w:sz w:val="24"/>
              <w:szCs w:val="24"/>
            </w:rPr>
          </w:rPrChange>
        </w:rPr>
        <w:t xml:space="preserve">1] = </w:t>
      </w:r>
      <w:del w:id="1903" w:author="Mark Armour" w:date="2017-04-04T12:10:00Z">
        <w:r w:rsidRPr="00194C1D" w:rsidDel="004F4160">
          <w:rPr>
            <w:rFonts w:ascii="Times New Roman" w:hAnsi="Times New Roman" w:cs="Times New Roman"/>
            <w:sz w:val="24"/>
            <w:szCs w:val="24"/>
            <w:rPrChange w:id="1904" w:author="Owner" w:date="2017-04-10T10:31:00Z">
              <w:rPr>
                <w:rFonts w:ascii="Times New Roman" w:hAnsi="Times New Roman"/>
                <w:sz w:val="24"/>
                <w:szCs w:val="24"/>
              </w:rPr>
            </w:rPrChange>
          </w:rPr>
          <w:delText>N[</w:delText>
        </w:r>
      </w:del>
      <w:ins w:id="1905" w:author="Mark Armour" w:date="2017-04-04T12:10:00Z">
        <w:r w:rsidR="004F4160" w:rsidRPr="00194C1D">
          <w:rPr>
            <w:rFonts w:ascii="Times New Roman" w:hAnsi="Times New Roman" w:cs="Times New Roman"/>
            <w:sz w:val="24"/>
            <w:szCs w:val="24"/>
            <w:rPrChange w:id="1906"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907" w:author="Owner" w:date="2017-04-10T10:31:00Z">
            <w:rPr>
              <w:rFonts w:ascii="Times New Roman" w:hAnsi="Times New Roman"/>
              <w:sz w:val="24"/>
              <w:szCs w:val="24"/>
            </w:rPr>
          </w:rPrChange>
        </w:rPr>
        <w:t>k,4,t]*Sr[4]</w:t>
      </w:r>
      <w:r w:rsidR="00083EB1" w:rsidRPr="00194C1D">
        <w:rPr>
          <w:rFonts w:ascii="Times New Roman" w:hAnsi="Times New Roman" w:cs="Times New Roman"/>
          <w:sz w:val="24"/>
          <w:szCs w:val="24"/>
          <w:rPrChange w:id="190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0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4"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15"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916"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917" w:author="Owner" w:date="2017-04-10T10:31:00Z">
            <w:rPr>
              <w:rFonts w:ascii="Times New Roman" w:hAnsi="Times New Roman"/>
              <w:sz w:val="24"/>
              <w:szCs w:val="24"/>
            </w:rPr>
          </w:rPrChange>
        </w:rPr>
        <w:t>13)</w:t>
      </w:r>
    </w:p>
    <w:p w:rsidR="00DD093B" w:rsidRPr="00194C1D" w:rsidRDefault="00DD093B" w:rsidP="00D20A24">
      <w:pPr>
        <w:rPr>
          <w:rFonts w:ascii="Times New Roman" w:hAnsi="Times New Roman" w:cs="Times New Roman"/>
          <w:sz w:val="24"/>
          <w:szCs w:val="24"/>
          <w:rPrChange w:id="1918"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919" w:author="Owner" w:date="2017-04-10T10:31:00Z">
            <w:rPr>
              <w:rFonts w:ascii="Times New Roman" w:hAnsi="Times New Roman"/>
              <w:sz w:val="24"/>
              <w:szCs w:val="24"/>
            </w:rPr>
          </w:rPrChange>
        </w:rPr>
      </w:pPr>
      <w:r w:rsidRPr="00194C1D">
        <w:rPr>
          <w:rFonts w:ascii="Times New Roman" w:hAnsi="Times New Roman" w:cs="Times New Roman"/>
          <w:sz w:val="24"/>
          <w:szCs w:val="24"/>
          <w:rPrChange w:id="1920" w:author="Owner" w:date="2017-04-10T10:31:00Z">
            <w:rPr>
              <w:rFonts w:ascii="Times New Roman" w:hAnsi="Times New Roman"/>
              <w:sz w:val="24"/>
              <w:szCs w:val="24"/>
            </w:rPr>
          </w:rPrChange>
        </w:rPr>
        <w:t xml:space="preserve">For the remaining </w:t>
      </w:r>
      <w:del w:id="1921" w:author="Mark Armour" w:date="2017-04-04T11:57:00Z">
        <w:r w:rsidRPr="00194C1D" w:rsidDel="005B25B5">
          <w:rPr>
            <w:rFonts w:ascii="Times New Roman" w:hAnsi="Times New Roman" w:cs="Times New Roman"/>
            <w:sz w:val="24"/>
            <w:szCs w:val="24"/>
            <w:rPrChange w:id="1922" w:author="Owner" w:date="2017-04-10T10:31:00Z">
              <w:rPr>
                <w:rFonts w:ascii="Times New Roman" w:hAnsi="Times New Roman"/>
                <w:sz w:val="24"/>
                <w:szCs w:val="24"/>
              </w:rPr>
            </w:rPrChange>
          </w:rPr>
          <w:delText>pre-smolt</w:delText>
        </w:r>
      </w:del>
      <w:ins w:id="1923" w:author="Mark Armour" w:date="2017-04-04T11:57:00Z">
        <w:r w:rsidR="005B25B5" w:rsidRPr="00194C1D">
          <w:rPr>
            <w:rFonts w:ascii="Times New Roman" w:hAnsi="Times New Roman" w:cs="Times New Roman"/>
            <w:sz w:val="24"/>
            <w:szCs w:val="24"/>
            <w:rPrChange w:id="192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25" w:author="Owner" w:date="2017-04-10T10:31:00Z">
            <w:rPr>
              <w:rFonts w:ascii="Times New Roman" w:hAnsi="Times New Roman"/>
              <w:sz w:val="24"/>
              <w:szCs w:val="24"/>
            </w:rPr>
          </w:rPrChange>
        </w:rPr>
        <w:t xml:space="preserve"> ages, the candidate fish come from </w:t>
      </w:r>
      <w:del w:id="1926" w:author="Mark Armour" w:date="2017-04-04T11:57:00Z">
        <w:r w:rsidRPr="00194C1D" w:rsidDel="005B25B5">
          <w:rPr>
            <w:rFonts w:ascii="Times New Roman" w:hAnsi="Times New Roman" w:cs="Times New Roman"/>
            <w:sz w:val="24"/>
            <w:szCs w:val="24"/>
            <w:rPrChange w:id="1927" w:author="Owner" w:date="2017-04-10T10:31:00Z">
              <w:rPr>
                <w:rFonts w:ascii="Times New Roman" w:hAnsi="Times New Roman"/>
                <w:sz w:val="24"/>
                <w:szCs w:val="24"/>
              </w:rPr>
            </w:rPrChange>
          </w:rPr>
          <w:delText>pre-smolt</w:delText>
        </w:r>
      </w:del>
      <w:del w:id="1928" w:author="Mark Armour" w:date="2017-04-04T11:58:00Z">
        <w:r w:rsidRPr="00194C1D" w:rsidDel="005B25B5">
          <w:rPr>
            <w:rFonts w:ascii="Times New Roman" w:hAnsi="Times New Roman" w:cs="Times New Roman"/>
            <w:sz w:val="24"/>
            <w:szCs w:val="24"/>
            <w:rPrChange w:id="1929" w:author="Owner" w:date="2017-04-10T10:31:00Z">
              <w:rPr>
                <w:rFonts w:ascii="Times New Roman" w:hAnsi="Times New Roman"/>
                <w:sz w:val="24"/>
                <w:szCs w:val="24"/>
              </w:rPr>
            </w:rPrChange>
          </w:rPr>
          <w:delText>s</w:delText>
        </w:r>
      </w:del>
      <w:ins w:id="1930" w:author="Mark Armour" w:date="2017-04-04T11:58:00Z">
        <w:r w:rsidR="005B25B5" w:rsidRPr="00194C1D">
          <w:rPr>
            <w:rFonts w:ascii="Times New Roman" w:hAnsi="Times New Roman" w:cs="Times New Roman"/>
            <w:sz w:val="24"/>
            <w:szCs w:val="24"/>
            <w:rPrChange w:id="193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32" w:author="Owner" w:date="2017-04-10T10:31:00Z">
            <w:rPr>
              <w:rFonts w:ascii="Times New Roman" w:hAnsi="Times New Roman"/>
              <w:sz w:val="24"/>
              <w:szCs w:val="24"/>
            </w:rPr>
          </w:rPrChange>
        </w:rPr>
        <w:t xml:space="preserve"> from the prior year:</w:t>
      </w:r>
    </w:p>
    <w:p w:rsidR="005805D8" w:rsidRPr="00194C1D" w:rsidRDefault="005805D8" w:rsidP="00D20A24">
      <w:pPr>
        <w:rPr>
          <w:rFonts w:ascii="Times New Roman" w:hAnsi="Times New Roman" w:cs="Times New Roman"/>
          <w:sz w:val="24"/>
          <w:szCs w:val="24"/>
          <w:rPrChange w:id="1933"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934" w:author="Owner" w:date="2017-04-10T10:31:00Z">
            <w:rPr>
              <w:rFonts w:ascii="Times New Roman" w:hAnsi="Times New Roman"/>
              <w:sz w:val="24"/>
              <w:szCs w:val="24"/>
            </w:rPr>
          </w:rPrChange>
        </w:rPr>
      </w:pPr>
      <w:r w:rsidRPr="00194C1D">
        <w:rPr>
          <w:rFonts w:ascii="Times New Roman" w:hAnsi="Times New Roman" w:cs="Times New Roman"/>
          <w:sz w:val="24"/>
          <w:szCs w:val="24"/>
          <w:rPrChange w:id="1935" w:author="Owner" w:date="2017-04-10T10:31:00Z">
            <w:rPr>
              <w:rFonts w:ascii="Times New Roman" w:hAnsi="Times New Roman"/>
              <w:sz w:val="24"/>
              <w:szCs w:val="24"/>
            </w:rPr>
          </w:rPrChange>
        </w:rPr>
        <w:tab/>
        <w:t xml:space="preserve"> </w:t>
      </w:r>
      <w:proofErr w:type="gramStart"/>
      <w:r w:rsidRPr="00194C1D">
        <w:rPr>
          <w:rFonts w:ascii="Times New Roman" w:hAnsi="Times New Roman" w:cs="Times New Roman"/>
          <w:sz w:val="24"/>
          <w:szCs w:val="24"/>
          <w:rPrChange w:id="1936" w:author="Owner" w:date="2017-04-10T10:31:00Z">
            <w:rPr>
              <w:rFonts w:ascii="Times New Roman" w:hAnsi="Times New Roman"/>
              <w:sz w:val="24"/>
              <w:szCs w:val="24"/>
            </w:rPr>
          </w:rPrChange>
        </w:rPr>
        <w:t>N5temp[</w:t>
      </w:r>
      <w:proofErr w:type="gramEnd"/>
      <w:r w:rsidRPr="00194C1D">
        <w:rPr>
          <w:rFonts w:ascii="Times New Roman" w:hAnsi="Times New Roman" w:cs="Times New Roman"/>
          <w:sz w:val="24"/>
          <w:szCs w:val="24"/>
          <w:rPrChange w:id="1937" w:author="Owner" w:date="2017-04-10T10:31:00Z">
            <w:rPr>
              <w:rFonts w:ascii="Times New Roman" w:hAnsi="Times New Roman"/>
              <w:sz w:val="24"/>
              <w:szCs w:val="24"/>
            </w:rPr>
          </w:rPrChange>
        </w:rPr>
        <w:t xml:space="preserve">i5] = </w:t>
      </w:r>
      <w:del w:id="1938" w:author="Mark Armour" w:date="2017-04-04T12:11:00Z">
        <w:r w:rsidRPr="00194C1D" w:rsidDel="004F4160">
          <w:rPr>
            <w:rFonts w:ascii="Times New Roman" w:hAnsi="Times New Roman" w:cs="Times New Roman"/>
            <w:sz w:val="24"/>
            <w:szCs w:val="24"/>
            <w:rPrChange w:id="1939" w:author="Owner" w:date="2017-04-10T10:31:00Z">
              <w:rPr>
                <w:rFonts w:ascii="Times New Roman" w:hAnsi="Times New Roman"/>
                <w:sz w:val="24"/>
                <w:szCs w:val="24"/>
              </w:rPr>
            </w:rPrChange>
          </w:rPr>
          <w:delText>N5[</w:delText>
        </w:r>
      </w:del>
      <w:ins w:id="1940" w:author="Mark Armour" w:date="2017-04-04T12:11:00Z">
        <w:r w:rsidR="004F4160" w:rsidRPr="00194C1D">
          <w:rPr>
            <w:rFonts w:ascii="Times New Roman" w:hAnsi="Times New Roman" w:cs="Times New Roman"/>
            <w:sz w:val="24"/>
            <w:szCs w:val="24"/>
            <w:rPrChange w:id="1941"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1942" w:author="Owner" w:date="2017-04-10T10:31:00Z">
            <w:rPr>
              <w:rFonts w:ascii="Times New Roman" w:hAnsi="Times New Roman"/>
              <w:sz w:val="24"/>
              <w:szCs w:val="24"/>
            </w:rPr>
          </w:rPrChange>
        </w:rPr>
        <w:t xml:space="preserve">k,i5-1,t]*(1-N5.Psmolt[i5-1])*SR5[i5-1]  </w:t>
      </w:r>
      <w:r w:rsidR="00083EB1" w:rsidRPr="00194C1D">
        <w:rPr>
          <w:rFonts w:ascii="Times New Roman" w:hAnsi="Times New Roman" w:cs="Times New Roman"/>
          <w:sz w:val="24"/>
          <w:szCs w:val="24"/>
          <w:rPrChange w:id="194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44"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45"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946"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947" w:author="Owner" w:date="2017-04-10T10:31:00Z">
            <w:rPr>
              <w:rFonts w:ascii="Times New Roman" w:hAnsi="Times New Roman"/>
              <w:sz w:val="24"/>
              <w:szCs w:val="24"/>
            </w:rPr>
          </w:rPrChange>
        </w:rPr>
        <w:t>14)</w:t>
      </w:r>
    </w:p>
    <w:p w:rsidR="00DD093B" w:rsidRPr="00194C1D" w:rsidRDefault="00DD093B" w:rsidP="00D20A24">
      <w:pPr>
        <w:rPr>
          <w:rFonts w:ascii="Times New Roman" w:hAnsi="Times New Roman" w:cs="Times New Roman"/>
          <w:sz w:val="24"/>
          <w:szCs w:val="24"/>
          <w:rPrChange w:id="1948" w:author="Owner" w:date="2017-04-10T10:31:00Z">
            <w:rPr>
              <w:rFonts w:ascii="Times New Roman" w:hAnsi="Times New Roman"/>
              <w:sz w:val="24"/>
              <w:szCs w:val="24"/>
            </w:rPr>
          </w:rPrChange>
        </w:rPr>
      </w:pPr>
      <w:r w:rsidRPr="00194C1D">
        <w:rPr>
          <w:rFonts w:ascii="Times New Roman" w:hAnsi="Times New Roman" w:cs="Times New Roman"/>
          <w:sz w:val="24"/>
          <w:szCs w:val="24"/>
          <w:rPrChange w:id="1949" w:author="Owner" w:date="2017-04-10T10:31:00Z">
            <w:rPr>
              <w:rFonts w:ascii="Times New Roman" w:hAnsi="Times New Roman"/>
              <w:sz w:val="24"/>
              <w:szCs w:val="24"/>
            </w:rPr>
          </w:rPrChange>
        </w:rPr>
        <w:t xml:space="preserve">            </w:t>
      </w:r>
    </w:p>
    <w:p w:rsidR="005805D8" w:rsidRPr="00194C1D" w:rsidRDefault="00825D63" w:rsidP="00D20A24">
      <w:pPr>
        <w:rPr>
          <w:rFonts w:ascii="Times New Roman" w:hAnsi="Times New Roman" w:cs="Times New Roman"/>
          <w:sz w:val="24"/>
          <w:szCs w:val="24"/>
          <w:rPrChange w:id="1950" w:author="Owner" w:date="2017-04-10T10:31:00Z">
            <w:rPr>
              <w:rFonts w:ascii="Times New Roman" w:hAnsi="Times New Roman"/>
              <w:sz w:val="24"/>
              <w:szCs w:val="24"/>
            </w:rPr>
          </w:rPrChange>
        </w:rPr>
      </w:pPr>
      <w:r w:rsidRPr="00194C1D">
        <w:rPr>
          <w:rFonts w:ascii="Times New Roman" w:hAnsi="Times New Roman" w:cs="Times New Roman"/>
          <w:sz w:val="24"/>
          <w:szCs w:val="24"/>
          <w:rPrChange w:id="1951" w:author="Owner" w:date="2017-04-10T10:31:00Z">
            <w:rPr>
              <w:rFonts w:ascii="Times New Roman" w:hAnsi="Times New Roman"/>
              <w:sz w:val="24"/>
              <w:szCs w:val="24"/>
            </w:rPr>
          </w:rPrChange>
        </w:rPr>
        <w:t>N5 temp contains</w:t>
      </w:r>
      <w:r w:rsidR="00DD093B" w:rsidRPr="00194C1D">
        <w:rPr>
          <w:rFonts w:ascii="Times New Roman" w:hAnsi="Times New Roman" w:cs="Times New Roman"/>
          <w:sz w:val="24"/>
          <w:szCs w:val="24"/>
          <w:rPrChange w:id="1952" w:author="Owner" w:date="2017-04-10T10:31:00Z">
            <w:rPr>
              <w:rFonts w:ascii="Times New Roman" w:hAnsi="Times New Roman"/>
              <w:sz w:val="24"/>
              <w:szCs w:val="24"/>
            </w:rPr>
          </w:rPrChange>
        </w:rPr>
        <w:t xml:space="preserve"> the appropriate ratios for each </w:t>
      </w:r>
      <w:del w:id="1953" w:author="Mark Armour" w:date="2017-04-04T11:57:00Z">
        <w:r w:rsidR="00DD093B" w:rsidRPr="00194C1D" w:rsidDel="005B25B5">
          <w:rPr>
            <w:rFonts w:ascii="Times New Roman" w:hAnsi="Times New Roman" w:cs="Times New Roman"/>
            <w:sz w:val="24"/>
            <w:szCs w:val="24"/>
            <w:rPrChange w:id="1954" w:author="Owner" w:date="2017-04-10T10:31:00Z">
              <w:rPr>
                <w:rFonts w:ascii="Times New Roman" w:hAnsi="Times New Roman"/>
                <w:sz w:val="24"/>
                <w:szCs w:val="24"/>
              </w:rPr>
            </w:rPrChange>
          </w:rPr>
          <w:delText>pre-smolt</w:delText>
        </w:r>
      </w:del>
      <w:ins w:id="1955" w:author="Mark Armour" w:date="2017-04-04T11:57:00Z">
        <w:r w:rsidR="005B25B5" w:rsidRPr="00194C1D">
          <w:rPr>
            <w:rFonts w:ascii="Times New Roman" w:hAnsi="Times New Roman" w:cs="Times New Roman"/>
            <w:sz w:val="24"/>
            <w:szCs w:val="24"/>
            <w:rPrChange w:id="1956"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1957" w:author="Owner" w:date="2017-04-10T10:31:00Z">
            <w:rPr>
              <w:rFonts w:ascii="Times New Roman" w:hAnsi="Times New Roman"/>
              <w:sz w:val="24"/>
              <w:szCs w:val="24"/>
            </w:rPr>
          </w:rPrChange>
        </w:rPr>
        <w:t xml:space="preserve"> age, but must be scaled such that the total equivalent first year </w:t>
      </w:r>
      <w:del w:id="1958" w:author="Mark Armour" w:date="2017-04-04T11:57:00Z">
        <w:r w:rsidR="00DD093B" w:rsidRPr="00194C1D" w:rsidDel="005B25B5">
          <w:rPr>
            <w:rFonts w:ascii="Times New Roman" w:hAnsi="Times New Roman" w:cs="Times New Roman"/>
            <w:sz w:val="24"/>
            <w:szCs w:val="24"/>
            <w:rPrChange w:id="1959" w:author="Owner" w:date="2017-04-10T10:31:00Z">
              <w:rPr>
                <w:rFonts w:ascii="Times New Roman" w:hAnsi="Times New Roman"/>
                <w:sz w:val="24"/>
                <w:szCs w:val="24"/>
              </w:rPr>
            </w:rPrChange>
          </w:rPr>
          <w:delText>pre-sm</w:delText>
        </w:r>
        <w:r w:rsidRPr="00194C1D" w:rsidDel="005B25B5">
          <w:rPr>
            <w:rFonts w:ascii="Times New Roman" w:hAnsi="Times New Roman" w:cs="Times New Roman"/>
            <w:sz w:val="24"/>
            <w:szCs w:val="24"/>
            <w:rPrChange w:id="1960" w:author="Owner" w:date="2017-04-10T10:31:00Z">
              <w:rPr>
                <w:rFonts w:ascii="Times New Roman" w:hAnsi="Times New Roman"/>
                <w:sz w:val="24"/>
                <w:szCs w:val="24"/>
              </w:rPr>
            </w:rPrChange>
          </w:rPr>
          <w:delText>olt</w:delText>
        </w:r>
      </w:del>
      <w:del w:id="1961" w:author="Mark Armour" w:date="2017-04-04T11:58:00Z">
        <w:r w:rsidRPr="00194C1D" w:rsidDel="005B25B5">
          <w:rPr>
            <w:rFonts w:ascii="Times New Roman" w:hAnsi="Times New Roman" w:cs="Times New Roman"/>
            <w:sz w:val="24"/>
            <w:szCs w:val="24"/>
            <w:rPrChange w:id="1962" w:author="Owner" w:date="2017-04-10T10:31:00Z">
              <w:rPr>
                <w:rFonts w:ascii="Times New Roman" w:hAnsi="Times New Roman"/>
                <w:sz w:val="24"/>
                <w:szCs w:val="24"/>
              </w:rPr>
            </w:rPrChange>
          </w:rPr>
          <w:delText>s</w:delText>
        </w:r>
      </w:del>
      <w:ins w:id="1963" w:author="Mark Armour" w:date="2017-04-04T11:58:00Z">
        <w:r w:rsidR="005B25B5" w:rsidRPr="00194C1D">
          <w:rPr>
            <w:rFonts w:ascii="Times New Roman" w:hAnsi="Times New Roman" w:cs="Times New Roman"/>
            <w:sz w:val="24"/>
            <w:szCs w:val="24"/>
            <w:rPrChange w:id="196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65" w:author="Owner" w:date="2017-04-10T10:31:00Z">
            <w:rPr>
              <w:rFonts w:ascii="Times New Roman" w:hAnsi="Times New Roman"/>
              <w:sz w:val="24"/>
              <w:szCs w:val="24"/>
            </w:rPr>
          </w:rPrChange>
        </w:rPr>
        <w:t xml:space="preserve"> match that calculat</w:t>
      </w:r>
      <w:r w:rsidR="00BD658A" w:rsidRPr="00194C1D">
        <w:rPr>
          <w:rFonts w:ascii="Times New Roman" w:hAnsi="Times New Roman" w:cs="Times New Roman"/>
          <w:sz w:val="24"/>
          <w:szCs w:val="24"/>
          <w:rPrChange w:id="1966" w:author="Owner" w:date="2017-04-10T10:31:00Z">
            <w:rPr>
              <w:rFonts w:ascii="Times New Roman" w:hAnsi="Times New Roman"/>
              <w:sz w:val="24"/>
              <w:szCs w:val="24"/>
            </w:rPr>
          </w:rPrChange>
        </w:rPr>
        <w:t>ed by Eq. 4.12</w:t>
      </w:r>
      <w:r w:rsidR="00DD093B" w:rsidRPr="00194C1D">
        <w:rPr>
          <w:rFonts w:ascii="Times New Roman" w:hAnsi="Times New Roman" w:cs="Times New Roman"/>
          <w:sz w:val="24"/>
          <w:szCs w:val="24"/>
          <w:rPrChange w:id="1967" w:author="Owner" w:date="2017-04-10T10:31:00Z">
            <w:rPr>
              <w:rFonts w:ascii="Times New Roman" w:hAnsi="Times New Roman"/>
              <w:sz w:val="24"/>
              <w:szCs w:val="24"/>
            </w:rPr>
          </w:rPrChange>
        </w:rPr>
        <w:t>.  These values are t</w:t>
      </w:r>
      <w:r w:rsidR="005805D8" w:rsidRPr="00194C1D">
        <w:rPr>
          <w:rFonts w:ascii="Times New Roman" w:hAnsi="Times New Roman" w:cs="Times New Roman"/>
          <w:sz w:val="24"/>
          <w:szCs w:val="24"/>
          <w:rPrChange w:id="1968" w:author="Owner" w:date="2017-04-10T10:31:00Z">
            <w:rPr>
              <w:rFonts w:ascii="Times New Roman" w:hAnsi="Times New Roman"/>
              <w:sz w:val="24"/>
              <w:szCs w:val="24"/>
            </w:rPr>
          </w:rPrChange>
        </w:rPr>
        <w:t>hen st</w:t>
      </w:r>
      <w:r w:rsidRPr="00194C1D">
        <w:rPr>
          <w:rFonts w:ascii="Times New Roman" w:hAnsi="Times New Roman" w:cs="Times New Roman"/>
          <w:sz w:val="24"/>
          <w:szCs w:val="24"/>
          <w:rPrChange w:id="1969" w:author="Owner" w:date="2017-04-10T10:31:00Z">
            <w:rPr>
              <w:rFonts w:ascii="Times New Roman" w:hAnsi="Times New Roman"/>
              <w:sz w:val="24"/>
              <w:szCs w:val="24"/>
            </w:rPr>
          </w:rPrChange>
        </w:rPr>
        <w:t>o</w:t>
      </w:r>
      <w:r w:rsidR="005805D8" w:rsidRPr="00194C1D">
        <w:rPr>
          <w:rFonts w:ascii="Times New Roman" w:hAnsi="Times New Roman" w:cs="Times New Roman"/>
          <w:sz w:val="24"/>
          <w:szCs w:val="24"/>
          <w:rPrChange w:id="1970" w:author="Owner" w:date="2017-04-10T10:31:00Z">
            <w:rPr>
              <w:rFonts w:ascii="Times New Roman" w:hAnsi="Times New Roman"/>
              <w:sz w:val="24"/>
              <w:szCs w:val="24"/>
            </w:rPr>
          </w:rPrChange>
        </w:rPr>
        <w:t>red as N5 at time t+1 by:</w:t>
      </w:r>
    </w:p>
    <w:p w:rsidR="00DD093B" w:rsidRPr="00194C1D" w:rsidRDefault="00DD093B" w:rsidP="00D20A24">
      <w:pPr>
        <w:rPr>
          <w:rFonts w:ascii="Times New Roman" w:hAnsi="Times New Roman" w:cs="Times New Roman"/>
          <w:sz w:val="24"/>
          <w:szCs w:val="24"/>
          <w:rPrChange w:id="1971" w:author="Owner" w:date="2017-04-10T10:31:00Z">
            <w:rPr>
              <w:rFonts w:ascii="Times New Roman" w:hAnsi="Times New Roman"/>
              <w:sz w:val="24"/>
              <w:szCs w:val="24"/>
            </w:rPr>
          </w:rPrChange>
        </w:rPr>
      </w:pPr>
      <w:r w:rsidRPr="00194C1D">
        <w:rPr>
          <w:rFonts w:ascii="Times New Roman" w:hAnsi="Times New Roman" w:cs="Times New Roman"/>
          <w:sz w:val="24"/>
          <w:szCs w:val="24"/>
          <w:rPrChange w:id="1972" w:author="Owner" w:date="2017-04-10T10:31:00Z">
            <w:rPr>
              <w:rFonts w:ascii="Times New Roman" w:hAnsi="Times New Roman"/>
              <w:sz w:val="24"/>
              <w:szCs w:val="24"/>
            </w:rPr>
          </w:rPrChange>
        </w:rPr>
        <w:t xml:space="preserve"> </w:t>
      </w:r>
    </w:p>
    <w:p w:rsidR="00DD093B" w:rsidRPr="00194C1D" w:rsidRDefault="00DD093B" w:rsidP="00D20A24">
      <w:pPr>
        <w:rPr>
          <w:rFonts w:ascii="Times New Roman" w:hAnsi="Times New Roman" w:cs="Times New Roman"/>
          <w:sz w:val="24"/>
          <w:szCs w:val="24"/>
          <w:rPrChange w:id="1973" w:author="Owner" w:date="2017-04-10T10:31:00Z">
            <w:rPr>
              <w:rFonts w:ascii="Times New Roman" w:hAnsi="Times New Roman"/>
              <w:sz w:val="24"/>
              <w:szCs w:val="24"/>
            </w:rPr>
          </w:rPrChange>
        </w:rPr>
      </w:pPr>
      <w:r w:rsidRPr="00194C1D">
        <w:rPr>
          <w:rFonts w:ascii="Times New Roman" w:hAnsi="Times New Roman" w:cs="Times New Roman"/>
          <w:sz w:val="24"/>
          <w:szCs w:val="24"/>
          <w:rPrChange w:id="1974" w:author="Owner" w:date="2017-04-10T10:31:00Z">
            <w:rPr>
              <w:rFonts w:ascii="Times New Roman" w:hAnsi="Times New Roman"/>
              <w:sz w:val="24"/>
              <w:szCs w:val="24"/>
            </w:rPr>
          </w:rPrChange>
        </w:rPr>
        <w:tab/>
      </w:r>
      <w:del w:id="1975" w:author="Mark Armour" w:date="2017-04-04T12:11:00Z">
        <w:r w:rsidRPr="00194C1D" w:rsidDel="004F4160">
          <w:rPr>
            <w:rFonts w:ascii="Times New Roman" w:hAnsi="Times New Roman" w:cs="Times New Roman"/>
            <w:sz w:val="24"/>
            <w:szCs w:val="24"/>
            <w:rPrChange w:id="1976" w:author="Owner" w:date="2017-04-10T10:31:00Z">
              <w:rPr>
                <w:rFonts w:ascii="Times New Roman" w:hAnsi="Times New Roman"/>
                <w:sz w:val="24"/>
                <w:szCs w:val="24"/>
              </w:rPr>
            </w:rPrChange>
          </w:rPr>
          <w:delText>N5[</w:delText>
        </w:r>
      </w:del>
      <w:ins w:id="1977" w:author="Mark Armour" w:date="2017-04-04T12:11:00Z">
        <w:r w:rsidR="004F4160" w:rsidRPr="00194C1D">
          <w:rPr>
            <w:rFonts w:ascii="Times New Roman" w:hAnsi="Times New Roman" w:cs="Times New Roman"/>
            <w:sz w:val="24"/>
            <w:szCs w:val="24"/>
            <w:rPrChange w:id="1978" w:author="Owner" w:date="2017-04-10T10:31:00Z">
              <w:rPr>
                <w:rFonts w:ascii="Times New Roman" w:hAnsi="Times New Roman"/>
                <w:sz w:val="24"/>
                <w:szCs w:val="24"/>
              </w:rPr>
            </w:rPrChange>
          </w:rPr>
          <w:t>N5_</w:t>
        </w:r>
        <w:proofErr w:type="gramStart"/>
        <w:r w:rsidR="004F4160" w:rsidRPr="00194C1D">
          <w:rPr>
            <w:rFonts w:ascii="Times New Roman" w:hAnsi="Times New Roman" w:cs="Times New Roman"/>
            <w:sz w:val="24"/>
            <w:szCs w:val="24"/>
            <w:rPrChange w:id="1979"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1980" w:author="Owner" w:date="2017-04-10T10:31:00Z">
            <w:rPr>
              <w:rFonts w:ascii="Times New Roman" w:hAnsi="Times New Roman"/>
              <w:sz w:val="24"/>
              <w:szCs w:val="24"/>
            </w:rPr>
          </w:rPrChange>
        </w:rPr>
        <w:t>k,,t+1]= N5temp *(</w:t>
      </w:r>
      <w:del w:id="1981" w:author="Mark Armour" w:date="2017-04-04T12:10:00Z">
        <w:r w:rsidRPr="00194C1D" w:rsidDel="004F4160">
          <w:rPr>
            <w:rFonts w:ascii="Times New Roman" w:hAnsi="Times New Roman" w:cs="Times New Roman"/>
            <w:sz w:val="24"/>
            <w:szCs w:val="24"/>
            <w:rPrChange w:id="1982" w:author="Owner" w:date="2017-04-10T10:31:00Z">
              <w:rPr>
                <w:rFonts w:ascii="Times New Roman" w:hAnsi="Times New Roman"/>
                <w:sz w:val="24"/>
                <w:szCs w:val="24"/>
              </w:rPr>
            </w:rPrChange>
          </w:rPr>
          <w:delText>N[</w:delText>
        </w:r>
      </w:del>
      <w:ins w:id="1983" w:author="Mark Armour" w:date="2017-04-04T12:10:00Z">
        <w:r w:rsidR="004F4160" w:rsidRPr="00194C1D">
          <w:rPr>
            <w:rFonts w:ascii="Times New Roman" w:hAnsi="Times New Roman" w:cs="Times New Roman"/>
            <w:sz w:val="24"/>
            <w:szCs w:val="24"/>
            <w:rPrChange w:id="1984"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1985" w:author="Owner" w:date="2017-04-10T10:31:00Z">
            <w:rPr>
              <w:rFonts w:ascii="Times New Roman" w:hAnsi="Times New Roman"/>
              <w:sz w:val="24"/>
              <w:szCs w:val="24"/>
            </w:rPr>
          </w:rPrChange>
        </w:rPr>
        <w:t>k,5,t+1]/((sum(N5temp))*N5.cap))</w:t>
      </w:r>
      <w:r w:rsidR="00083EB1" w:rsidRPr="00194C1D">
        <w:rPr>
          <w:rFonts w:ascii="Times New Roman" w:hAnsi="Times New Roman" w:cs="Times New Roman"/>
          <w:sz w:val="24"/>
          <w:szCs w:val="24"/>
          <w:rPrChange w:id="198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1987"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198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1989" w:author="Owner" w:date="2017-04-10T10:31:00Z">
            <w:rPr>
              <w:rFonts w:ascii="Times New Roman" w:hAnsi="Times New Roman"/>
              <w:sz w:val="24"/>
              <w:szCs w:val="24"/>
            </w:rPr>
          </w:rPrChange>
        </w:rPr>
        <w:t>15)</w:t>
      </w:r>
    </w:p>
    <w:p w:rsidR="00DD093B" w:rsidRPr="00194C1D" w:rsidRDefault="00DD093B" w:rsidP="00D20A24">
      <w:pPr>
        <w:rPr>
          <w:rFonts w:ascii="Times New Roman" w:hAnsi="Times New Roman" w:cs="Times New Roman"/>
          <w:sz w:val="24"/>
          <w:szCs w:val="24"/>
          <w:rPrChange w:id="1990"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1991" w:author="Owner" w:date="2017-04-10T10:31:00Z">
            <w:rPr>
              <w:rFonts w:ascii="Times New Roman" w:hAnsi="Times New Roman"/>
              <w:sz w:val="24"/>
              <w:szCs w:val="24"/>
            </w:rPr>
          </w:rPrChange>
        </w:rPr>
      </w:pPr>
      <w:r w:rsidRPr="00194C1D">
        <w:rPr>
          <w:rFonts w:ascii="Times New Roman" w:hAnsi="Times New Roman" w:cs="Times New Roman"/>
          <w:sz w:val="24"/>
          <w:szCs w:val="24"/>
          <w:rPrChange w:id="1992" w:author="Owner" w:date="2017-04-10T10:31:00Z">
            <w:rPr>
              <w:rFonts w:ascii="Times New Roman" w:hAnsi="Times New Roman"/>
              <w:sz w:val="24"/>
              <w:szCs w:val="24"/>
            </w:rPr>
          </w:rPrChange>
        </w:rPr>
        <w:t xml:space="preserve">Note: For non-steelhead species, all of the above equations and calculations are carried out; however, the probability of transitioning from </w:t>
      </w:r>
      <w:del w:id="1993" w:author="Mark Armour" w:date="2017-04-04T11:57:00Z">
        <w:r w:rsidRPr="00194C1D" w:rsidDel="005B25B5">
          <w:rPr>
            <w:rFonts w:ascii="Times New Roman" w:hAnsi="Times New Roman" w:cs="Times New Roman"/>
            <w:sz w:val="24"/>
            <w:szCs w:val="24"/>
            <w:rPrChange w:id="1994" w:author="Owner" w:date="2017-04-10T10:31:00Z">
              <w:rPr>
                <w:rFonts w:ascii="Times New Roman" w:hAnsi="Times New Roman"/>
                <w:sz w:val="24"/>
                <w:szCs w:val="24"/>
              </w:rPr>
            </w:rPrChange>
          </w:rPr>
          <w:delText>pre-smolt</w:delText>
        </w:r>
      </w:del>
      <w:ins w:id="1995" w:author="Mark Armour" w:date="2017-04-04T11:57:00Z">
        <w:r w:rsidR="005B25B5" w:rsidRPr="00194C1D">
          <w:rPr>
            <w:rFonts w:ascii="Times New Roman" w:hAnsi="Times New Roman" w:cs="Times New Roman"/>
            <w:sz w:val="24"/>
            <w:szCs w:val="24"/>
            <w:rPrChange w:id="1996"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1997" w:author="Owner" w:date="2017-04-10T10:31:00Z">
            <w:rPr>
              <w:rFonts w:ascii="Times New Roman" w:hAnsi="Times New Roman"/>
              <w:sz w:val="24"/>
              <w:szCs w:val="24"/>
            </w:rPr>
          </w:rPrChange>
        </w:rPr>
        <w:t xml:space="preserve"> to smolt at </w:t>
      </w:r>
      <w:del w:id="1998" w:author="Mark Armour" w:date="2017-04-04T11:57:00Z">
        <w:r w:rsidRPr="00194C1D" w:rsidDel="005B25B5">
          <w:rPr>
            <w:rFonts w:ascii="Times New Roman" w:hAnsi="Times New Roman" w:cs="Times New Roman"/>
            <w:sz w:val="24"/>
            <w:szCs w:val="24"/>
            <w:rPrChange w:id="1999" w:author="Owner" w:date="2017-04-10T10:31:00Z">
              <w:rPr>
                <w:rFonts w:ascii="Times New Roman" w:hAnsi="Times New Roman"/>
                <w:sz w:val="24"/>
                <w:szCs w:val="24"/>
              </w:rPr>
            </w:rPrChange>
          </w:rPr>
          <w:delText>pre-smolt</w:delText>
        </w:r>
      </w:del>
      <w:ins w:id="2000" w:author="Mark Armour" w:date="2017-04-04T11:57:00Z">
        <w:r w:rsidR="005B25B5" w:rsidRPr="00194C1D">
          <w:rPr>
            <w:rFonts w:ascii="Times New Roman" w:hAnsi="Times New Roman" w:cs="Times New Roman"/>
            <w:sz w:val="24"/>
            <w:szCs w:val="24"/>
            <w:rPrChange w:id="200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02" w:author="Owner" w:date="2017-04-10T10:31:00Z">
            <w:rPr>
              <w:rFonts w:ascii="Times New Roman" w:hAnsi="Times New Roman"/>
              <w:sz w:val="24"/>
              <w:szCs w:val="24"/>
            </w:rPr>
          </w:rPrChange>
        </w:rPr>
        <w:t xml:space="preserve"> age 1 will be 1, and the result of the calculations are equivalent to those that would be produced from a simple Beverton-holt model for life stage</w:t>
      </w:r>
      <w:r w:rsidR="00825D63" w:rsidRPr="00194C1D">
        <w:rPr>
          <w:rFonts w:ascii="Times New Roman" w:hAnsi="Times New Roman" w:cs="Times New Roman"/>
          <w:sz w:val="24"/>
          <w:szCs w:val="24"/>
          <w:rPrChange w:id="2003" w:author="Owner" w:date="2017-04-10T10:31:00Z">
            <w:rPr>
              <w:rFonts w:ascii="Times New Roman" w:hAnsi="Times New Roman"/>
              <w:sz w:val="24"/>
              <w:szCs w:val="24"/>
            </w:rPr>
          </w:rPrChange>
        </w:rPr>
        <w:t xml:space="preserve"> 5; as follows:</w:t>
      </w:r>
    </w:p>
    <w:p w:rsidR="00C34423" w:rsidRPr="00194C1D" w:rsidRDefault="00C34423" w:rsidP="00D20A24">
      <w:pPr>
        <w:rPr>
          <w:rFonts w:ascii="Times New Roman" w:hAnsi="Times New Roman" w:cs="Times New Roman"/>
          <w:sz w:val="24"/>
          <w:szCs w:val="24"/>
          <w:rPrChange w:id="2004" w:author="Owner" w:date="2017-04-10T10:31:00Z">
            <w:rPr>
              <w:rFonts w:ascii="Times New Roman" w:hAnsi="Times New Roman"/>
              <w:sz w:val="24"/>
              <w:szCs w:val="24"/>
            </w:rPr>
          </w:rPrChange>
        </w:rPr>
      </w:pPr>
    </w:p>
    <w:p w:rsidR="00C85EF3" w:rsidRPr="00194C1D" w:rsidRDefault="00C85EF3" w:rsidP="00C34423">
      <w:pPr>
        <w:ind w:firstLine="720"/>
        <w:rPr>
          <w:rFonts w:ascii="Times New Roman" w:hAnsi="Times New Roman" w:cs="Times New Roman"/>
          <w:sz w:val="24"/>
          <w:szCs w:val="24"/>
          <w:rPrChange w:id="2005" w:author="Owner" w:date="2017-04-10T10:31:00Z">
            <w:rPr>
              <w:rFonts w:ascii="Times New Roman" w:hAnsi="Times New Roman"/>
              <w:sz w:val="24"/>
              <w:szCs w:val="24"/>
            </w:rPr>
          </w:rPrChange>
        </w:rPr>
      </w:pPr>
      <w:del w:id="2006" w:author="Mark Armour" w:date="2017-04-04T12:10:00Z">
        <w:r w:rsidRPr="00194C1D" w:rsidDel="004F4160">
          <w:rPr>
            <w:rFonts w:ascii="Times New Roman" w:hAnsi="Times New Roman" w:cs="Times New Roman"/>
            <w:sz w:val="24"/>
            <w:szCs w:val="24"/>
            <w:rPrChange w:id="2007" w:author="Owner" w:date="2017-04-10T10:31:00Z">
              <w:rPr>
                <w:rFonts w:ascii="Times New Roman" w:hAnsi="Times New Roman"/>
                <w:sz w:val="24"/>
                <w:szCs w:val="24"/>
              </w:rPr>
            </w:rPrChange>
          </w:rPr>
          <w:delText>N[</w:delText>
        </w:r>
      </w:del>
      <w:ins w:id="2008" w:author="Mark Armour" w:date="2017-04-04T12:10:00Z">
        <w:r w:rsidR="004F4160" w:rsidRPr="00194C1D">
          <w:rPr>
            <w:rFonts w:ascii="Times New Roman" w:hAnsi="Times New Roman" w:cs="Times New Roman"/>
            <w:sz w:val="24"/>
            <w:szCs w:val="24"/>
            <w:rPrChange w:id="2009"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010" w:author="Owner" w:date="2017-04-10T10:31:00Z">
            <w:rPr>
              <w:rFonts w:ascii="Times New Roman" w:hAnsi="Times New Roman"/>
              <w:sz w:val="24"/>
              <w:szCs w:val="24"/>
            </w:rPr>
          </w:rPrChange>
        </w:rPr>
        <w:t xml:space="preserve">k,5,t+1] = </w:t>
      </w:r>
      <w:del w:id="2011" w:author="Mark Armour" w:date="2017-04-04T12:10:00Z">
        <w:r w:rsidRPr="00194C1D" w:rsidDel="004F4160">
          <w:rPr>
            <w:rFonts w:ascii="Times New Roman" w:hAnsi="Times New Roman" w:cs="Times New Roman"/>
            <w:sz w:val="24"/>
            <w:szCs w:val="24"/>
            <w:rPrChange w:id="2012" w:author="Owner" w:date="2017-04-10T10:31:00Z">
              <w:rPr>
                <w:rFonts w:ascii="Times New Roman" w:hAnsi="Times New Roman"/>
                <w:sz w:val="24"/>
                <w:szCs w:val="24"/>
              </w:rPr>
            </w:rPrChange>
          </w:rPr>
          <w:delText>N[</w:delText>
        </w:r>
      </w:del>
      <w:ins w:id="2013" w:author="Mark Armour" w:date="2017-04-04T12:10:00Z">
        <w:r w:rsidR="004F4160" w:rsidRPr="00194C1D">
          <w:rPr>
            <w:rFonts w:ascii="Times New Roman" w:hAnsi="Times New Roman" w:cs="Times New Roman"/>
            <w:sz w:val="24"/>
            <w:szCs w:val="24"/>
            <w:rPrChange w:id="2014"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015" w:author="Owner" w:date="2017-04-10T10:31:00Z">
            <w:rPr>
              <w:rFonts w:ascii="Times New Roman" w:hAnsi="Times New Roman"/>
              <w:sz w:val="24"/>
              <w:szCs w:val="24"/>
            </w:rPr>
          </w:rPrChange>
        </w:rPr>
        <w:t>k,4,t] / (1/p[k,4,t]+ 1/c[k,4,t] *</w:t>
      </w:r>
      <w:del w:id="2016" w:author="Mark Armour" w:date="2017-04-04T12:10:00Z">
        <w:r w:rsidRPr="00194C1D" w:rsidDel="004F4160">
          <w:rPr>
            <w:rFonts w:ascii="Times New Roman" w:hAnsi="Times New Roman" w:cs="Times New Roman"/>
            <w:sz w:val="24"/>
            <w:szCs w:val="24"/>
            <w:rPrChange w:id="2017" w:author="Owner" w:date="2017-04-10T10:31:00Z">
              <w:rPr>
                <w:rFonts w:ascii="Times New Roman" w:hAnsi="Times New Roman"/>
                <w:sz w:val="24"/>
                <w:szCs w:val="24"/>
              </w:rPr>
            </w:rPrChange>
          </w:rPr>
          <w:delText>N[</w:delText>
        </w:r>
      </w:del>
      <w:ins w:id="2018" w:author="Mark Armour" w:date="2017-04-04T12:10:00Z">
        <w:r w:rsidR="004F4160" w:rsidRPr="00194C1D">
          <w:rPr>
            <w:rFonts w:ascii="Times New Roman" w:hAnsi="Times New Roman" w:cs="Times New Roman"/>
            <w:sz w:val="24"/>
            <w:szCs w:val="24"/>
            <w:rPrChange w:id="2019"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020" w:author="Owner" w:date="2017-04-10T10:31:00Z">
            <w:rPr>
              <w:rFonts w:ascii="Times New Roman" w:hAnsi="Times New Roman"/>
              <w:sz w:val="24"/>
              <w:szCs w:val="24"/>
            </w:rPr>
          </w:rPrChange>
        </w:rPr>
        <w:t>k,4,t])</w:t>
      </w:r>
      <w:r w:rsidR="00083EB1" w:rsidRPr="00194C1D">
        <w:rPr>
          <w:rFonts w:ascii="Times New Roman" w:hAnsi="Times New Roman" w:cs="Times New Roman"/>
          <w:sz w:val="24"/>
          <w:szCs w:val="24"/>
          <w:rPrChange w:id="2021"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202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2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2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02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026" w:author="Owner" w:date="2017-04-10T10:31:00Z">
            <w:rPr>
              <w:rFonts w:ascii="Times New Roman" w:hAnsi="Times New Roman"/>
              <w:sz w:val="24"/>
              <w:szCs w:val="24"/>
            </w:rPr>
          </w:rPrChange>
        </w:rPr>
        <w:t>16)</w:t>
      </w:r>
    </w:p>
    <w:p w:rsidR="00C34423" w:rsidRPr="00194C1D" w:rsidRDefault="00C34423" w:rsidP="00D20A24">
      <w:pPr>
        <w:rPr>
          <w:rFonts w:ascii="Times New Roman" w:hAnsi="Times New Roman" w:cs="Times New Roman"/>
          <w:sz w:val="24"/>
          <w:szCs w:val="24"/>
          <w:rPrChange w:id="2027" w:author="Owner" w:date="2017-04-10T10:31:00Z">
            <w:rPr>
              <w:rFonts w:ascii="Times New Roman" w:hAnsi="Times New Roman"/>
              <w:sz w:val="24"/>
              <w:szCs w:val="24"/>
            </w:rPr>
          </w:rPrChange>
        </w:rPr>
      </w:pPr>
    </w:p>
    <w:p w:rsidR="00133151" w:rsidRPr="00194C1D" w:rsidRDefault="00133151" w:rsidP="00D20A24">
      <w:pPr>
        <w:rPr>
          <w:rFonts w:ascii="Times New Roman" w:hAnsi="Times New Roman" w:cs="Times New Roman"/>
          <w:sz w:val="24"/>
          <w:szCs w:val="24"/>
          <w:rPrChange w:id="2028" w:author="Owner" w:date="2017-04-10T10:31:00Z">
            <w:rPr>
              <w:rFonts w:ascii="Times New Roman" w:hAnsi="Times New Roman"/>
              <w:sz w:val="24"/>
              <w:szCs w:val="24"/>
            </w:rPr>
          </w:rPrChange>
        </w:rPr>
      </w:pPr>
      <w:r w:rsidRPr="00194C1D">
        <w:rPr>
          <w:rFonts w:ascii="Times New Roman" w:hAnsi="Times New Roman" w:cs="Times New Roman"/>
          <w:sz w:val="24"/>
          <w:szCs w:val="24"/>
          <w:rPrChange w:id="2029" w:author="Owner" w:date="2017-04-10T10:31:00Z">
            <w:rPr>
              <w:rFonts w:ascii="Times New Roman" w:hAnsi="Times New Roman"/>
              <w:sz w:val="24"/>
              <w:szCs w:val="24"/>
            </w:rPr>
          </w:rPrChange>
        </w:rPr>
        <w:t xml:space="preserve">Thus we have the completed estimate for </w:t>
      </w:r>
      <w:del w:id="2030" w:author="Mark Armour" w:date="2017-04-04T11:57:00Z">
        <w:r w:rsidRPr="00194C1D" w:rsidDel="005B25B5">
          <w:rPr>
            <w:rFonts w:ascii="Times New Roman" w:hAnsi="Times New Roman" w:cs="Times New Roman"/>
            <w:sz w:val="24"/>
            <w:szCs w:val="24"/>
            <w:rPrChange w:id="2031" w:author="Owner" w:date="2017-04-10T10:31:00Z">
              <w:rPr>
                <w:rFonts w:ascii="Times New Roman" w:hAnsi="Times New Roman"/>
                <w:sz w:val="24"/>
                <w:szCs w:val="24"/>
              </w:rPr>
            </w:rPrChange>
          </w:rPr>
          <w:delText>pre-smolt</w:delText>
        </w:r>
      </w:del>
      <w:ins w:id="2032" w:author="Mark Armour" w:date="2017-04-04T11:57:00Z">
        <w:r w:rsidR="005B25B5" w:rsidRPr="00194C1D">
          <w:rPr>
            <w:rFonts w:ascii="Times New Roman" w:hAnsi="Times New Roman" w:cs="Times New Roman"/>
            <w:sz w:val="24"/>
            <w:szCs w:val="24"/>
            <w:rPrChange w:id="2033"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34" w:author="Owner" w:date="2017-04-10T10:31:00Z">
            <w:rPr>
              <w:rFonts w:ascii="Times New Roman" w:hAnsi="Times New Roman"/>
              <w:sz w:val="24"/>
              <w:szCs w:val="24"/>
            </w:rPr>
          </w:rPrChange>
        </w:rPr>
        <w:t xml:space="preserve"> population at time t+1.</w:t>
      </w:r>
    </w:p>
    <w:p w:rsidR="00DD093B" w:rsidRPr="00194C1D" w:rsidRDefault="00133151" w:rsidP="00D20A24">
      <w:pPr>
        <w:rPr>
          <w:rFonts w:ascii="Times New Roman" w:hAnsi="Times New Roman" w:cs="Times New Roman"/>
          <w:sz w:val="24"/>
          <w:szCs w:val="24"/>
          <w:rPrChange w:id="2035" w:author="Owner" w:date="2017-04-10T10:31:00Z">
            <w:rPr>
              <w:rFonts w:ascii="Times New Roman" w:hAnsi="Times New Roman"/>
              <w:sz w:val="24"/>
              <w:szCs w:val="24"/>
            </w:rPr>
          </w:rPrChange>
        </w:rPr>
      </w:pPr>
      <w:r w:rsidRPr="00194C1D">
        <w:rPr>
          <w:rFonts w:ascii="Times New Roman" w:hAnsi="Times New Roman" w:cs="Times New Roman"/>
          <w:sz w:val="24"/>
          <w:szCs w:val="24"/>
          <w:rPrChange w:id="2036" w:author="Owner" w:date="2017-04-10T10:31:00Z">
            <w:rPr>
              <w:rFonts w:ascii="Times New Roman" w:hAnsi="Times New Roman"/>
              <w:sz w:val="24"/>
              <w:szCs w:val="24"/>
            </w:rPr>
          </w:rPrChange>
        </w:rPr>
        <w:lastRenderedPageBreak/>
        <w:t xml:space="preserve">In Steelhead modeling, there is also some non-zero probability that a </w:t>
      </w:r>
      <w:del w:id="2037" w:author="Mark Armour" w:date="2017-04-04T11:57:00Z">
        <w:r w:rsidRPr="00194C1D" w:rsidDel="005B25B5">
          <w:rPr>
            <w:rFonts w:ascii="Times New Roman" w:hAnsi="Times New Roman" w:cs="Times New Roman"/>
            <w:sz w:val="24"/>
            <w:szCs w:val="24"/>
            <w:rPrChange w:id="2038"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39"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40" w:author="Owner" w:date="2017-04-10T10:31:00Z">
              <w:rPr>
                <w:rFonts w:ascii="Times New Roman" w:hAnsi="Times New Roman"/>
                <w:sz w:val="24"/>
                <w:szCs w:val="24"/>
              </w:rPr>
            </w:rPrChange>
          </w:rPr>
          <w:delText>smolt</w:delText>
        </w:r>
      </w:del>
      <w:ins w:id="2041" w:author="Mark Armour" w:date="2017-04-04T11:57:00Z">
        <w:r w:rsidR="005B25B5" w:rsidRPr="00194C1D">
          <w:rPr>
            <w:rFonts w:ascii="Times New Roman" w:hAnsi="Times New Roman" w:cs="Times New Roman"/>
            <w:sz w:val="24"/>
            <w:szCs w:val="24"/>
            <w:rPrChange w:id="204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43" w:author="Owner" w:date="2017-04-10T10:31:00Z">
            <w:rPr>
              <w:rFonts w:ascii="Times New Roman" w:hAnsi="Times New Roman"/>
              <w:sz w:val="24"/>
              <w:szCs w:val="24"/>
            </w:rPr>
          </w:rPrChange>
        </w:rPr>
        <w:t xml:space="preserve"> will never migrate to the ocean, and instead spawn after some number of years as a </w:t>
      </w:r>
      <w:del w:id="2044" w:author="Mark Armour" w:date="2017-04-04T11:57:00Z">
        <w:r w:rsidRPr="00194C1D" w:rsidDel="005B25B5">
          <w:rPr>
            <w:rFonts w:ascii="Times New Roman" w:hAnsi="Times New Roman" w:cs="Times New Roman"/>
            <w:sz w:val="24"/>
            <w:szCs w:val="24"/>
            <w:rPrChange w:id="2045" w:author="Owner" w:date="2017-04-10T10:31:00Z">
              <w:rPr>
                <w:rFonts w:ascii="Times New Roman" w:hAnsi="Times New Roman"/>
                <w:sz w:val="24"/>
                <w:szCs w:val="24"/>
              </w:rPr>
            </w:rPrChange>
          </w:rPr>
          <w:delText>pre-smolt</w:delText>
        </w:r>
      </w:del>
      <w:ins w:id="2046" w:author="Mark Armour" w:date="2017-04-04T11:57:00Z">
        <w:r w:rsidR="005B25B5" w:rsidRPr="00194C1D">
          <w:rPr>
            <w:rFonts w:ascii="Times New Roman" w:hAnsi="Times New Roman" w:cs="Times New Roman"/>
            <w:sz w:val="24"/>
            <w:szCs w:val="24"/>
            <w:rPrChange w:id="204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48" w:author="Owner" w:date="2017-04-10T10:31:00Z">
            <w:rPr>
              <w:rFonts w:ascii="Times New Roman" w:hAnsi="Times New Roman"/>
              <w:sz w:val="24"/>
              <w:szCs w:val="24"/>
            </w:rPr>
          </w:rPrChange>
        </w:rPr>
        <w:t xml:space="preserve">.  These are termed “resident rainbows”.  In order to model this, there is a user specified probability that a </w:t>
      </w:r>
      <w:del w:id="2049" w:author="Mark Armour" w:date="2017-04-04T11:57:00Z">
        <w:r w:rsidRPr="00194C1D" w:rsidDel="005B25B5">
          <w:rPr>
            <w:rFonts w:ascii="Times New Roman" w:hAnsi="Times New Roman" w:cs="Times New Roman"/>
            <w:sz w:val="24"/>
            <w:szCs w:val="24"/>
            <w:rPrChange w:id="2050" w:author="Owner" w:date="2017-04-10T10:31:00Z">
              <w:rPr>
                <w:rFonts w:ascii="Times New Roman" w:hAnsi="Times New Roman"/>
                <w:sz w:val="24"/>
                <w:szCs w:val="24"/>
              </w:rPr>
            </w:rPrChange>
          </w:rPr>
          <w:delText>pre-smolt</w:delText>
        </w:r>
      </w:del>
      <w:ins w:id="2051" w:author="Mark Armour" w:date="2017-04-04T11:57:00Z">
        <w:r w:rsidR="005B25B5" w:rsidRPr="00194C1D">
          <w:rPr>
            <w:rFonts w:ascii="Times New Roman" w:hAnsi="Times New Roman" w:cs="Times New Roman"/>
            <w:sz w:val="24"/>
            <w:szCs w:val="24"/>
            <w:rPrChange w:id="205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53" w:author="Owner" w:date="2017-04-10T10:31:00Z">
            <w:rPr>
              <w:rFonts w:ascii="Times New Roman" w:hAnsi="Times New Roman"/>
              <w:sz w:val="24"/>
              <w:szCs w:val="24"/>
            </w:rPr>
          </w:rPrChange>
        </w:rPr>
        <w:t xml:space="preserve"> of a given </w:t>
      </w:r>
      <w:del w:id="2054" w:author="Mark Armour" w:date="2017-04-04T11:57:00Z">
        <w:r w:rsidRPr="00194C1D" w:rsidDel="005B25B5">
          <w:rPr>
            <w:rFonts w:ascii="Times New Roman" w:hAnsi="Times New Roman" w:cs="Times New Roman"/>
            <w:sz w:val="24"/>
            <w:szCs w:val="24"/>
            <w:rPrChange w:id="2055" w:author="Owner" w:date="2017-04-10T10:31:00Z">
              <w:rPr>
                <w:rFonts w:ascii="Times New Roman" w:hAnsi="Times New Roman"/>
                <w:sz w:val="24"/>
                <w:szCs w:val="24"/>
              </w:rPr>
            </w:rPrChange>
          </w:rPr>
          <w:delText>pre-smolt</w:delText>
        </w:r>
      </w:del>
      <w:ins w:id="2056" w:author="Mark Armour" w:date="2017-04-04T11:57:00Z">
        <w:r w:rsidR="005B25B5" w:rsidRPr="00194C1D">
          <w:rPr>
            <w:rFonts w:ascii="Times New Roman" w:hAnsi="Times New Roman" w:cs="Times New Roman"/>
            <w:sz w:val="24"/>
            <w:szCs w:val="24"/>
            <w:rPrChange w:id="205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58" w:author="Owner" w:date="2017-04-10T10:31:00Z">
            <w:rPr>
              <w:rFonts w:ascii="Times New Roman" w:hAnsi="Times New Roman"/>
              <w:sz w:val="24"/>
              <w:szCs w:val="24"/>
            </w:rPr>
          </w:rPrChange>
        </w:rPr>
        <w:t xml:space="preserve"> age will spawn (instead of either remaining as a </w:t>
      </w:r>
      <w:del w:id="2059" w:author="Mark Armour" w:date="2017-04-04T11:57:00Z">
        <w:r w:rsidRPr="00194C1D" w:rsidDel="005B25B5">
          <w:rPr>
            <w:rFonts w:ascii="Times New Roman" w:hAnsi="Times New Roman" w:cs="Times New Roman"/>
            <w:sz w:val="24"/>
            <w:szCs w:val="24"/>
            <w:rPrChange w:id="2060"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61"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62" w:author="Owner" w:date="2017-04-10T10:31:00Z">
              <w:rPr>
                <w:rFonts w:ascii="Times New Roman" w:hAnsi="Times New Roman"/>
                <w:sz w:val="24"/>
                <w:szCs w:val="24"/>
              </w:rPr>
            </w:rPrChange>
          </w:rPr>
          <w:delText>smolt</w:delText>
        </w:r>
      </w:del>
      <w:ins w:id="2063" w:author="Mark Armour" w:date="2017-04-04T11:57:00Z">
        <w:r w:rsidR="005B25B5" w:rsidRPr="00194C1D">
          <w:rPr>
            <w:rFonts w:ascii="Times New Roman" w:hAnsi="Times New Roman" w:cs="Times New Roman"/>
            <w:sz w:val="24"/>
            <w:szCs w:val="24"/>
            <w:rPrChange w:id="2064"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65" w:author="Owner" w:date="2017-04-10T10:31:00Z">
            <w:rPr>
              <w:rFonts w:ascii="Times New Roman" w:hAnsi="Times New Roman"/>
              <w:sz w:val="24"/>
              <w:szCs w:val="24"/>
            </w:rPr>
          </w:rPrChange>
        </w:rPr>
        <w:t xml:space="preserve"> or migrating to the ocean).  At the conclusion of the </w:t>
      </w:r>
      <w:del w:id="2066" w:author="Mark Armour" w:date="2017-04-04T11:57:00Z">
        <w:r w:rsidRPr="00194C1D" w:rsidDel="005B25B5">
          <w:rPr>
            <w:rFonts w:ascii="Times New Roman" w:hAnsi="Times New Roman" w:cs="Times New Roman"/>
            <w:sz w:val="24"/>
            <w:szCs w:val="24"/>
            <w:rPrChange w:id="2067" w:author="Owner" w:date="2017-04-10T10:31:00Z">
              <w:rPr>
                <w:rFonts w:ascii="Times New Roman" w:hAnsi="Times New Roman"/>
                <w:sz w:val="24"/>
                <w:szCs w:val="24"/>
              </w:rPr>
            </w:rPrChange>
          </w:rPr>
          <w:delText>pre-smolt</w:delText>
        </w:r>
      </w:del>
      <w:ins w:id="2068" w:author="Mark Armour" w:date="2017-04-04T11:57:00Z">
        <w:r w:rsidR="005B25B5" w:rsidRPr="00194C1D">
          <w:rPr>
            <w:rFonts w:ascii="Times New Roman" w:hAnsi="Times New Roman" w:cs="Times New Roman"/>
            <w:sz w:val="24"/>
            <w:szCs w:val="24"/>
            <w:rPrChange w:id="206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70" w:author="Owner" w:date="2017-04-10T10:31:00Z">
            <w:rPr>
              <w:rFonts w:ascii="Times New Roman" w:hAnsi="Times New Roman"/>
              <w:sz w:val="24"/>
              <w:szCs w:val="24"/>
            </w:rPr>
          </w:rPrChange>
        </w:rPr>
        <w:t xml:space="preserve"> calculations, a fraction of </w:t>
      </w:r>
      <w:del w:id="2071" w:author="Mark Armour" w:date="2017-04-04T11:57:00Z">
        <w:r w:rsidRPr="00194C1D" w:rsidDel="005B25B5">
          <w:rPr>
            <w:rFonts w:ascii="Times New Roman" w:hAnsi="Times New Roman" w:cs="Times New Roman"/>
            <w:sz w:val="24"/>
            <w:szCs w:val="24"/>
            <w:rPrChange w:id="2072"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73"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74" w:author="Owner" w:date="2017-04-10T10:31:00Z">
              <w:rPr>
                <w:rFonts w:ascii="Times New Roman" w:hAnsi="Times New Roman"/>
                <w:sz w:val="24"/>
                <w:szCs w:val="24"/>
              </w:rPr>
            </w:rPrChange>
          </w:rPr>
          <w:delText>smolt</w:delText>
        </w:r>
      </w:del>
      <w:del w:id="2075" w:author="Mark Armour" w:date="2017-04-04T11:58:00Z">
        <w:r w:rsidRPr="00194C1D" w:rsidDel="005B25B5">
          <w:rPr>
            <w:rFonts w:ascii="Times New Roman" w:hAnsi="Times New Roman" w:cs="Times New Roman"/>
            <w:sz w:val="24"/>
            <w:szCs w:val="24"/>
            <w:rPrChange w:id="2076" w:author="Owner" w:date="2017-04-10T10:31:00Z">
              <w:rPr>
                <w:rFonts w:ascii="Times New Roman" w:hAnsi="Times New Roman"/>
                <w:sz w:val="24"/>
                <w:szCs w:val="24"/>
              </w:rPr>
            </w:rPrChange>
          </w:rPr>
          <w:delText>s</w:delText>
        </w:r>
      </w:del>
      <w:ins w:id="2077" w:author="Mark Armour" w:date="2017-04-04T11:58:00Z">
        <w:r w:rsidR="005B25B5" w:rsidRPr="00194C1D">
          <w:rPr>
            <w:rFonts w:ascii="Times New Roman" w:hAnsi="Times New Roman" w:cs="Times New Roman"/>
            <w:sz w:val="24"/>
            <w:szCs w:val="24"/>
            <w:rPrChange w:id="207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79" w:author="Owner" w:date="2017-04-10T10:31:00Z">
            <w:rPr>
              <w:rFonts w:ascii="Times New Roman" w:hAnsi="Times New Roman"/>
              <w:sz w:val="24"/>
              <w:szCs w:val="24"/>
            </w:rPr>
          </w:rPrChange>
        </w:rPr>
        <w:t xml:space="preserve">, at each </w:t>
      </w:r>
      <w:del w:id="2080" w:author="Mark Armour" w:date="2017-04-04T11:57:00Z">
        <w:r w:rsidRPr="00194C1D" w:rsidDel="005B25B5">
          <w:rPr>
            <w:rFonts w:ascii="Times New Roman" w:hAnsi="Times New Roman" w:cs="Times New Roman"/>
            <w:sz w:val="24"/>
            <w:szCs w:val="24"/>
            <w:rPrChange w:id="2081" w:author="Owner" w:date="2017-04-10T10:31:00Z">
              <w:rPr>
                <w:rFonts w:ascii="Times New Roman" w:hAnsi="Times New Roman"/>
                <w:sz w:val="24"/>
                <w:szCs w:val="24"/>
              </w:rPr>
            </w:rPrChange>
          </w:rPr>
          <w:delText>pre</w:delText>
        </w:r>
        <w:r w:rsidR="00825D63" w:rsidRPr="00194C1D" w:rsidDel="005B25B5">
          <w:rPr>
            <w:rFonts w:ascii="Times New Roman" w:hAnsi="Times New Roman" w:cs="Times New Roman"/>
            <w:sz w:val="24"/>
            <w:szCs w:val="24"/>
            <w:rPrChange w:id="2082" w:author="Owner" w:date="2017-04-10T10:31:00Z">
              <w:rPr>
                <w:rFonts w:ascii="Times New Roman" w:hAnsi="Times New Roman"/>
                <w:sz w:val="24"/>
                <w:szCs w:val="24"/>
              </w:rPr>
            </w:rPrChange>
          </w:rPr>
          <w:delText>-</w:delText>
        </w:r>
        <w:r w:rsidRPr="00194C1D" w:rsidDel="005B25B5">
          <w:rPr>
            <w:rFonts w:ascii="Times New Roman" w:hAnsi="Times New Roman" w:cs="Times New Roman"/>
            <w:sz w:val="24"/>
            <w:szCs w:val="24"/>
            <w:rPrChange w:id="2083" w:author="Owner" w:date="2017-04-10T10:31:00Z">
              <w:rPr>
                <w:rFonts w:ascii="Times New Roman" w:hAnsi="Times New Roman"/>
                <w:sz w:val="24"/>
                <w:szCs w:val="24"/>
              </w:rPr>
            </w:rPrChange>
          </w:rPr>
          <w:delText>smolt</w:delText>
        </w:r>
      </w:del>
      <w:ins w:id="2084" w:author="Mark Armour" w:date="2017-04-04T11:57:00Z">
        <w:r w:rsidR="005B25B5" w:rsidRPr="00194C1D">
          <w:rPr>
            <w:rFonts w:ascii="Times New Roman" w:hAnsi="Times New Roman" w:cs="Times New Roman"/>
            <w:sz w:val="24"/>
            <w:szCs w:val="24"/>
            <w:rPrChange w:id="208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086" w:author="Owner" w:date="2017-04-10T10:31:00Z">
            <w:rPr>
              <w:rFonts w:ascii="Times New Roman" w:hAnsi="Times New Roman"/>
              <w:sz w:val="24"/>
              <w:szCs w:val="24"/>
            </w:rPr>
          </w:rPrChange>
        </w:rPr>
        <w:t xml:space="preserve"> age i5, are “removed” from the population and designated spawners, according the following:</w:t>
      </w:r>
    </w:p>
    <w:p w:rsidR="00C34423" w:rsidRPr="00194C1D" w:rsidRDefault="00C34423" w:rsidP="00810986">
      <w:pPr>
        <w:ind w:firstLine="720"/>
        <w:rPr>
          <w:rFonts w:ascii="Times New Roman" w:hAnsi="Times New Roman" w:cs="Times New Roman"/>
          <w:sz w:val="24"/>
          <w:szCs w:val="24"/>
          <w:rPrChange w:id="2087" w:author="Owner" w:date="2017-04-10T10:31:00Z">
            <w:rPr>
              <w:rFonts w:ascii="Times New Roman" w:hAnsi="Times New Roman"/>
              <w:sz w:val="24"/>
              <w:szCs w:val="24"/>
            </w:rPr>
          </w:rPrChange>
        </w:rPr>
      </w:pPr>
    </w:p>
    <w:p w:rsidR="00133151" w:rsidRPr="00194C1D" w:rsidRDefault="00133151" w:rsidP="00810986">
      <w:pPr>
        <w:ind w:firstLine="720"/>
        <w:rPr>
          <w:rFonts w:ascii="Times New Roman" w:hAnsi="Times New Roman" w:cs="Times New Roman"/>
          <w:sz w:val="24"/>
          <w:szCs w:val="24"/>
          <w:rPrChange w:id="2088" w:author="Owner" w:date="2017-04-10T10:31:00Z">
            <w:rPr>
              <w:rFonts w:ascii="Times New Roman" w:hAnsi="Times New Roman"/>
              <w:sz w:val="24"/>
              <w:szCs w:val="24"/>
            </w:rPr>
          </w:rPrChange>
        </w:rPr>
      </w:pPr>
      <w:proofErr w:type="gramStart"/>
      <w:r w:rsidRPr="00194C1D">
        <w:rPr>
          <w:rFonts w:ascii="Times New Roman" w:hAnsi="Times New Roman" w:cs="Times New Roman"/>
          <w:sz w:val="24"/>
          <w:szCs w:val="24"/>
          <w:rPrChange w:id="2089" w:author="Owner" w:date="2017-04-10T10:31:00Z">
            <w:rPr>
              <w:rFonts w:ascii="Times New Roman" w:hAnsi="Times New Roman"/>
              <w:sz w:val="24"/>
              <w:szCs w:val="24"/>
            </w:rPr>
          </w:rPrChange>
        </w:rPr>
        <w:t>RainbowSpawners[</w:t>
      </w:r>
      <w:proofErr w:type="gramEnd"/>
      <w:r w:rsidRPr="00194C1D">
        <w:rPr>
          <w:rFonts w:ascii="Times New Roman" w:hAnsi="Times New Roman" w:cs="Times New Roman"/>
          <w:sz w:val="24"/>
          <w:szCs w:val="24"/>
          <w:rPrChange w:id="2090" w:author="Owner" w:date="2017-04-10T10:31:00Z">
            <w:rPr>
              <w:rFonts w:ascii="Times New Roman" w:hAnsi="Times New Roman"/>
              <w:sz w:val="24"/>
              <w:szCs w:val="24"/>
            </w:rPr>
          </w:rPrChange>
        </w:rPr>
        <w:t xml:space="preserve">i5] = </w:t>
      </w:r>
      <w:del w:id="2091" w:author="Mark Armour" w:date="2017-04-04T12:11:00Z">
        <w:r w:rsidRPr="00194C1D" w:rsidDel="004F4160">
          <w:rPr>
            <w:rFonts w:ascii="Times New Roman" w:hAnsi="Times New Roman" w:cs="Times New Roman"/>
            <w:sz w:val="24"/>
            <w:szCs w:val="24"/>
            <w:rPrChange w:id="2092" w:author="Owner" w:date="2017-04-10T10:31:00Z">
              <w:rPr>
                <w:rFonts w:ascii="Times New Roman" w:hAnsi="Times New Roman"/>
                <w:sz w:val="24"/>
                <w:szCs w:val="24"/>
              </w:rPr>
            </w:rPrChange>
          </w:rPr>
          <w:delText>N5[</w:delText>
        </w:r>
      </w:del>
      <w:ins w:id="2093" w:author="Mark Armour" w:date="2017-04-04T12:11:00Z">
        <w:r w:rsidR="004F4160" w:rsidRPr="00194C1D">
          <w:rPr>
            <w:rFonts w:ascii="Times New Roman" w:hAnsi="Times New Roman" w:cs="Times New Roman"/>
            <w:sz w:val="24"/>
            <w:szCs w:val="24"/>
            <w:rPrChange w:id="2094"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2095" w:author="Owner" w:date="2017-04-10T10:31:00Z">
            <w:rPr>
              <w:rFonts w:ascii="Times New Roman" w:hAnsi="Times New Roman"/>
              <w:sz w:val="24"/>
              <w:szCs w:val="24"/>
            </w:rPr>
          </w:rPrChange>
        </w:rPr>
        <w:t>k,i5,t]*N5.Pspawn[k,i5,t]</w:t>
      </w:r>
      <w:r w:rsidR="00083EB1" w:rsidRPr="00194C1D">
        <w:rPr>
          <w:rFonts w:ascii="Times New Roman" w:hAnsi="Times New Roman" w:cs="Times New Roman"/>
          <w:sz w:val="24"/>
          <w:szCs w:val="24"/>
          <w:rPrChange w:id="209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9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9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099"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100"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101" w:author="Owner" w:date="2017-04-10T10:31:00Z">
            <w:rPr>
              <w:rFonts w:ascii="Times New Roman" w:hAnsi="Times New Roman"/>
              <w:sz w:val="24"/>
              <w:szCs w:val="24"/>
            </w:rPr>
          </w:rPrChange>
        </w:rPr>
        <w:t>17)</w:t>
      </w:r>
    </w:p>
    <w:p w:rsidR="00C34423" w:rsidRPr="00194C1D" w:rsidRDefault="00C34423" w:rsidP="00D20A24">
      <w:pPr>
        <w:rPr>
          <w:rFonts w:ascii="Times New Roman" w:hAnsi="Times New Roman" w:cs="Times New Roman"/>
          <w:sz w:val="24"/>
          <w:szCs w:val="24"/>
          <w:rPrChange w:id="2102" w:author="Owner" w:date="2017-04-10T10:31:00Z">
            <w:rPr>
              <w:rFonts w:ascii="Times New Roman" w:hAnsi="Times New Roman"/>
              <w:sz w:val="24"/>
              <w:szCs w:val="24"/>
            </w:rPr>
          </w:rPrChange>
        </w:rPr>
      </w:pPr>
    </w:p>
    <w:p w:rsidR="00133151" w:rsidRPr="00194C1D" w:rsidRDefault="00825D63" w:rsidP="00D20A24">
      <w:pPr>
        <w:rPr>
          <w:rFonts w:ascii="Times New Roman" w:hAnsi="Times New Roman" w:cs="Times New Roman"/>
          <w:b/>
          <w:sz w:val="24"/>
          <w:szCs w:val="24"/>
          <w:rPrChange w:id="2103" w:author="Owner" w:date="2017-04-10T10:31:00Z">
            <w:rPr>
              <w:rFonts w:ascii="Times New Roman" w:hAnsi="Times New Roman"/>
              <w:b/>
              <w:sz w:val="24"/>
              <w:szCs w:val="24"/>
            </w:rPr>
          </w:rPrChange>
        </w:rPr>
      </w:pPr>
      <w:r w:rsidRPr="00194C1D">
        <w:rPr>
          <w:rFonts w:ascii="Times New Roman" w:hAnsi="Times New Roman" w:cs="Times New Roman"/>
          <w:sz w:val="24"/>
          <w:szCs w:val="24"/>
          <w:rPrChange w:id="2104" w:author="Owner" w:date="2017-04-10T10:31:00Z">
            <w:rPr>
              <w:rFonts w:ascii="Times New Roman" w:hAnsi="Times New Roman"/>
              <w:sz w:val="24"/>
              <w:szCs w:val="24"/>
            </w:rPr>
          </w:rPrChange>
        </w:rPr>
        <w:t>This same number of fish is</w:t>
      </w:r>
      <w:r w:rsidR="00133151" w:rsidRPr="00194C1D">
        <w:rPr>
          <w:rFonts w:ascii="Times New Roman" w:hAnsi="Times New Roman" w:cs="Times New Roman"/>
          <w:sz w:val="24"/>
          <w:szCs w:val="24"/>
          <w:rPrChange w:id="2105" w:author="Owner" w:date="2017-04-10T10:31:00Z">
            <w:rPr>
              <w:rFonts w:ascii="Times New Roman" w:hAnsi="Times New Roman"/>
              <w:sz w:val="24"/>
              <w:szCs w:val="24"/>
            </w:rPr>
          </w:rPrChange>
        </w:rPr>
        <w:t xml:space="preserve"> then subtracted from the </w:t>
      </w:r>
      <w:del w:id="2106" w:author="Mark Armour" w:date="2017-04-04T11:57:00Z">
        <w:r w:rsidR="00133151" w:rsidRPr="00194C1D" w:rsidDel="005B25B5">
          <w:rPr>
            <w:rFonts w:ascii="Times New Roman" w:hAnsi="Times New Roman" w:cs="Times New Roman"/>
            <w:sz w:val="24"/>
            <w:szCs w:val="24"/>
            <w:rPrChange w:id="2107" w:author="Owner" w:date="2017-04-10T10:31:00Z">
              <w:rPr>
                <w:rFonts w:ascii="Times New Roman" w:hAnsi="Times New Roman"/>
                <w:sz w:val="24"/>
                <w:szCs w:val="24"/>
              </w:rPr>
            </w:rPrChange>
          </w:rPr>
          <w:delText>pre</w:delText>
        </w:r>
        <w:r w:rsidRPr="00194C1D" w:rsidDel="005B25B5">
          <w:rPr>
            <w:rFonts w:ascii="Times New Roman" w:hAnsi="Times New Roman" w:cs="Times New Roman"/>
            <w:sz w:val="24"/>
            <w:szCs w:val="24"/>
            <w:rPrChange w:id="2108" w:author="Owner" w:date="2017-04-10T10:31:00Z">
              <w:rPr>
                <w:rFonts w:ascii="Times New Roman" w:hAnsi="Times New Roman"/>
                <w:sz w:val="24"/>
                <w:szCs w:val="24"/>
              </w:rPr>
            </w:rPrChange>
          </w:rPr>
          <w:delText>-</w:delText>
        </w:r>
        <w:r w:rsidR="00133151" w:rsidRPr="00194C1D" w:rsidDel="005B25B5">
          <w:rPr>
            <w:rFonts w:ascii="Times New Roman" w:hAnsi="Times New Roman" w:cs="Times New Roman"/>
            <w:sz w:val="24"/>
            <w:szCs w:val="24"/>
            <w:rPrChange w:id="2109" w:author="Owner" w:date="2017-04-10T10:31:00Z">
              <w:rPr>
                <w:rFonts w:ascii="Times New Roman" w:hAnsi="Times New Roman"/>
                <w:sz w:val="24"/>
                <w:szCs w:val="24"/>
              </w:rPr>
            </w:rPrChange>
          </w:rPr>
          <w:delText>smolt</w:delText>
        </w:r>
      </w:del>
      <w:ins w:id="2110" w:author="Mark Armour" w:date="2017-04-04T11:57:00Z">
        <w:r w:rsidR="005B25B5" w:rsidRPr="00194C1D">
          <w:rPr>
            <w:rFonts w:ascii="Times New Roman" w:hAnsi="Times New Roman" w:cs="Times New Roman"/>
            <w:sz w:val="24"/>
            <w:szCs w:val="24"/>
            <w:rPrChange w:id="2111" w:author="Owner" w:date="2017-04-10T10:31:00Z">
              <w:rPr>
                <w:rFonts w:ascii="Times New Roman" w:hAnsi="Times New Roman"/>
                <w:sz w:val="24"/>
                <w:szCs w:val="24"/>
              </w:rPr>
            </w:rPrChange>
          </w:rPr>
          <w:t>One-Plus</w:t>
        </w:r>
      </w:ins>
      <w:r w:rsidR="00133151" w:rsidRPr="00194C1D">
        <w:rPr>
          <w:rFonts w:ascii="Times New Roman" w:hAnsi="Times New Roman" w:cs="Times New Roman"/>
          <w:sz w:val="24"/>
          <w:szCs w:val="24"/>
          <w:rPrChange w:id="2112" w:author="Owner" w:date="2017-04-10T10:31:00Z">
            <w:rPr>
              <w:rFonts w:ascii="Times New Roman" w:hAnsi="Times New Roman"/>
              <w:sz w:val="24"/>
              <w:szCs w:val="24"/>
            </w:rPr>
          </w:rPrChange>
        </w:rPr>
        <w:t xml:space="preserve"> population for each life stage.  These resident rainbow spawners will be added to the total number of spawners, and the fecundity of these spawners factored into the total average fecundity of spawners (see section 4.10).</w:t>
      </w:r>
    </w:p>
    <w:p w:rsidR="00DD093B" w:rsidRPr="00194C1D" w:rsidRDefault="00DD093B" w:rsidP="00D20A24">
      <w:pPr>
        <w:rPr>
          <w:rFonts w:ascii="Times New Roman" w:hAnsi="Times New Roman" w:cs="Times New Roman"/>
          <w:sz w:val="24"/>
          <w:szCs w:val="24"/>
          <w:rPrChange w:id="2113" w:author="Owner" w:date="2017-04-10T10:31:00Z">
            <w:rPr>
              <w:rFonts w:ascii="Times New Roman" w:hAnsi="Times New Roman"/>
              <w:sz w:val="24"/>
              <w:szCs w:val="24"/>
            </w:rPr>
          </w:rPrChange>
        </w:rPr>
      </w:pPr>
    </w:p>
    <w:p w:rsidR="00133151" w:rsidRPr="00194C1D" w:rsidRDefault="00133151" w:rsidP="00D20A24">
      <w:pPr>
        <w:rPr>
          <w:rFonts w:ascii="Times New Roman" w:hAnsi="Times New Roman" w:cs="Times New Roman"/>
          <w:sz w:val="24"/>
          <w:szCs w:val="24"/>
          <w:rPrChange w:id="2114" w:author="Owner" w:date="2017-04-10T10:31:00Z">
            <w:rPr>
              <w:rFonts w:ascii="Times New Roman" w:hAnsi="Times New Roman"/>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115"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116" w:author="Owner" w:date="2017-04-10T10:31:00Z">
            <w:rPr>
              <w:rFonts w:ascii="Times New Roman" w:hAnsi="Times New Roman"/>
              <w:b/>
              <w:sz w:val="24"/>
              <w:szCs w:val="24"/>
            </w:rPr>
          </w:rPrChange>
        </w:rPr>
        <w:t>Life Stage 6:  Smolts at Time t</w:t>
      </w:r>
    </w:p>
    <w:p w:rsidR="00DD093B" w:rsidRPr="00194C1D" w:rsidRDefault="00825D63" w:rsidP="00D20A24">
      <w:pPr>
        <w:rPr>
          <w:rFonts w:ascii="Times New Roman" w:hAnsi="Times New Roman" w:cs="Times New Roman"/>
          <w:sz w:val="24"/>
          <w:szCs w:val="24"/>
          <w:rPrChange w:id="2117" w:author="Owner" w:date="2017-04-10T10:31:00Z">
            <w:rPr>
              <w:rFonts w:ascii="Times New Roman" w:hAnsi="Times New Roman"/>
              <w:sz w:val="24"/>
              <w:szCs w:val="24"/>
            </w:rPr>
          </w:rPrChange>
        </w:rPr>
      </w:pPr>
      <w:r w:rsidRPr="00194C1D">
        <w:rPr>
          <w:rFonts w:ascii="Times New Roman" w:hAnsi="Times New Roman" w:cs="Times New Roman"/>
          <w:sz w:val="24"/>
          <w:szCs w:val="24"/>
          <w:rPrChange w:id="2118" w:author="Owner" w:date="2017-04-10T10:31:00Z">
            <w:rPr>
              <w:rFonts w:ascii="Times New Roman" w:hAnsi="Times New Roman"/>
              <w:sz w:val="24"/>
              <w:szCs w:val="24"/>
            </w:rPr>
          </w:rPrChange>
        </w:rPr>
        <w:t xml:space="preserve">Since smolts (fish attempting to migrate to the ocean) arise from a distribution of </w:t>
      </w:r>
      <w:del w:id="2119" w:author="Mark Armour" w:date="2017-04-04T11:57:00Z">
        <w:r w:rsidRPr="00194C1D" w:rsidDel="005B25B5">
          <w:rPr>
            <w:rFonts w:ascii="Times New Roman" w:hAnsi="Times New Roman" w:cs="Times New Roman"/>
            <w:sz w:val="24"/>
            <w:szCs w:val="24"/>
            <w:rPrChange w:id="2120" w:author="Owner" w:date="2017-04-10T10:31:00Z">
              <w:rPr>
                <w:rFonts w:ascii="Times New Roman" w:hAnsi="Times New Roman"/>
                <w:sz w:val="24"/>
                <w:szCs w:val="24"/>
              </w:rPr>
            </w:rPrChange>
          </w:rPr>
          <w:delText>pre-smolt</w:delText>
        </w:r>
      </w:del>
      <w:ins w:id="2121" w:author="Mark Armour" w:date="2017-04-04T11:57:00Z">
        <w:r w:rsidR="005B25B5" w:rsidRPr="00194C1D">
          <w:rPr>
            <w:rFonts w:ascii="Times New Roman" w:hAnsi="Times New Roman" w:cs="Times New Roman"/>
            <w:sz w:val="24"/>
            <w:szCs w:val="24"/>
            <w:rPrChange w:id="212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23" w:author="Owner" w:date="2017-04-10T10:31:00Z">
            <w:rPr>
              <w:rFonts w:ascii="Times New Roman" w:hAnsi="Times New Roman"/>
              <w:sz w:val="24"/>
              <w:szCs w:val="24"/>
            </w:rPr>
          </w:rPrChange>
        </w:rPr>
        <w:t xml:space="preserve"> ages (at least for the generalized steelhead model), the </w:t>
      </w:r>
      <w:r w:rsidR="00DD093B" w:rsidRPr="00194C1D">
        <w:rPr>
          <w:rFonts w:ascii="Times New Roman" w:hAnsi="Times New Roman" w:cs="Times New Roman"/>
          <w:sz w:val="24"/>
          <w:szCs w:val="24"/>
          <w:rPrChange w:id="2124" w:author="Owner" w:date="2017-04-10T10:31:00Z">
            <w:rPr>
              <w:rFonts w:ascii="Times New Roman" w:hAnsi="Times New Roman"/>
              <w:sz w:val="24"/>
              <w:szCs w:val="24"/>
            </w:rPr>
          </w:rPrChange>
        </w:rPr>
        <w:t xml:space="preserve">number </w:t>
      </w:r>
      <w:r w:rsidR="00BD658A" w:rsidRPr="00194C1D">
        <w:rPr>
          <w:rFonts w:ascii="Times New Roman" w:hAnsi="Times New Roman" w:cs="Times New Roman"/>
          <w:sz w:val="24"/>
          <w:szCs w:val="24"/>
          <w:rPrChange w:id="2125" w:author="Owner" w:date="2017-04-10T10:31:00Z">
            <w:rPr>
              <w:rFonts w:ascii="Times New Roman" w:hAnsi="Times New Roman"/>
              <w:sz w:val="24"/>
              <w:szCs w:val="24"/>
            </w:rPr>
          </w:rPrChange>
        </w:rPr>
        <w:t xml:space="preserve">of “candidate” </w:t>
      </w:r>
      <w:r w:rsidR="00DD093B" w:rsidRPr="00194C1D">
        <w:rPr>
          <w:rFonts w:ascii="Times New Roman" w:hAnsi="Times New Roman" w:cs="Times New Roman"/>
          <w:sz w:val="24"/>
          <w:szCs w:val="24"/>
          <w:rPrChange w:id="2126" w:author="Owner" w:date="2017-04-10T10:31:00Z">
            <w:rPr>
              <w:rFonts w:ascii="Times New Roman" w:hAnsi="Times New Roman"/>
              <w:sz w:val="24"/>
              <w:szCs w:val="24"/>
            </w:rPr>
          </w:rPrChange>
        </w:rPr>
        <w:t xml:space="preserve">smolts is the sum of the product of the number of </w:t>
      </w:r>
      <w:del w:id="2127" w:author="Mark Armour" w:date="2017-04-04T11:57:00Z">
        <w:r w:rsidR="00DD093B" w:rsidRPr="00194C1D" w:rsidDel="005B25B5">
          <w:rPr>
            <w:rFonts w:ascii="Times New Roman" w:hAnsi="Times New Roman" w:cs="Times New Roman"/>
            <w:sz w:val="24"/>
            <w:szCs w:val="24"/>
            <w:rPrChange w:id="2128" w:author="Owner" w:date="2017-04-10T10:31:00Z">
              <w:rPr>
                <w:rFonts w:ascii="Times New Roman" w:hAnsi="Times New Roman"/>
                <w:sz w:val="24"/>
                <w:szCs w:val="24"/>
              </w:rPr>
            </w:rPrChange>
          </w:rPr>
          <w:delText>pre-smolt</w:delText>
        </w:r>
      </w:del>
      <w:del w:id="2129" w:author="Mark Armour" w:date="2017-04-04T11:58:00Z">
        <w:r w:rsidR="00DD093B" w:rsidRPr="00194C1D" w:rsidDel="005B25B5">
          <w:rPr>
            <w:rFonts w:ascii="Times New Roman" w:hAnsi="Times New Roman" w:cs="Times New Roman"/>
            <w:sz w:val="24"/>
            <w:szCs w:val="24"/>
            <w:rPrChange w:id="2130" w:author="Owner" w:date="2017-04-10T10:31:00Z">
              <w:rPr>
                <w:rFonts w:ascii="Times New Roman" w:hAnsi="Times New Roman"/>
                <w:sz w:val="24"/>
                <w:szCs w:val="24"/>
              </w:rPr>
            </w:rPrChange>
          </w:rPr>
          <w:delText>s</w:delText>
        </w:r>
      </w:del>
      <w:ins w:id="2131" w:author="Mark Armour" w:date="2017-04-04T11:58:00Z">
        <w:r w:rsidR="005B25B5" w:rsidRPr="00194C1D">
          <w:rPr>
            <w:rFonts w:ascii="Times New Roman" w:hAnsi="Times New Roman" w:cs="Times New Roman"/>
            <w:sz w:val="24"/>
            <w:szCs w:val="24"/>
            <w:rPrChange w:id="2132" w:author="Owner" w:date="2017-04-10T10:31:00Z">
              <w:rPr>
                <w:rFonts w:ascii="Times New Roman" w:hAnsi="Times New Roman"/>
                <w:sz w:val="24"/>
                <w:szCs w:val="24"/>
              </w:rPr>
            </w:rPrChange>
          </w:rPr>
          <w:t>One-Plus</w:t>
        </w:r>
      </w:ins>
      <w:r w:rsidR="00DD093B" w:rsidRPr="00194C1D">
        <w:rPr>
          <w:rFonts w:ascii="Times New Roman" w:hAnsi="Times New Roman" w:cs="Times New Roman"/>
          <w:sz w:val="24"/>
          <w:szCs w:val="24"/>
          <w:rPrChange w:id="2133" w:author="Owner" w:date="2017-04-10T10:31:00Z">
            <w:rPr>
              <w:rFonts w:ascii="Times New Roman" w:hAnsi="Times New Roman"/>
              <w:sz w:val="24"/>
              <w:szCs w:val="24"/>
            </w:rPr>
          </w:rPrChange>
        </w:rPr>
        <w:t xml:space="preserve"> at each life stage and the probability of smolting</w:t>
      </w:r>
      <w:r w:rsidRPr="00194C1D">
        <w:rPr>
          <w:rFonts w:ascii="Times New Roman" w:hAnsi="Times New Roman" w:cs="Times New Roman"/>
          <w:sz w:val="24"/>
          <w:szCs w:val="24"/>
          <w:rPrChange w:id="2134" w:author="Owner" w:date="2017-04-10T10:31:00Z">
            <w:rPr>
              <w:rFonts w:ascii="Times New Roman" w:hAnsi="Times New Roman"/>
              <w:sz w:val="24"/>
              <w:szCs w:val="24"/>
            </w:rPr>
          </w:rPrChange>
        </w:rPr>
        <w:t xml:space="preserve">, by </w:t>
      </w:r>
      <w:del w:id="2135" w:author="Mark Armour" w:date="2017-04-04T11:57:00Z">
        <w:r w:rsidRPr="00194C1D" w:rsidDel="005B25B5">
          <w:rPr>
            <w:rFonts w:ascii="Times New Roman" w:hAnsi="Times New Roman" w:cs="Times New Roman"/>
            <w:sz w:val="24"/>
            <w:szCs w:val="24"/>
            <w:rPrChange w:id="2136" w:author="Owner" w:date="2017-04-10T10:31:00Z">
              <w:rPr>
                <w:rFonts w:ascii="Times New Roman" w:hAnsi="Times New Roman"/>
                <w:sz w:val="24"/>
                <w:szCs w:val="24"/>
              </w:rPr>
            </w:rPrChange>
          </w:rPr>
          <w:delText>pre-smolt</w:delText>
        </w:r>
      </w:del>
      <w:ins w:id="2137" w:author="Mark Armour" w:date="2017-04-04T11:57:00Z">
        <w:r w:rsidR="005B25B5" w:rsidRPr="00194C1D">
          <w:rPr>
            <w:rFonts w:ascii="Times New Roman" w:hAnsi="Times New Roman" w:cs="Times New Roman"/>
            <w:sz w:val="24"/>
            <w:szCs w:val="24"/>
            <w:rPrChange w:id="2138"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39" w:author="Owner" w:date="2017-04-10T10:31:00Z">
            <w:rPr>
              <w:rFonts w:ascii="Times New Roman" w:hAnsi="Times New Roman"/>
              <w:sz w:val="24"/>
              <w:szCs w:val="24"/>
            </w:rPr>
          </w:rPrChange>
        </w:rPr>
        <w:t xml:space="preserve"> age.  This is modeled as follows:</w:t>
      </w:r>
    </w:p>
    <w:p w:rsidR="00DD093B" w:rsidRPr="00194C1D" w:rsidRDefault="00DD093B" w:rsidP="00D20A24">
      <w:pPr>
        <w:rPr>
          <w:rFonts w:ascii="Times New Roman" w:hAnsi="Times New Roman" w:cs="Times New Roman"/>
          <w:sz w:val="24"/>
          <w:szCs w:val="24"/>
          <w:rPrChange w:id="2140"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141" w:author="Owner" w:date="2017-04-10T10:31:00Z">
            <w:rPr>
              <w:rFonts w:ascii="Times New Roman" w:hAnsi="Times New Roman"/>
              <w:sz w:val="24"/>
              <w:szCs w:val="24"/>
            </w:rPr>
          </w:rPrChange>
        </w:rPr>
      </w:pPr>
      <w:r w:rsidRPr="00194C1D">
        <w:rPr>
          <w:rFonts w:ascii="Times New Roman" w:hAnsi="Times New Roman" w:cs="Times New Roman"/>
          <w:sz w:val="24"/>
          <w:szCs w:val="24"/>
          <w:rPrChange w:id="2142" w:author="Owner" w:date="2017-04-10T10:31:00Z">
            <w:rPr>
              <w:rFonts w:ascii="Times New Roman" w:hAnsi="Times New Roman"/>
              <w:sz w:val="24"/>
              <w:szCs w:val="24"/>
            </w:rPr>
          </w:rPrChange>
        </w:rPr>
        <w:tab/>
        <w:t xml:space="preserve">CandidateN6 = </w:t>
      </w:r>
      <w:proofErr w:type="gramStart"/>
      <w:r w:rsidRPr="00194C1D">
        <w:rPr>
          <w:rFonts w:ascii="Times New Roman" w:hAnsi="Times New Roman" w:cs="Times New Roman"/>
          <w:sz w:val="24"/>
          <w:szCs w:val="24"/>
          <w:rPrChange w:id="2143" w:author="Owner" w:date="2017-04-10T10:31:00Z">
            <w:rPr>
              <w:rFonts w:ascii="Times New Roman" w:hAnsi="Times New Roman"/>
              <w:sz w:val="24"/>
              <w:szCs w:val="24"/>
            </w:rPr>
          </w:rPrChange>
        </w:rPr>
        <w:t>sum(</w:t>
      </w:r>
      <w:proofErr w:type="gramEnd"/>
      <w:del w:id="2144" w:author="Mark Armour" w:date="2017-04-04T12:11:00Z">
        <w:r w:rsidRPr="00194C1D" w:rsidDel="004F4160">
          <w:rPr>
            <w:rFonts w:ascii="Times New Roman" w:hAnsi="Times New Roman" w:cs="Times New Roman"/>
            <w:sz w:val="24"/>
            <w:szCs w:val="24"/>
            <w:rPrChange w:id="2145" w:author="Owner" w:date="2017-04-10T10:31:00Z">
              <w:rPr>
                <w:rFonts w:ascii="Times New Roman" w:hAnsi="Times New Roman"/>
                <w:sz w:val="24"/>
                <w:szCs w:val="24"/>
              </w:rPr>
            </w:rPrChange>
          </w:rPr>
          <w:delText>N5[</w:delText>
        </w:r>
      </w:del>
      <w:ins w:id="2146" w:author="Mark Armour" w:date="2017-04-04T12:11:00Z">
        <w:r w:rsidR="004F4160" w:rsidRPr="00194C1D">
          <w:rPr>
            <w:rFonts w:ascii="Times New Roman" w:hAnsi="Times New Roman" w:cs="Times New Roman"/>
            <w:sz w:val="24"/>
            <w:szCs w:val="24"/>
            <w:rPrChange w:id="2147" w:author="Owner" w:date="2017-04-10T10:31:00Z">
              <w:rPr>
                <w:rFonts w:ascii="Times New Roman" w:hAnsi="Times New Roman"/>
                <w:sz w:val="24"/>
                <w:szCs w:val="24"/>
              </w:rPr>
            </w:rPrChange>
          </w:rPr>
          <w:t>N5_FISH[</w:t>
        </w:r>
      </w:ins>
      <w:r w:rsidRPr="00194C1D">
        <w:rPr>
          <w:rFonts w:ascii="Times New Roman" w:hAnsi="Times New Roman" w:cs="Times New Roman"/>
          <w:sz w:val="24"/>
          <w:szCs w:val="24"/>
          <w:rPrChange w:id="2148" w:author="Owner" w:date="2017-04-10T10:31:00Z">
            <w:rPr>
              <w:rFonts w:ascii="Times New Roman" w:hAnsi="Times New Roman"/>
              <w:sz w:val="24"/>
              <w:szCs w:val="24"/>
            </w:rPr>
          </w:rPrChange>
        </w:rPr>
        <w:t>k,,t]*N5.Psmolt)</w:t>
      </w:r>
      <w:r w:rsidR="00083EB1" w:rsidRPr="00194C1D">
        <w:rPr>
          <w:rFonts w:ascii="Times New Roman" w:hAnsi="Times New Roman" w:cs="Times New Roman"/>
          <w:sz w:val="24"/>
          <w:szCs w:val="24"/>
          <w:rPrChange w:id="214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5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15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156" w:author="Owner" w:date="2017-04-10T10:31:00Z">
            <w:rPr>
              <w:rFonts w:ascii="Times New Roman" w:hAnsi="Times New Roman"/>
              <w:sz w:val="24"/>
              <w:szCs w:val="24"/>
            </w:rPr>
          </w:rPrChange>
        </w:rPr>
        <w:t>18)</w:t>
      </w:r>
    </w:p>
    <w:p w:rsidR="00DD093B" w:rsidRPr="00194C1D" w:rsidRDefault="00DD093B" w:rsidP="00D20A24">
      <w:pPr>
        <w:rPr>
          <w:rFonts w:ascii="Times New Roman" w:hAnsi="Times New Roman" w:cs="Times New Roman"/>
          <w:sz w:val="24"/>
          <w:szCs w:val="24"/>
          <w:rPrChange w:id="2157"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158" w:author="Owner" w:date="2017-04-10T10:31:00Z">
            <w:rPr>
              <w:rFonts w:ascii="Times New Roman" w:hAnsi="Times New Roman"/>
              <w:sz w:val="24"/>
              <w:szCs w:val="24"/>
            </w:rPr>
          </w:rPrChange>
        </w:rPr>
      </w:pPr>
      <w:r w:rsidRPr="00194C1D">
        <w:rPr>
          <w:rFonts w:ascii="Times New Roman" w:hAnsi="Times New Roman" w:cs="Times New Roman"/>
          <w:sz w:val="24"/>
          <w:szCs w:val="24"/>
          <w:rPrChange w:id="2159" w:author="Owner" w:date="2017-04-10T10:31:00Z">
            <w:rPr>
              <w:rFonts w:ascii="Times New Roman" w:hAnsi="Times New Roman"/>
              <w:sz w:val="24"/>
              <w:szCs w:val="24"/>
            </w:rPr>
          </w:rPrChange>
        </w:rPr>
        <w:t xml:space="preserve">From which the normal Beverton-Holt relationship is used to estimate the number of smolts at time t.  Note that, at this point, there is no assumed dependence for capacity or production on the distribution of the ages of </w:t>
      </w:r>
      <w:del w:id="2160" w:author="Mark Armour" w:date="2017-04-04T11:57:00Z">
        <w:r w:rsidRPr="00194C1D" w:rsidDel="005B25B5">
          <w:rPr>
            <w:rFonts w:ascii="Times New Roman" w:hAnsi="Times New Roman" w:cs="Times New Roman"/>
            <w:sz w:val="24"/>
            <w:szCs w:val="24"/>
            <w:rPrChange w:id="2161" w:author="Owner" w:date="2017-04-10T10:31:00Z">
              <w:rPr>
                <w:rFonts w:ascii="Times New Roman" w:hAnsi="Times New Roman"/>
                <w:sz w:val="24"/>
                <w:szCs w:val="24"/>
              </w:rPr>
            </w:rPrChange>
          </w:rPr>
          <w:delText>pre-smolt</w:delText>
        </w:r>
      </w:del>
      <w:del w:id="2162" w:author="Mark Armour" w:date="2017-04-04T11:58:00Z">
        <w:r w:rsidRPr="00194C1D" w:rsidDel="005B25B5">
          <w:rPr>
            <w:rFonts w:ascii="Times New Roman" w:hAnsi="Times New Roman" w:cs="Times New Roman"/>
            <w:sz w:val="24"/>
            <w:szCs w:val="24"/>
            <w:rPrChange w:id="2163" w:author="Owner" w:date="2017-04-10T10:31:00Z">
              <w:rPr>
                <w:rFonts w:ascii="Times New Roman" w:hAnsi="Times New Roman"/>
                <w:sz w:val="24"/>
                <w:szCs w:val="24"/>
              </w:rPr>
            </w:rPrChange>
          </w:rPr>
          <w:delText>s</w:delText>
        </w:r>
      </w:del>
      <w:ins w:id="2164" w:author="Mark Armour" w:date="2017-04-04T11:58:00Z">
        <w:r w:rsidR="005B25B5" w:rsidRPr="00194C1D">
          <w:rPr>
            <w:rFonts w:ascii="Times New Roman" w:hAnsi="Times New Roman" w:cs="Times New Roman"/>
            <w:sz w:val="24"/>
            <w:szCs w:val="24"/>
            <w:rPrChange w:id="2165"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66" w:author="Owner" w:date="2017-04-10T10:31:00Z">
            <w:rPr>
              <w:rFonts w:ascii="Times New Roman" w:hAnsi="Times New Roman"/>
              <w:sz w:val="24"/>
              <w:szCs w:val="24"/>
            </w:rPr>
          </w:rPrChange>
        </w:rPr>
        <w:t xml:space="preserve"> advancing to smolts.  </w:t>
      </w:r>
    </w:p>
    <w:p w:rsidR="00DD093B" w:rsidRPr="00194C1D" w:rsidRDefault="00DD093B" w:rsidP="00D20A24">
      <w:pPr>
        <w:rPr>
          <w:rFonts w:ascii="Times New Roman" w:hAnsi="Times New Roman" w:cs="Times New Roman"/>
          <w:sz w:val="24"/>
          <w:szCs w:val="24"/>
          <w:rPrChange w:id="2167"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168" w:author="Owner" w:date="2017-04-10T10:31:00Z">
            <w:rPr>
              <w:rFonts w:ascii="Times New Roman" w:hAnsi="Times New Roman"/>
              <w:sz w:val="24"/>
              <w:szCs w:val="24"/>
            </w:rPr>
          </w:rPrChange>
        </w:rPr>
      </w:pPr>
      <w:r w:rsidRPr="00194C1D">
        <w:rPr>
          <w:rFonts w:ascii="Times New Roman" w:hAnsi="Times New Roman" w:cs="Times New Roman"/>
          <w:sz w:val="24"/>
          <w:szCs w:val="24"/>
          <w:rPrChange w:id="2169" w:author="Owner" w:date="2017-04-10T10:31:00Z">
            <w:rPr>
              <w:rFonts w:ascii="Times New Roman" w:hAnsi="Times New Roman"/>
              <w:sz w:val="24"/>
              <w:szCs w:val="24"/>
            </w:rPr>
          </w:rPrChange>
        </w:rPr>
        <w:tab/>
      </w:r>
      <w:del w:id="2170" w:author="Mark Armour" w:date="2017-04-04T12:10:00Z">
        <w:r w:rsidRPr="00194C1D" w:rsidDel="004F4160">
          <w:rPr>
            <w:rFonts w:ascii="Times New Roman" w:hAnsi="Times New Roman" w:cs="Times New Roman"/>
            <w:sz w:val="24"/>
            <w:szCs w:val="24"/>
            <w:rPrChange w:id="2171" w:author="Owner" w:date="2017-04-10T10:31:00Z">
              <w:rPr>
                <w:rFonts w:ascii="Times New Roman" w:hAnsi="Times New Roman"/>
                <w:sz w:val="24"/>
                <w:szCs w:val="24"/>
              </w:rPr>
            </w:rPrChange>
          </w:rPr>
          <w:delText>N[</w:delText>
        </w:r>
      </w:del>
      <w:ins w:id="2172" w:author="Mark Armour" w:date="2017-04-04T12:10:00Z">
        <w:r w:rsidR="004F4160" w:rsidRPr="00194C1D">
          <w:rPr>
            <w:rFonts w:ascii="Times New Roman" w:hAnsi="Times New Roman" w:cs="Times New Roman"/>
            <w:sz w:val="24"/>
            <w:szCs w:val="24"/>
            <w:rPrChange w:id="2173"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174" w:author="Owner" w:date="2017-04-10T10:31:00Z">
            <w:rPr>
              <w:rFonts w:ascii="Times New Roman" w:hAnsi="Times New Roman"/>
              <w:sz w:val="24"/>
              <w:szCs w:val="24"/>
            </w:rPr>
          </w:rPrChange>
        </w:rPr>
        <w:t>k,6,t] = CandidateN6 / (1/p[k,5,t]+ 1/c[k,5,t] * CandidateN6)</w:t>
      </w:r>
      <w:r w:rsidR="00083EB1" w:rsidRPr="00194C1D">
        <w:rPr>
          <w:rFonts w:ascii="Times New Roman" w:hAnsi="Times New Roman" w:cs="Times New Roman"/>
          <w:sz w:val="24"/>
          <w:szCs w:val="24"/>
          <w:rPrChange w:id="2175"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7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177"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178"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179" w:author="Owner" w:date="2017-04-10T10:31:00Z">
            <w:rPr>
              <w:rFonts w:ascii="Times New Roman" w:hAnsi="Times New Roman"/>
              <w:sz w:val="24"/>
              <w:szCs w:val="24"/>
            </w:rPr>
          </w:rPrChange>
        </w:rPr>
        <w:t>19)</w:t>
      </w:r>
    </w:p>
    <w:p w:rsidR="00DD093B" w:rsidRPr="00194C1D" w:rsidRDefault="00DD093B" w:rsidP="00D20A24">
      <w:pPr>
        <w:rPr>
          <w:rFonts w:ascii="Times New Roman" w:hAnsi="Times New Roman" w:cs="Times New Roman"/>
          <w:sz w:val="24"/>
          <w:szCs w:val="24"/>
          <w:rPrChange w:id="2180" w:author="Owner" w:date="2017-04-10T10:31:00Z">
            <w:rPr>
              <w:rFonts w:ascii="Times New Roman" w:hAnsi="Times New Roman"/>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181"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182" w:author="Owner" w:date="2017-04-10T10:31:00Z">
            <w:rPr>
              <w:rFonts w:ascii="Times New Roman" w:hAnsi="Times New Roman"/>
              <w:b/>
              <w:sz w:val="24"/>
              <w:szCs w:val="24"/>
            </w:rPr>
          </w:rPrChange>
        </w:rPr>
        <w:t xml:space="preserve">Life Stage 7: </w:t>
      </w:r>
      <w:del w:id="2183" w:author="Mark Armour" w:date="2017-04-04T12:17:00Z">
        <w:r w:rsidRPr="00194C1D" w:rsidDel="00814F87">
          <w:rPr>
            <w:rFonts w:ascii="Times New Roman" w:hAnsi="Times New Roman" w:cs="Times New Roman"/>
            <w:b/>
            <w:sz w:val="24"/>
            <w:szCs w:val="24"/>
            <w:rPrChange w:id="2184" w:author="Owner" w:date="2017-04-10T10:31:00Z">
              <w:rPr>
                <w:rFonts w:ascii="Times New Roman" w:hAnsi="Times New Roman"/>
                <w:b/>
                <w:sz w:val="24"/>
                <w:szCs w:val="24"/>
              </w:rPr>
            </w:rPrChange>
          </w:rPr>
          <w:delText>Smolt to Adult</w:delText>
        </w:r>
      </w:del>
      <w:ins w:id="2185" w:author="Mark Armour" w:date="2017-04-04T12:17:00Z">
        <w:r w:rsidR="00814F87" w:rsidRPr="00194C1D">
          <w:rPr>
            <w:rFonts w:ascii="Times New Roman" w:hAnsi="Times New Roman" w:cs="Times New Roman"/>
            <w:b/>
            <w:sz w:val="24"/>
            <w:szCs w:val="24"/>
            <w:rPrChange w:id="2186" w:author="Owner" w:date="2017-04-10T10:31:00Z">
              <w:rPr>
                <w:rFonts w:ascii="Times New Roman" w:hAnsi="Times New Roman"/>
                <w:b/>
                <w:sz w:val="24"/>
                <w:szCs w:val="24"/>
              </w:rPr>
            </w:rPrChange>
          </w:rPr>
          <w:t>Ocean Age 0</w:t>
        </w:r>
      </w:ins>
    </w:p>
    <w:p w:rsidR="00DD093B" w:rsidRPr="00194C1D" w:rsidRDefault="00825D63" w:rsidP="00D20A24">
      <w:pPr>
        <w:rPr>
          <w:rFonts w:ascii="Times New Roman" w:hAnsi="Times New Roman" w:cs="Times New Roman"/>
          <w:sz w:val="24"/>
          <w:szCs w:val="24"/>
          <w:rPrChange w:id="2187" w:author="Owner" w:date="2017-04-10T10:31:00Z">
            <w:rPr>
              <w:rFonts w:ascii="Times New Roman" w:hAnsi="Times New Roman"/>
              <w:sz w:val="24"/>
              <w:szCs w:val="24"/>
            </w:rPr>
          </w:rPrChange>
        </w:rPr>
      </w:pPr>
      <w:r w:rsidRPr="00194C1D">
        <w:rPr>
          <w:rFonts w:ascii="Times New Roman" w:hAnsi="Times New Roman" w:cs="Times New Roman"/>
          <w:sz w:val="24"/>
          <w:szCs w:val="24"/>
          <w:rPrChange w:id="2188" w:author="Owner" w:date="2017-04-10T10:31:00Z">
            <w:rPr>
              <w:rFonts w:ascii="Times New Roman" w:hAnsi="Times New Roman"/>
              <w:sz w:val="24"/>
              <w:szCs w:val="24"/>
            </w:rPr>
          </w:rPrChange>
        </w:rPr>
        <w:t xml:space="preserve">Note: Beyond life stage 6, we assume that distribution of </w:t>
      </w:r>
      <w:del w:id="2189" w:author="Mark Armour" w:date="2017-04-04T11:57:00Z">
        <w:r w:rsidRPr="00194C1D" w:rsidDel="005B25B5">
          <w:rPr>
            <w:rFonts w:ascii="Times New Roman" w:hAnsi="Times New Roman" w:cs="Times New Roman"/>
            <w:sz w:val="24"/>
            <w:szCs w:val="24"/>
            <w:rPrChange w:id="2190" w:author="Owner" w:date="2017-04-10T10:31:00Z">
              <w:rPr>
                <w:rFonts w:ascii="Times New Roman" w:hAnsi="Times New Roman"/>
                <w:sz w:val="24"/>
                <w:szCs w:val="24"/>
              </w:rPr>
            </w:rPrChange>
          </w:rPr>
          <w:delText>pre-smolt</w:delText>
        </w:r>
      </w:del>
      <w:ins w:id="2191" w:author="Mark Armour" w:date="2017-04-04T11:57:00Z">
        <w:r w:rsidR="005B25B5" w:rsidRPr="00194C1D">
          <w:rPr>
            <w:rFonts w:ascii="Times New Roman" w:hAnsi="Times New Roman" w:cs="Times New Roman"/>
            <w:sz w:val="24"/>
            <w:szCs w:val="24"/>
            <w:rPrChange w:id="2192"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93" w:author="Owner" w:date="2017-04-10T10:31:00Z">
            <w:rPr>
              <w:rFonts w:ascii="Times New Roman" w:hAnsi="Times New Roman"/>
              <w:sz w:val="24"/>
              <w:szCs w:val="24"/>
            </w:rPr>
          </w:rPrChange>
        </w:rPr>
        <w:t xml:space="preserve"> ages for a given fish population is irrelevant; and the number of years spent as </w:t>
      </w:r>
      <w:del w:id="2194" w:author="Mark Armour" w:date="2017-04-04T11:57:00Z">
        <w:r w:rsidRPr="00194C1D" w:rsidDel="005B25B5">
          <w:rPr>
            <w:rFonts w:ascii="Times New Roman" w:hAnsi="Times New Roman" w:cs="Times New Roman"/>
            <w:sz w:val="24"/>
            <w:szCs w:val="24"/>
            <w:rPrChange w:id="2195" w:author="Owner" w:date="2017-04-10T10:31:00Z">
              <w:rPr>
                <w:rFonts w:ascii="Times New Roman" w:hAnsi="Times New Roman"/>
                <w:sz w:val="24"/>
                <w:szCs w:val="24"/>
              </w:rPr>
            </w:rPrChange>
          </w:rPr>
          <w:delText>pre-smolt</w:delText>
        </w:r>
      </w:del>
      <w:ins w:id="2196" w:author="Mark Armour" w:date="2017-04-04T11:57:00Z">
        <w:r w:rsidR="005B25B5" w:rsidRPr="00194C1D">
          <w:rPr>
            <w:rFonts w:ascii="Times New Roman" w:hAnsi="Times New Roman" w:cs="Times New Roman"/>
            <w:sz w:val="24"/>
            <w:szCs w:val="24"/>
            <w:rPrChange w:id="2197"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198" w:author="Owner" w:date="2017-04-10T10:31:00Z">
            <w:rPr>
              <w:rFonts w:ascii="Times New Roman" w:hAnsi="Times New Roman"/>
              <w:sz w:val="24"/>
              <w:szCs w:val="24"/>
            </w:rPr>
          </w:rPrChange>
        </w:rPr>
        <w:t xml:space="preserve"> is ignored.  </w:t>
      </w:r>
    </w:p>
    <w:p w:rsidR="00DD093B" w:rsidRPr="00194C1D" w:rsidRDefault="00DD093B" w:rsidP="00D20A24">
      <w:pPr>
        <w:rPr>
          <w:rFonts w:ascii="Times New Roman" w:hAnsi="Times New Roman" w:cs="Times New Roman"/>
          <w:sz w:val="24"/>
          <w:szCs w:val="24"/>
          <w:rPrChange w:id="2199" w:author="Owner" w:date="2017-04-10T10:31:00Z">
            <w:rPr>
              <w:rFonts w:ascii="Times New Roman" w:hAnsi="Times New Roman"/>
              <w:sz w:val="24"/>
              <w:szCs w:val="24"/>
            </w:rPr>
          </w:rPrChange>
        </w:rPr>
      </w:pPr>
      <w:r w:rsidRPr="00194C1D">
        <w:rPr>
          <w:rFonts w:ascii="Times New Roman" w:hAnsi="Times New Roman" w:cs="Times New Roman"/>
          <w:sz w:val="24"/>
          <w:szCs w:val="24"/>
          <w:rPrChange w:id="2200" w:author="Owner" w:date="2017-04-10T10:31:00Z">
            <w:rPr>
              <w:rFonts w:ascii="Times New Roman" w:hAnsi="Times New Roman"/>
              <w:sz w:val="24"/>
              <w:szCs w:val="24"/>
            </w:rPr>
          </w:rPrChange>
        </w:rPr>
        <w:t xml:space="preserve">The number of smolt successfully migrating to the ocean is essentially based only on the probability of surviving the dam(s) along the way (See </w:t>
      </w:r>
      <w:r w:rsidR="00825D63" w:rsidRPr="00194C1D">
        <w:rPr>
          <w:rFonts w:ascii="Times New Roman" w:hAnsi="Times New Roman" w:cs="Times New Roman"/>
          <w:sz w:val="24"/>
          <w:szCs w:val="24"/>
          <w:rPrChange w:id="2201" w:author="Owner" w:date="2017-04-10T10:31:00Z">
            <w:rPr>
              <w:rFonts w:ascii="Times New Roman" w:hAnsi="Times New Roman"/>
              <w:sz w:val="24"/>
              <w:szCs w:val="24"/>
            </w:rPr>
          </w:rPrChange>
        </w:rPr>
        <w:t xml:space="preserve">QCI 2006, </w:t>
      </w:r>
      <w:r w:rsidRPr="00194C1D">
        <w:rPr>
          <w:rFonts w:ascii="Times New Roman" w:hAnsi="Times New Roman" w:cs="Times New Roman"/>
          <w:sz w:val="24"/>
          <w:szCs w:val="24"/>
          <w:rPrChange w:id="2202" w:author="Owner" w:date="2017-04-10T10:31:00Z">
            <w:rPr>
              <w:rFonts w:ascii="Times New Roman" w:hAnsi="Times New Roman"/>
              <w:sz w:val="24"/>
              <w:szCs w:val="24"/>
            </w:rPr>
          </w:rPrChange>
        </w:rPr>
        <w:t xml:space="preserve">Attachment I, </w:t>
      </w:r>
      <w:proofErr w:type="gramStart"/>
      <w:r w:rsidRPr="00194C1D">
        <w:rPr>
          <w:rFonts w:ascii="Times New Roman" w:hAnsi="Times New Roman" w:cs="Times New Roman"/>
          <w:sz w:val="24"/>
          <w:szCs w:val="24"/>
          <w:rPrChange w:id="2203" w:author="Owner" w:date="2017-04-10T10:31:00Z">
            <w:rPr>
              <w:rFonts w:ascii="Times New Roman" w:hAnsi="Times New Roman"/>
              <w:sz w:val="24"/>
              <w:szCs w:val="24"/>
            </w:rPr>
          </w:rPrChange>
        </w:rPr>
        <w:t>equation</w:t>
      </w:r>
      <w:proofErr w:type="gramEnd"/>
      <w:r w:rsidRPr="00194C1D">
        <w:rPr>
          <w:rFonts w:ascii="Times New Roman" w:hAnsi="Times New Roman" w:cs="Times New Roman"/>
          <w:sz w:val="24"/>
          <w:szCs w:val="24"/>
          <w:rPrChange w:id="2204" w:author="Owner" w:date="2017-04-10T10:31:00Z">
            <w:rPr>
              <w:rFonts w:ascii="Times New Roman" w:hAnsi="Times New Roman"/>
              <w:sz w:val="24"/>
              <w:szCs w:val="24"/>
            </w:rPr>
          </w:rPrChange>
        </w:rPr>
        <w:t xml:space="preserve"> 4).</w:t>
      </w:r>
    </w:p>
    <w:p w:rsidR="00DD093B" w:rsidRPr="00194C1D" w:rsidRDefault="00DD093B" w:rsidP="00D20A24">
      <w:pPr>
        <w:rPr>
          <w:rFonts w:ascii="Times New Roman" w:hAnsi="Times New Roman" w:cs="Times New Roman"/>
          <w:sz w:val="24"/>
          <w:szCs w:val="24"/>
          <w:rPrChange w:id="2205"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206" w:author="Owner" w:date="2017-04-10T10:31:00Z">
            <w:rPr>
              <w:rFonts w:ascii="Times New Roman" w:hAnsi="Times New Roman"/>
              <w:sz w:val="24"/>
              <w:szCs w:val="24"/>
            </w:rPr>
          </w:rPrChange>
        </w:rPr>
      </w:pPr>
      <w:r w:rsidRPr="00194C1D">
        <w:rPr>
          <w:rFonts w:ascii="Times New Roman" w:hAnsi="Times New Roman" w:cs="Times New Roman"/>
          <w:sz w:val="24"/>
          <w:szCs w:val="24"/>
          <w:rPrChange w:id="2207" w:author="Owner" w:date="2017-04-10T10:31:00Z">
            <w:rPr>
              <w:rFonts w:ascii="Times New Roman" w:hAnsi="Times New Roman"/>
              <w:sz w:val="24"/>
              <w:szCs w:val="24"/>
            </w:rPr>
          </w:rPrChange>
        </w:rPr>
        <w:tab/>
      </w:r>
      <w:del w:id="2208" w:author="Mark Armour" w:date="2017-04-04T12:10:00Z">
        <w:r w:rsidRPr="00194C1D" w:rsidDel="004F4160">
          <w:rPr>
            <w:rFonts w:ascii="Times New Roman" w:hAnsi="Times New Roman" w:cs="Times New Roman"/>
            <w:sz w:val="24"/>
            <w:szCs w:val="24"/>
            <w:rPrChange w:id="2209" w:author="Owner" w:date="2017-04-10T10:31:00Z">
              <w:rPr>
                <w:rFonts w:ascii="Times New Roman" w:hAnsi="Times New Roman"/>
                <w:sz w:val="24"/>
                <w:szCs w:val="24"/>
              </w:rPr>
            </w:rPrChange>
          </w:rPr>
          <w:delText>N[</w:delText>
        </w:r>
      </w:del>
      <w:ins w:id="2210" w:author="Mark Armour" w:date="2017-04-04T12:10:00Z">
        <w:r w:rsidR="004F4160" w:rsidRPr="00194C1D">
          <w:rPr>
            <w:rFonts w:ascii="Times New Roman" w:hAnsi="Times New Roman" w:cs="Times New Roman"/>
            <w:sz w:val="24"/>
            <w:szCs w:val="24"/>
            <w:rPrChange w:id="2211"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2212"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2213" w:author="Owner" w:date="2017-04-10T10:31:00Z">
            <w:rPr>
              <w:rFonts w:ascii="Times New Roman" w:hAnsi="Times New Roman"/>
              <w:sz w:val="24"/>
              <w:szCs w:val="24"/>
            </w:rPr>
          </w:rPrChange>
        </w:rPr>
        <w:t xml:space="preserve">k,7,t] = </w:t>
      </w:r>
      <w:del w:id="2214" w:author="Mark Armour" w:date="2017-04-04T12:10:00Z">
        <w:r w:rsidRPr="00194C1D" w:rsidDel="004F4160">
          <w:rPr>
            <w:rFonts w:ascii="Times New Roman" w:hAnsi="Times New Roman" w:cs="Times New Roman"/>
            <w:sz w:val="24"/>
            <w:szCs w:val="24"/>
            <w:rPrChange w:id="2215" w:author="Owner" w:date="2017-04-10T10:31:00Z">
              <w:rPr>
                <w:rFonts w:ascii="Times New Roman" w:hAnsi="Times New Roman"/>
                <w:sz w:val="24"/>
                <w:szCs w:val="24"/>
              </w:rPr>
            </w:rPrChange>
          </w:rPr>
          <w:delText>N[</w:delText>
        </w:r>
      </w:del>
      <w:ins w:id="2216" w:author="Mark Armour" w:date="2017-04-04T12:10:00Z">
        <w:r w:rsidR="004F4160" w:rsidRPr="00194C1D">
          <w:rPr>
            <w:rFonts w:ascii="Times New Roman" w:hAnsi="Times New Roman" w:cs="Times New Roman"/>
            <w:sz w:val="24"/>
            <w:szCs w:val="24"/>
            <w:rPrChange w:id="2217"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18" w:author="Owner" w:date="2017-04-10T10:31:00Z">
            <w:rPr>
              <w:rFonts w:ascii="Times New Roman" w:hAnsi="Times New Roman"/>
              <w:sz w:val="24"/>
              <w:szCs w:val="24"/>
            </w:rPr>
          </w:rPrChange>
        </w:rPr>
        <w:t xml:space="preserve">k,6,t] / (1/ + 1/D.dam[k,t] ) </w:t>
      </w:r>
      <w:r w:rsidR="00083EB1" w:rsidRPr="00194C1D">
        <w:rPr>
          <w:rFonts w:ascii="Times New Roman" w:hAnsi="Times New Roman" w:cs="Times New Roman"/>
          <w:sz w:val="24"/>
          <w:szCs w:val="24"/>
          <w:rPrChange w:id="221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1"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2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22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226" w:author="Owner" w:date="2017-04-10T10:31:00Z">
            <w:rPr>
              <w:rFonts w:ascii="Times New Roman" w:hAnsi="Times New Roman"/>
              <w:sz w:val="24"/>
              <w:szCs w:val="24"/>
            </w:rPr>
          </w:rPrChange>
        </w:rPr>
        <w:t>20)</w:t>
      </w:r>
    </w:p>
    <w:p w:rsidR="00DD093B" w:rsidRPr="00194C1D" w:rsidRDefault="00DD093B" w:rsidP="00D20A24">
      <w:pPr>
        <w:rPr>
          <w:rFonts w:ascii="Times New Roman" w:hAnsi="Times New Roman" w:cs="Times New Roman"/>
          <w:sz w:val="24"/>
          <w:szCs w:val="24"/>
          <w:rPrChange w:id="2227" w:author="Owner" w:date="2017-04-10T10:31:00Z">
            <w:rPr>
              <w:rFonts w:ascii="Times New Roman" w:hAnsi="Times New Roman"/>
              <w:sz w:val="24"/>
              <w:szCs w:val="24"/>
            </w:rPr>
          </w:rPrChange>
        </w:rPr>
      </w:pPr>
    </w:p>
    <w:p w:rsidR="00DD093B" w:rsidRPr="00194C1D" w:rsidRDefault="00B62083" w:rsidP="00D20A24">
      <w:pPr>
        <w:rPr>
          <w:rFonts w:ascii="Times New Roman" w:hAnsi="Times New Roman" w:cs="Times New Roman"/>
          <w:sz w:val="24"/>
          <w:szCs w:val="24"/>
          <w:rPrChange w:id="2228" w:author="Owner" w:date="2017-04-10T10:31:00Z">
            <w:rPr>
              <w:rFonts w:ascii="Times New Roman" w:hAnsi="Times New Roman"/>
              <w:sz w:val="24"/>
              <w:szCs w:val="24"/>
            </w:rPr>
          </w:rPrChange>
        </w:rPr>
      </w:pPr>
      <w:del w:id="2229" w:author="Mark Armour" w:date="2017-04-04T12:18:00Z">
        <w:r w:rsidRPr="00194C1D" w:rsidDel="00814F87">
          <w:rPr>
            <w:rFonts w:ascii="Times New Roman" w:hAnsi="Times New Roman" w:cs="Times New Roman"/>
            <w:sz w:val="24"/>
            <w:szCs w:val="24"/>
            <w:rPrChange w:id="2230" w:author="Owner" w:date="2017-04-10T10:31:00Z">
              <w:rPr>
                <w:rFonts w:ascii="Times New Roman" w:hAnsi="Times New Roman"/>
                <w:sz w:val="24"/>
                <w:szCs w:val="24"/>
              </w:rPr>
            </w:rPrChange>
          </w:rPr>
          <w:delText xml:space="preserve">The </w:delText>
        </w:r>
        <w:r w:rsidR="00DD093B" w:rsidRPr="00194C1D" w:rsidDel="00814F87">
          <w:rPr>
            <w:rFonts w:ascii="Times New Roman" w:hAnsi="Times New Roman" w:cs="Times New Roman"/>
            <w:sz w:val="24"/>
            <w:szCs w:val="24"/>
            <w:rPrChange w:id="2231" w:author="Owner" w:date="2017-04-10T10:31:00Z">
              <w:rPr>
                <w:rFonts w:ascii="Times New Roman" w:hAnsi="Times New Roman"/>
                <w:sz w:val="24"/>
                <w:szCs w:val="24"/>
              </w:rPr>
            </w:rPrChange>
          </w:rPr>
          <w:delText>effect</w:delText>
        </w:r>
        <w:r w:rsidRPr="00194C1D" w:rsidDel="00814F87">
          <w:rPr>
            <w:rFonts w:ascii="Times New Roman" w:hAnsi="Times New Roman" w:cs="Times New Roman"/>
            <w:sz w:val="24"/>
            <w:szCs w:val="24"/>
            <w:rPrChange w:id="2232" w:author="Owner" w:date="2017-04-10T10:31:00Z">
              <w:rPr>
                <w:rFonts w:ascii="Times New Roman" w:hAnsi="Times New Roman"/>
                <w:sz w:val="24"/>
                <w:szCs w:val="24"/>
              </w:rPr>
            </w:rPrChange>
          </w:rPr>
          <w:delText xml:space="preserve"> of</w:delText>
        </w:r>
        <w:r w:rsidR="00DD093B" w:rsidRPr="00194C1D" w:rsidDel="00814F87">
          <w:rPr>
            <w:rFonts w:ascii="Times New Roman" w:hAnsi="Times New Roman" w:cs="Times New Roman"/>
            <w:sz w:val="24"/>
            <w:szCs w:val="24"/>
            <w:rPrChange w:id="2233" w:author="Owner" w:date="2017-04-10T10:31:00Z">
              <w:rPr>
                <w:rFonts w:ascii="Times New Roman" w:hAnsi="Times New Roman"/>
                <w:sz w:val="24"/>
                <w:szCs w:val="24"/>
              </w:rPr>
            </w:rPrChange>
          </w:rPr>
          <w:delText xml:space="preserve"> capacity at this stage is assumed negligible</w:delText>
        </w:r>
      </w:del>
      <w:ins w:id="2234" w:author="Mark Armour" w:date="2017-04-04T12:18:00Z">
        <w:r w:rsidR="00814F87" w:rsidRPr="00194C1D">
          <w:rPr>
            <w:rFonts w:ascii="Times New Roman" w:hAnsi="Times New Roman" w:cs="Times New Roman"/>
            <w:sz w:val="24"/>
            <w:szCs w:val="24"/>
            <w:rPrChange w:id="2235" w:author="Owner" w:date="2017-04-10T10:31:00Z">
              <w:rPr>
                <w:rFonts w:ascii="Times New Roman" w:hAnsi="Times New Roman"/>
                <w:sz w:val="24"/>
                <w:szCs w:val="24"/>
              </w:rPr>
            </w:rPrChange>
          </w:rPr>
          <w:t>It is assumed that that there are no capacity effects for fish that have reached the ocean</w:t>
        </w:r>
      </w:ins>
      <w:r w:rsidR="00DD093B" w:rsidRPr="00194C1D">
        <w:rPr>
          <w:rFonts w:ascii="Times New Roman" w:hAnsi="Times New Roman" w:cs="Times New Roman"/>
          <w:sz w:val="24"/>
          <w:szCs w:val="24"/>
          <w:rPrChange w:id="2236"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2237" w:author="Owner" w:date="2017-04-10T10:31:00Z">
            <w:rPr>
              <w:rFonts w:ascii="Times New Roman" w:hAnsi="Times New Roman"/>
              <w:sz w:val="24"/>
              <w:szCs w:val="24"/>
            </w:rPr>
          </w:rPrChange>
        </w:rPr>
        <w:t>QCI, 2006).  This assumption is implemented in</w:t>
      </w:r>
      <w:r w:rsidR="00DD093B" w:rsidRPr="00194C1D">
        <w:rPr>
          <w:rFonts w:ascii="Times New Roman" w:hAnsi="Times New Roman" w:cs="Times New Roman"/>
          <w:sz w:val="24"/>
          <w:szCs w:val="24"/>
          <w:rPrChange w:id="2238" w:author="Owner" w:date="2017-04-10T10:31:00Z">
            <w:rPr>
              <w:rFonts w:ascii="Times New Roman" w:hAnsi="Times New Roman"/>
              <w:sz w:val="24"/>
              <w:szCs w:val="24"/>
            </w:rPr>
          </w:rPrChange>
        </w:rPr>
        <w:t xml:space="preserve"> the model </w:t>
      </w:r>
      <w:del w:id="2239" w:author="Mark Armour" w:date="2017-04-04T12:19:00Z">
        <w:r w:rsidR="00DD093B" w:rsidRPr="00194C1D" w:rsidDel="00814F87">
          <w:rPr>
            <w:rFonts w:ascii="Times New Roman" w:hAnsi="Times New Roman" w:cs="Times New Roman"/>
            <w:sz w:val="24"/>
            <w:szCs w:val="24"/>
            <w:rPrChange w:id="2240" w:author="Owner" w:date="2017-04-10T10:31:00Z">
              <w:rPr>
                <w:rFonts w:ascii="Times New Roman" w:hAnsi="Times New Roman"/>
                <w:sz w:val="24"/>
                <w:szCs w:val="24"/>
              </w:rPr>
            </w:rPrChange>
          </w:rPr>
          <w:delText xml:space="preserve">be </w:delText>
        </w:r>
      </w:del>
      <w:ins w:id="2241" w:author="Mark Armour" w:date="2017-04-04T12:19:00Z">
        <w:r w:rsidR="00814F87" w:rsidRPr="00194C1D">
          <w:rPr>
            <w:rFonts w:ascii="Times New Roman" w:hAnsi="Times New Roman" w:cs="Times New Roman"/>
            <w:sz w:val="24"/>
            <w:szCs w:val="24"/>
            <w:rPrChange w:id="2242" w:author="Owner" w:date="2017-04-10T10:31:00Z">
              <w:rPr>
                <w:rFonts w:ascii="Times New Roman" w:hAnsi="Times New Roman"/>
                <w:sz w:val="24"/>
                <w:szCs w:val="24"/>
              </w:rPr>
            </w:rPrChange>
          </w:rPr>
          <w:t xml:space="preserve">by effectively </w:t>
        </w:r>
      </w:ins>
      <w:r w:rsidR="00DD093B" w:rsidRPr="00194C1D">
        <w:rPr>
          <w:rFonts w:ascii="Times New Roman" w:hAnsi="Times New Roman" w:cs="Times New Roman"/>
          <w:sz w:val="24"/>
          <w:szCs w:val="24"/>
          <w:rPrChange w:id="2243" w:author="Owner" w:date="2017-04-10T10:31:00Z">
            <w:rPr>
              <w:rFonts w:ascii="Times New Roman" w:hAnsi="Times New Roman"/>
              <w:sz w:val="24"/>
              <w:szCs w:val="24"/>
            </w:rPr>
          </w:rPrChange>
        </w:rPr>
        <w:t xml:space="preserve">setting the capacity </w:t>
      </w:r>
      <w:del w:id="2244" w:author="Mark Armour" w:date="2017-04-04T12:19:00Z">
        <w:r w:rsidR="00DD093B" w:rsidRPr="00194C1D" w:rsidDel="00814F87">
          <w:rPr>
            <w:rFonts w:ascii="Times New Roman" w:hAnsi="Times New Roman" w:cs="Times New Roman"/>
            <w:sz w:val="24"/>
            <w:szCs w:val="24"/>
            <w:rPrChange w:id="2245" w:author="Owner" w:date="2017-04-10T10:31:00Z">
              <w:rPr>
                <w:rFonts w:ascii="Times New Roman" w:hAnsi="Times New Roman"/>
                <w:sz w:val="24"/>
                <w:szCs w:val="24"/>
              </w:rPr>
            </w:rPrChange>
          </w:rPr>
          <w:delText>at a very high value</w:delText>
        </w:r>
      </w:del>
      <w:ins w:id="2246" w:author="Mark Armour" w:date="2017-04-04T12:19:00Z">
        <w:r w:rsidR="00814F87" w:rsidRPr="00194C1D">
          <w:rPr>
            <w:rFonts w:ascii="Times New Roman" w:hAnsi="Times New Roman" w:cs="Times New Roman"/>
            <w:sz w:val="24"/>
            <w:szCs w:val="24"/>
            <w:rPrChange w:id="2247" w:author="Owner" w:date="2017-04-10T10:31:00Z">
              <w:rPr>
                <w:rFonts w:ascii="Times New Roman" w:hAnsi="Times New Roman"/>
                <w:sz w:val="24"/>
                <w:szCs w:val="24"/>
              </w:rPr>
            </w:rPrChange>
          </w:rPr>
          <w:t>to infinite</w:t>
        </w:r>
      </w:ins>
      <w:r w:rsidR="00DD093B" w:rsidRPr="00194C1D">
        <w:rPr>
          <w:rFonts w:ascii="Times New Roman" w:hAnsi="Times New Roman" w:cs="Times New Roman"/>
          <w:sz w:val="24"/>
          <w:szCs w:val="24"/>
          <w:rPrChange w:id="2248" w:author="Owner" w:date="2017-04-10T10:31:00Z">
            <w:rPr>
              <w:rFonts w:ascii="Times New Roman" w:hAnsi="Times New Roman"/>
              <w:sz w:val="24"/>
              <w:szCs w:val="24"/>
            </w:rPr>
          </w:rPrChange>
        </w:rPr>
        <w:t xml:space="preserve"> such </w:t>
      </w:r>
      <w:del w:id="2249" w:author="Mark Armour" w:date="2017-04-04T12:19:00Z">
        <w:r w:rsidR="00DD093B" w:rsidRPr="00194C1D" w:rsidDel="00814F87">
          <w:rPr>
            <w:rFonts w:ascii="Times New Roman" w:hAnsi="Times New Roman" w:cs="Times New Roman"/>
            <w:sz w:val="24"/>
            <w:szCs w:val="24"/>
            <w:rPrChange w:id="2250" w:author="Owner" w:date="2017-04-10T10:31:00Z">
              <w:rPr>
                <w:rFonts w:ascii="Times New Roman" w:hAnsi="Times New Roman"/>
                <w:sz w:val="24"/>
                <w:szCs w:val="24"/>
              </w:rPr>
            </w:rPrChange>
          </w:rPr>
          <w:delText xml:space="preserve">the </w:delText>
        </w:r>
      </w:del>
      <w:ins w:id="2251" w:author="Mark Armour" w:date="2017-04-04T12:19:00Z">
        <w:r w:rsidR="00814F87" w:rsidRPr="00194C1D">
          <w:rPr>
            <w:rFonts w:ascii="Times New Roman" w:hAnsi="Times New Roman" w:cs="Times New Roman"/>
            <w:sz w:val="24"/>
            <w:szCs w:val="24"/>
            <w:rPrChange w:id="2252" w:author="Owner" w:date="2017-04-10T10:31:00Z">
              <w:rPr>
                <w:rFonts w:ascii="Times New Roman" w:hAnsi="Times New Roman"/>
                <w:sz w:val="24"/>
                <w:szCs w:val="24"/>
              </w:rPr>
            </w:rPrChange>
          </w:rPr>
          <w:t xml:space="preserve">that </w:t>
        </w:r>
      </w:ins>
      <w:r w:rsidR="00DD093B" w:rsidRPr="00194C1D">
        <w:rPr>
          <w:rFonts w:ascii="Times New Roman" w:hAnsi="Times New Roman" w:cs="Times New Roman"/>
          <w:sz w:val="24"/>
          <w:szCs w:val="24"/>
          <w:rPrChange w:id="2253" w:author="Owner" w:date="2017-04-10T10:31:00Z">
            <w:rPr>
              <w:rFonts w:ascii="Times New Roman" w:hAnsi="Times New Roman"/>
              <w:sz w:val="24"/>
              <w:szCs w:val="24"/>
            </w:rPr>
          </w:rPrChange>
        </w:rPr>
        <w:t xml:space="preserve">1/c is </w:t>
      </w:r>
      <w:del w:id="2254" w:author="Mark Armour" w:date="2017-04-04T12:19:00Z">
        <w:r w:rsidR="00DD093B" w:rsidRPr="00194C1D" w:rsidDel="00814F87">
          <w:rPr>
            <w:rFonts w:ascii="Times New Roman" w:hAnsi="Times New Roman" w:cs="Times New Roman"/>
            <w:sz w:val="24"/>
            <w:szCs w:val="24"/>
            <w:rPrChange w:id="2255" w:author="Owner" w:date="2017-04-10T10:31:00Z">
              <w:rPr>
                <w:rFonts w:ascii="Times New Roman" w:hAnsi="Times New Roman"/>
                <w:sz w:val="24"/>
                <w:szCs w:val="24"/>
              </w:rPr>
            </w:rPrChange>
          </w:rPr>
          <w:delText xml:space="preserve">essentially </w:delText>
        </w:r>
      </w:del>
      <w:r w:rsidR="00DD093B" w:rsidRPr="00194C1D">
        <w:rPr>
          <w:rFonts w:ascii="Times New Roman" w:hAnsi="Times New Roman" w:cs="Times New Roman"/>
          <w:sz w:val="24"/>
          <w:szCs w:val="24"/>
          <w:rPrChange w:id="2256" w:author="Owner" w:date="2017-04-10T10:31:00Z">
            <w:rPr>
              <w:rFonts w:ascii="Times New Roman" w:hAnsi="Times New Roman"/>
              <w:sz w:val="24"/>
              <w:szCs w:val="24"/>
            </w:rPr>
          </w:rPrChange>
        </w:rPr>
        <w:t xml:space="preserve">zero.   </w:t>
      </w:r>
    </w:p>
    <w:p w:rsidR="00DD093B" w:rsidRPr="00194C1D" w:rsidRDefault="00DD093B" w:rsidP="000572E4">
      <w:pPr>
        <w:pStyle w:val="ListParagraph"/>
        <w:numPr>
          <w:ilvl w:val="1"/>
          <w:numId w:val="1"/>
        </w:numPr>
        <w:rPr>
          <w:rFonts w:ascii="Times New Roman" w:hAnsi="Times New Roman" w:cs="Times New Roman"/>
          <w:b/>
          <w:sz w:val="24"/>
          <w:szCs w:val="24"/>
          <w:rPrChange w:id="2257"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258" w:author="Owner" w:date="2017-04-10T10:31:00Z">
            <w:rPr>
              <w:rFonts w:ascii="Times New Roman" w:hAnsi="Times New Roman"/>
              <w:b/>
              <w:sz w:val="24"/>
              <w:szCs w:val="24"/>
            </w:rPr>
          </w:rPrChange>
        </w:rPr>
        <w:t>Life Stage 8: Ocean Age 1</w:t>
      </w:r>
    </w:p>
    <w:p w:rsidR="000A04FD" w:rsidRPr="00194C1D" w:rsidRDefault="000A04FD" w:rsidP="00D20A24">
      <w:pPr>
        <w:rPr>
          <w:rFonts w:ascii="Times New Roman" w:hAnsi="Times New Roman" w:cs="Times New Roman"/>
          <w:sz w:val="24"/>
          <w:szCs w:val="24"/>
          <w:rPrChange w:id="2259" w:author="Owner" w:date="2017-04-10T10:31:00Z">
            <w:rPr>
              <w:rFonts w:ascii="Times New Roman" w:hAnsi="Times New Roman"/>
              <w:sz w:val="24"/>
              <w:szCs w:val="24"/>
            </w:rPr>
          </w:rPrChange>
        </w:rPr>
      </w:pPr>
    </w:p>
    <w:p w:rsidR="00DD093B" w:rsidRPr="00194C1D" w:rsidRDefault="00E44A79" w:rsidP="00D20A24">
      <w:pPr>
        <w:rPr>
          <w:rFonts w:ascii="Times New Roman" w:hAnsi="Times New Roman" w:cs="Times New Roman"/>
          <w:sz w:val="24"/>
          <w:szCs w:val="24"/>
          <w:rPrChange w:id="2260" w:author="Owner" w:date="2017-04-10T10:31:00Z">
            <w:rPr>
              <w:rFonts w:ascii="Times New Roman" w:hAnsi="Times New Roman"/>
              <w:sz w:val="24"/>
              <w:szCs w:val="24"/>
            </w:rPr>
          </w:rPrChange>
        </w:rPr>
      </w:pPr>
      <w:r w:rsidRPr="00194C1D">
        <w:rPr>
          <w:rFonts w:ascii="Times New Roman" w:hAnsi="Times New Roman" w:cs="Times New Roman"/>
          <w:sz w:val="24"/>
          <w:szCs w:val="24"/>
          <w:rPrChange w:id="2261" w:author="Owner" w:date="2017-04-10T10:31:00Z">
            <w:rPr>
              <w:rFonts w:ascii="Times New Roman" w:hAnsi="Times New Roman"/>
              <w:sz w:val="24"/>
              <w:szCs w:val="24"/>
            </w:rPr>
          </w:rPrChange>
        </w:rPr>
        <w:t>The number of fish surviving to life stage 8 (ocean age 1), is calculated as follows:</w:t>
      </w:r>
    </w:p>
    <w:p w:rsidR="00E44A79" w:rsidRPr="00194C1D" w:rsidRDefault="00E44A79" w:rsidP="00D20A24">
      <w:pPr>
        <w:rPr>
          <w:rFonts w:ascii="Times New Roman" w:hAnsi="Times New Roman" w:cs="Times New Roman"/>
          <w:sz w:val="24"/>
          <w:szCs w:val="24"/>
          <w:rPrChange w:id="2262"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263" w:author="Owner" w:date="2017-04-10T10:31:00Z">
            <w:rPr>
              <w:rFonts w:ascii="Times New Roman" w:hAnsi="Times New Roman"/>
              <w:sz w:val="24"/>
              <w:szCs w:val="24"/>
            </w:rPr>
          </w:rPrChange>
        </w:rPr>
      </w:pPr>
      <w:r w:rsidRPr="00194C1D">
        <w:rPr>
          <w:rFonts w:ascii="Times New Roman" w:hAnsi="Times New Roman" w:cs="Times New Roman"/>
          <w:sz w:val="24"/>
          <w:szCs w:val="24"/>
          <w:rPrChange w:id="2264" w:author="Owner" w:date="2017-04-10T10:31:00Z">
            <w:rPr>
              <w:rFonts w:ascii="Times New Roman" w:hAnsi="Times New Roman"/>
              <w:sz w:val="24"/>
              <w:szCs w:val="24"/>
            </w:rPr>
          </w:rPrChange>
        </w:rPr>
        <w:tab/>
      </w:r>
      <w:del w:id="2265" w:author="Mark Armour" w:date="2017-04-04T12:10:00Z">
        <w:r w:rsidRPr="00194C1D" w:rsidDel="004F4160">
          <w:rPr>
            <w:rFonts w:ascii="Times New Roman" w:hAnsi="Times New Roman" w:cs="Times New Roman"/>
            <w:sz w:val="24"/>
            <w:szCs w:val="24"/>
            <w:rPrChange w:id="2266" w:author="Owner" w:date="2017-04-10T10:31:00Z">
              <w:rPr>
                <w:rFonts w:ascii="Times New Roman" w:hAnsi="Times New Roman"/>
                <w:sz w:val="24"/>
                <w:szCs w:val="24"/>
              </w:rPr>
            </w:rPrChange>
          </w:rPr>
          <w:delText>N[</w:delText>
        </w:r>
      </w:del>
      <w:ins w:id="2267" w:author="Mark Armour" w:date="2017-04-04T12:10:00Z">
        <w:r w:rsidR="004F4160" w:rsidRPr="00194C1D">
          <w:rPr>
            <w:rFonts w:ascii="Times New Roman" w:hAnsi="Times New Roman" w:cs="Times New Roman"/>
            <w:sz w:val="24"/>
            <w:szCs w:val="24"/>
            <w:rPrChange w:id="2268"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69" w:author="Owner" w:date="2017-04-10T10:31:00Z">
            <w:rPr>
              <w:rFonts w:ascii="Times New Roman" w:hAnsi="Times New Roman"/>
              <w:sz w:val="24"/>
              <w:szCs w:val="24"/>
            </w:rPr>
          </w:rPrChange>
        </w:rPr>
        <w:t xml:space="preserve">k,8,t+1] = </w:t>
      </w:r>
      <w:del w:id="2270" w:author="Mark Armour" w:date="2017-04-04T12:11:00Z">
        <w:r w:rsidRPr="00194C1D" w:rsidDel="004F4160">
          <w:rPr>
            <w:rFonts w:ascii="Times New Roman" w:hAnsi="Times New Roman" w:cs="Times New Roman"/>
            <w:sz w:val="24"/>
            <w:szCs w:val="24"/>
            <w:rPrChange w:id="2271" w:author="Owner" w:date="2017-04-10T10:31:00Z">
              <w:rPr>
                <w:rFonts w:ascii="Times New Roman" w:hAnsi="Times New Roman"/>
                <w:sz w:val="24"/>
                <w:szCs w:val="24"/>
              </w:rPr>
            </w:rPrChange>
          </w:rPr>
          <w:delText>N[</w:delText>
        </w:r>
      </w:del>
      <w:ins w:id="2272" w:author="Mark Armour" w:date="2017-04-04T12:11:00Z">
        <w:r w:rsidR="004F4160" w:rsidRPr="00194C1D">
          <w:rPr>
            <w:rFonts w:ascii="Times New Roman" w:hAnsi="Times New Roman" w:cs="Times New Roman"/>
            <w:sz w:val="24"/>
            <w:szCs w:val="24"/>
            <w:rPrChange w:id="2273"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74" w:author="Owner" w:date="2017-04-10T10:31:00Z">
            <w:rPr>
              <w:rFonts w:ascii="Times New Roman" w:hAnsi="Times New Roman"/>
              <w:sz w:val="24"/>
              <w:szCs w:val="24"/>
            </w:rPr>
          </w:rPrChange>
        </w:rPr>
        <w:t>k,7,t] / (1/o[1] + 1/c[k,7,t] *</w:t>
      </w:r>
      <w:del w:id="2275" w:author="Mark Armour" w:date="2017-04-04T12:11:00Z">
        <w:r w:rsidRPr="00194C1D" w:rsidDel="004F4160">
          <w:rPr>
            <w:rFonts w:ascii="Times New Roman" w:hAnsi="Times New Roman" w:cs="Times New Roman"/>
            <w:sz w:val="24"/>
            <w:szCs w:val="24"/>
            <w:rPrChange w:id="2276" w:author="Owner" w:date="2017-04-10T10:31:00Z">
              <w:rPr>
                <w:rFonts w:ascii="Times New Roman" w:hAnsi="Times New Roman"/>
                <w:sz w:val="24"/>
                <w:szCs w:val="24"/>
              </w:rPr>
            </w:rPrChange>
          </w:rPr>
          <w:delText>N[</w:delText>
        </w:r>
      </w:del>
      <w:ins w:id="2277" w:author="Mark Armour" w:date="2017-04-04T12:11:00Z">
        <w:r w:rsidR="004F4160" w:rsidRPr="00194C1D">
          <w:rPr>
            <w:rFonts w:ascii="Times New Roman" w:hAnsi="Times New Roman" w:cs="Times New Roman"/>
            <w:sz w:val="24"/>
            <w:szCs w:val="24"/>
            <w:rPrChange w:id="2278"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279" w:author="Owner" w:date="2017-04-10T10:31:00Z">
            <w:rPr>
              <w:rFonts w:ascii="Times New Roman" w:hAnsi="Times New Roman"/>
              <w:sz w:val="24"/>
              <w:szCs w:val="24"/>
            </w:rPr>
          </w:rPrChange>
        </w:rPr>
        <w:t>k,7,t])</w:t>
      </w:r>
      <w:r w:rsidR="00083EB1" w:rsidRPr="00194C1D">
        <w:rPr>
          <w:rFonts w:ascii="Times New Roman" w:hAnsi="Times New Roman" w:cs="Times New Roman"/>
          <w:sz w:val="24"/>
          <w:szCs w:val="24"/>
          <w:rPrChange w:id="228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81"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2282"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83"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284"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285"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286" w:author="Owner" w:date="2017-04-10T10:31:00Z">
            <w:rPr>
              <w:rFonts w:ascii="Times New Roman" w:hAnsi="Times New Roman"/>
              <w:sz w:val="24"/>
              <w:szCs w:val="24"/>
            </w:rPr>
          </w:rPrChange>
        </w:rPr>
        <w:t>21)</w:t>
      </w:r>
    </w:p>
    <w:p w:rsidR="00B62083" w:rsidRPr="00194C1D" w:rsidRDefault="00B62083" w:rsidP="00D20A24">
      <w:pPr>
        <w:rPr>
          <w:rFonts w:ascii="Times New Roman" w:hAnsi="Times New Roman" w:cs="Times New Roman"/>
          <w:sz w:val="24"/>
          <w:szCs w:val="24"/>
          <w:rPrChange w:id="2287" w:author="Owner" w:date="2017-04-10T10:31:00Z">
            <w:rPr>
              <w:rFonts w:ascii="Times New Roman" w:hAnsi="Times New Roman"/>
              <w:sz w:val="24"/>
              <w:szCs w:val="24"/>
            </w:rPr>
          </w:rPrChange>
        </w:rPr>
      </w:pPr>
    </w:p>
    <w:p w:rsidR="00DD093B" w:rsidRPr="00194C1D" w:rsidRDefault="00B62083" w:rsidP="00D20A24">
      <w:pPr>
        <w:rPr>
          <w:rFonts w:ascii="Times New Roman" w:hAnsi="Times New Roman" w:cs="Times New Roman"/>
          <w:sz w:val="24"/>
          <w:szCs w:val="24"/>
          <w:rPrChange w:id="2288" w:author="Owner" w:date="2017-04-10T10:31:00Z">
            <w:rPr>
              <w:rFonts w:ascii="Times New Roman" w:hAnsi="Times New Roman"/>
              <w:sz w:val="24"/>
              <w:szCs w:val="24"/>
            </w:rPr>
          </w:rPrChange>
        </w:rPr>
      </w:pPr>
      <w:r w:rsidRPr="00194C1D">
        <w:rPr>
          <w:rFonts w:ascii="Times New Roman" w:hAnsi="Times New Roman" w:cs="Times New Roman"/>
          <w:sz w:val="24"/>
          <w:szCs w:val="24"/>
          <w:rPrChange w:id="2289" w:author="Owner" w:date="2017-04-10T10:31:00Z">
            <w:rPr>
              <w:rFonts w:ascii="Times New Roman" w:hAnsi="Times New Roman"/>
              <w:sz w:val="24"/>
              <w:szCs w:val="24"/>
            </w:rPr>
          </w:rPrChange>
        </w:rPr>
        <w:t>The variable “o” is used to track the ocean survival probability by ocean age.  This is also a user specified vector (see section 7).  The model accounts for ocean ages up to 10 years, starting as life stages 8.  The life stage index, i, indexes from 1 to 17.  Thus the life stage index “i-7” is used as the index for o, and o[</w:t>
      </w:r>
      <w:r w:rsidR="00BD658A" w:rsidRPr="00194C1D">
        <w:rPr>
          <w:rFonts w:ascii="Times New Roman" w:hAnsi="Times New Roman" w:cs="Times New Roman"/>
          <w:sz w:val="24"/>
          <w:szCs w:val="24"/>
          <w:rPrChange w:id="2290"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291" w:author="Owner" w:date="2017-04-10T10:31:00Z">
            <w:rPr>
              <w:rFonts w:ascii="Times New Roman" w:hAnsi="Times New Roman"/>
              <w:sz w:val="24"/>
              <w:szCs w:val="24"/>
            </w:rPr>
          </w:rPrChange>
        </w:rPr>
        <w:t>i-7</w:t>
      </w:r>
      <w:r w:rsidR="00BD658A" w:rsidRPr="00194C1D">
        <w:rPr>
          <w:rFonts w:ascii="Times New Roman" w:hAnsi="Times New Roman" w:cs="Times New Roman"/>
          <w:sz w:val="24"/>
          <w:szCs w:val="24"/>
          <w:rPrChange w:id="2292"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293" w:author="Owner" w:date="2017-04-10T10:31:00Z">
            <w:rPr>
              <w:rFonts w:ascii="Times New Roman" w:hAnsi="Times New Roman"/>
              <w:sz w:val="24"/>
              <w:szCs w:val="24"/>
            </w:rPr>
          </w:rPrChange>
        </w:rPr>
        <w:t>] indexes from o[</w:t>
      </w:r>
      <w:r w:rsidR="00BD658A" w:rsidRPr="00194C1D">
        <w:rPr>
          <w:rFonts w:ascii="Times New Roman" w:hAnsi="Times New Roman" w:cs="Times New Roman"/>
          <w:sz w:val="24"/>
          <w:szCs w:val="24"/>
          <w:rPrChange w:id="2294"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295" w:author="Owner" w:date="2017-04-10T10:31:00Z">
            <w:rPr>
              <w:rFonts w:ascii="Times New Roman" w:hAnsi="Times New Roman"/>
              <w:sz w:val="24"/>
              <w:szCs w:val="24"/>
            </w:rPr>
          </w:rPrChange>
        </w:rPr>
        <w:t>1</w:t>
      </w:r>
      <w:r w:rsidR="00BD658A" w:rsidRPr="00194C1D">
        <w:rPr>
          <w:rFonts w:ascii="Times New Roman" w:hAnsi="Times New Roman" w:cs="Times New Roman"/>
          <w:sz w:val="24"/>
          <w:szCs w:val="24"/>
          <w:rPrChange w:id="2296"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297" w:author="Owner" w:date="2017-04-10T10:31:00Z">
            <w:rPr>
              <w:rFonts w:ascii="Times New Roman" w:hAnsi="Times New Roman"/>
              <w:sz w:val="24"/>
              <w:szCs w:val="24"/>
            </w:rPr>
          </w:rPrChange>
        </w:rPr>
        <w:t>] to o[</w:t>
      </w:r>
      <w:r w:rsidR="00BD658A" w:rsidRPr="00194C1D">
        <w:rPr>
          <w:rFonts w:ascii="Times New Roman" w:hAnsi="Times New Roman" w:cs="Times New Roman"/>
          <w:sz w:val="24"/>
          <w:szCs w:val="24"/>
          <w:rPrChange w:id="2298"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299" w:author="Owner" w:date="2017-04-10T10:31:00Z">
            <w:rPr>
              <w:rFonts w:ascii="Times New Roman" w:hAnsi="Times New Roman"/>
              <w:sz w:val="24"/>
              <w:szCs w:val="24"/>
            </w:rPr>
          </w:rPrChange>
        </w:rPr>
        <w:t>10</w:t>
      </w:r>
      <w:r w:rsidR="00BD658A" w:rsidRPr="00194C1D">
        <w:rPr>
          <w:rFonts w:ascii="Times New Roman" w:hAnsi="Times New Roman" w:cs="Times New Roman"/>
          <w:sz w:val="24"/>
          <w:szCs w:val="24"/>
          <w:rPrChange w:id="2300"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01" w:author="Owner" w:date="2017-04-10T10:31:00Z">
            <w:rPr>
              <w:rFonts w:ascii="Times New Roman" w:hAnsi="Times New Roman"/>
              <w:sz w:val="24"/>
              <w:szCs w:val="24"/>
            </w:rPr>
          </w:rPrChange>
        </w:rPr>
        <w:t>].</w:t>
      </w:r>
    </w:p>
    <w:p w:rsidR="00B62083" w:rsidRPr="00194C1D" w:rsidRDefault="00B62083" w:rsidP="00D20A24">
      <w:pPr>
        <w:rPr>
          <w:rFonts w:ascii="Times New Roman" w:hAnsi="Times New Roman" w:cs="Times New Roman"/>
          <w:sz w:val="24"/>
          <w:szCs w:val="24"/>
          <w:rPrChange w:id="2302" w:author="Owner" w:date="2017-04-10T10:31:00Z">
            <w:rPr>
              <w:rFonts w:ascii="Times New Roman" w:hAnsi="Times New Roman"/>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303"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304" w:author="Owner" w:date="2017-04-10T10:31:00Z">
            <w:rPr>
              <w:rFonts w:ascii="Times New Roman" w:hAnsi="Times New Roman"/>
              <w:b/>
              <w:sz w:val="24"/>
              <w:szCs w:val="24"/>
            </w:rPr>
          </w:rPrChange>
        </w:rPr>
        <w:t>Life Stages 9</w:t>
      </w:r>
      <w:del w:id="2305" w:author="Mark Armour" w:date="2017-04-04T12:35:00Z">
        <w:r w:rsidRPr="00194C1D" w:rsidDel="00253C90">
          <w:rPr>
            <w:rFonts w:ascii="Times New Roman" w:hAnsi="Times New Roman" w:cs="Times New Roman"/>
            <w:b/>
            <w:sz w:val="24"/>
            <w:szCs w:val="24"/>
            <w:rPrChange w:id="2306" w:author="Owner" w:date="2017-04-10T10:31:00Z">
              <w:rPr>
                <w:rFonts w:ascii="Times New Roman" w:hAnsi="Times New Roman"/>
                <w:b/>
                <w:sz w:val="24"/>
                <w:szCs w:val="24"/>
              </w:rPr>
            </w:rPrChange>
          </w:rPr>
          <w:delText xml:space="preserve">+: </w:delText>
        </w:r>
      </w:del>
      <w:ins w:id="2307" w:author="Mark Armour" w:date="2017-04-04T12:35:00Z">
        <w:r w:rsidR="00253C90" w:rsidRPr="00194C1D">
          <w:rPr>
            <w:rFonts w:ascii="Times New Roman" w:hAnsi="Times New Roman" w:cs="Times New Roman"/>
            <w:b/>
            <w:sz w:val="24"/>
            <w:szCs w:val="24"/>
            <w:rPrChange w:id="2308" w:author="Owner" w:date="2017-04-10T10:31:00Z">
              <w:rPr>
                <w:rFonts w:ascii="Times New Roman" w:hAnsi="Times New Roman"/>
                <w:b/>
                <w:sz w:val="24"/>
                <w:szCs w:val="24"/>
              </w:rPr>
            </w:rPrChange>
          </w:rPr>
          <w:t xml:space="preserve">-12: </w:t>
        </w:r>
      </w:ins>
      <w:r w:rsidRPr="00194C1D">
        <w:rPr>
          <w:rFonts w:ascii="Times New Roman" w:hAnsi="Times New Roman" w:cs="Times New Roman"/>
          <w:b/>
          <w:sz w:val="24"/>
          <w:szCs w:val="24"/>
          <w:rPrChange w:id="2309" w:author="Owner" w:date="2017-04-10T10:31:00Z">
            <w:rPr>
              <w:rFonts w:ascii="Times New Roman" w:hAnsi="Times New Roman"/>
              <w:b/>
              <w:sz w:val="24"/>
              <w:szCs w:val="24"/>
            </w:rPr>
          </w:rPrChange>
        </w:rPr>
        <w:t>Adult Salmon</w:t>
      </w:r>
    </w:p>
    <w:p w:rsidR="00DD093B" w:rsidRPr="00194C1D" w:rsidRDefault="00DD093B" w:rsidP="00D20A24">
      <w:pPr>
        <w:rPr>
          <w:rFonts w:ascii="Times New Roman" w:hAnsi="Times New Roman" w:cs="Times New Roman"/>
          <w:sz w:val="24"/>
          <w:szCs w:val="24"/>
          <w:rPrChange w:id="2310"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311" w:author="Owner" w:date="2017-04-10T10:31:00Z">
            <w:rPr>
              <w:rFonts w:ascii="Times New Roman" w:hAnsi="Times New Roman"/>
              <w:sz w:val="24"/>
              <w:szCs w:val="24"/>
            </w:rPr>
          </w:rPrChange>
        </w:rPr>
      </w:pPr>
      <w:r w:rsidRPr="00194C1D">
        <w:rPr>
          <w:rFonts w:ascii="Times New Roman" w:hAnsi="Times New Roman" w:cs="Times New Roman"/>
          <w:sz w:val="24"/>
          <w:szCs w:val="24"/>
          <w:rPrChange w:id="2312" w:author="Owner" w:date="2017-04-10T10:31:00Z">
            <w:rPr>
              <w:rFonts w:ascii="Times New Roman" w:hAnsi="Times New Roman"/>
              <w:sz w:val="24"/>
              <w:szCs w:val="24"/>
            </w:rPr>
          </w:rPrChange>
        </w:rPr>
        <w:t xml:space="preserve">Salmon will continue to move from adult ocean age salmon to the next age of salmon according to </w:t>
      </w:r>
      <w:del w:id="2313" w:author="Mark Armour" w:date="2017-04-04T12:35:00Z">
        <w:r w:rsidRPr="00194C1D" w:rsidDel="00253C90">
          <w:rPr>
            <w:rFonts w:ascii="Times New Roman" w:hAnsi="Times New Roman" w:cs="Times New Roman"/>
            <w:sz w:val="24"/>
            <w:szCs w:val="24"/>
            <w:rPrChange w:id="2314" w:author="Owner" w:date="2017-04-10T10:31:00Z">
              <w:rPr>
                <w:rFonts w:ascii="Times New Roman" w:hAnsi="Times New Roman"/>
                <w:sz w:val="24"/>
                <w:szCs w:val="24"/>
              </w:rPr>
            </w:rPrChange>
          </w:rPr>
          <w:delText xml:space="preserve">capacity (c) and </w:delText>
        </w:r>
      </w:del>
      <w:r w:rsidRPr="00194C1D">
        <w:rPr>
          <w:rFonts w:ascii="Times New Roman" w:hAnsi="Times New Roman" w:cs="Times New Roman"/>
          <w:sz w:val="24"/>
          <w:szCs w:val="24"/>
          <w:rPrChange w:id="2315" w:author="Owner" w:date="2017-04-10T10:31:00Z">
            <w:rPr>
              <w:rFonts w:ascii="Times New Roman" w:hAnsi="Times New Roman"/>
              <w:sz w:val="24"/>
              <w:szCs w:val="24"/>
            </w:rPr>
          </w:rPrChange>
        </w:rPr>
        <w:t xml:space="preserve">survival (o) for the given life stage i, except that a certain fraction at each ocean age will </w:t>
      </w:r>
      <w:r w:rsidRPr="00194C1D">
        <w:rPr>
          <w:rFonts w:ascii="Times New Roman" w:hAnsi="Times New Roman" w:cs="Times New Roman"/>
          <w:sz w:val="24"/>
          <w:szCs w:val="24"/>
          <w:rPrChange w:id="2316" w:author="Owner" w:date="2017-04-10T10:31:00Z">
            <w:rPr>
              <w:rFonts w:ascii="Times New Roman" w:hAnsi="Times New Roman"/>
              <w:sz w:val="24"/>
              <w:szCs w:val="24"/>
            </w:rPr>
          </w:rPrChange>
        </w:rPr>
        <w:lastRenderedPageBreak/>
        <w:t>mature and, rather than remain in the ocean to reach the next ocean age, will return to the watershed to attempt to spawn.  Mat8Plus is a vector of probabilities tha</w:t>
      </w:r>
      <w:r w:rsidR="00B62083" w:rsidRPr="00194C1D">
        <w:rPr>
          <w:rFonts w:ascii="Times New Roman" w:hAnsi="Times New Roman" w:cs="Times New Roman"/>
          <w:sz w:val="24"/>
          <w:szCs w:val="24"/>
          <w:rPrChange w:id="2317" w:author="Owner" w:date="2017-04-10T10:31:00Z">
            <w:rPr>
              <w:rFonts w:ascii="Times New Roman" w:hAnsi="Times New Roman"/>
              <w:sz w:val="24"/>
              <w:szCs w:val="24"/>
            </w:rPr>
          </w:rPrChange>
        </w:rPr>
        <w:t xml:space="preserve">t a fish of </w:t>
      </w:r>
      <w:r w:rsidRPr="00194C1D">
        <w:rPr>
          <w:rFonts w:ascii="Times New Roman" w:hAnsi="Times New Roman" w:cs="Times New Roman"/>
          <w:sz w:val="24"/>
          <w:szCs w:val="24"/>
          <w:rPrChange w:id="2318" w:author="Owner" w:date="2017-04-10T10:31:00Z">
            <w:rPr>
              <w:rFonts w:ascii="Times New Roman" w:hAnsi="Times New Roman"/>
              <w:sz w:val="24"/>
              <w:szCs w:val="24"/>
            </w:rPr>
          </w:rPrChange>
        </w:rPr>
        <w:t xml:space="preserve">ocean age i-7 will </w:t>
      </w:r>
      <w:r w:rsidR="00B62083" w:rsidRPr="00194C1D">
        <w:rPr>
          <w:rFonts w:ascii="Times New Roman" w:hAnsi="Times New Roman" w:cs="Times New Roman"/>
          <w:sz w:val="24"/>
          <w:szCs w:val="24"/>
          <w:rPrChange w:id="2319"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20" w:author="Owner" w:date="2017-04-10T10:31:00Z">
            <w:rPr>
              <w:rFonts w:ascii="Times New Roman" w:hAnsi="Times New Roman"/>
              <w:sz w:val="24"/>
              <w:szCs w:val="24"/>
            </w:rPr>
          </w:rPrChange>
        </w:rPr>
        <w:t>mature</w:t>
      </w:r>
      <w:r w:rsidR="00B62083" w:rsidRPr="00194C1D">
        <w:rPr>
          <w:rFonts w:ascii="Times New Roman" w:hAnsi="Times New Roman" w:cs="Times New Roman"/>
          <w:sz w:val="24"/>
          <w:szCs w:val="24"/>
          <w:rPrChange w:id="2321"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22" w:author="Owner" w:date="2017-04-10T10:31:00Z">
            <w:rPr>
              <w:rFonts w:ascii="Times New Roman" w:hAnsi="Times New Roman"/>
              <w:sz w:val="24"/>
              <w:szCs w:val="24"/>
            </w:rPr>
          </w:rPrChange>
        </w:rPr>
        <w:t xml:space="preserve"> </w:t>
      </w:r>
      <w:r w:rsidR="00B62083" w:rsidRPr="00194C1D">
        <w:rPr>
          <w:rFonts w:ascii="Times New Roman" w:hAnsi="Times New Roman" w:cs="Times New Roman"/>
          <w:sz w:val="24"/>
          <w:szCs w:val="24"/>
          <w:rPrChange w:id="2323"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24" w:author="Owner" w:date="2017-04-10T10:31:00Z">
            <w:rPr>
              <w:rFonts w:ascii="Times New Roman" w:hAnsi="Times New Roman"/>
              <w:sz w:val="24"/>
              <w:szCs w:val="24"/>
            </w:rPr>
          </w:rPrChange>
        </w:rPr>
        <w:t>return to spawn</w:t>
      </w:r>
      <w:r w:rsidR="00B62083" w:rsidRPr="00194C1D">
        <w:rPr>
          <w:rFonts w:ascii="Times New Roman" w:hAnsi="Times New Roman" w:cs="Times New Roman"/>
          <w:sz w:val="24"/>
          <w:szCs w:val="24"/>
          <w:rPrChange w:id="2325" w:author="Owner" w:date="2017-04-10T10:31:00Z">
            <w:rPr>
              <w:rFonts w:ascii="Times New Roman" w:hAnsi="Times New Roman"/>
              <w:sz w:val="24"/>
              <w:szCs w:val="24"/>
            </w:rPr>
          </w:rPrChange>
        </w:rPr>
        <w:t>) at life stage i (i.e. ocean age i-7).  Mat8Plus is a vector user specified values for each site.</w:t>
      </w:r>
    </w:p>
    <w:p w:rsidR="00DD093B" w:rsidRPr="00194C1D" w:rsidRDefault="00DD093B" w:rsidP="00D20A24">
      <w:pPr>
        <w:rPr>
          <w:rFonts w:ascii="Times New Roman" w:hAnsi="Times New Roman" w:cs="Times New Roman"/>
          <w:sz w:val="24"/>
          <w:szCs w:val="24"/>
          <w:rPrChange w:id="2326" w:author="Owner" w:date="2017-04-10T10:31:00Z">
            <w:rPr>
              <w:rFonts w:ascii="Times New Roman" w:hAnsi="Times New Roman"/>
              <w:sz w:val="24"/>
              <w:szCs w:val="24"/>
            </w:rPr>
          </w:rPrChange>
        </w:rPr>
      </w:pPr>
    </w:p>
    <w:p w:rsidR="00C85EF3" w:rsidRPr="00194C1D" w:rsidDel="00253C90" w:rsidRDefault="00DD093B">
      <w:pPr>
        <w:ind w:firstLine="360"/>
        <w:rPr>
          <w:del w:id="2327" w:author="Mark Armour" w:date="2017-04-04T12:36:00Z"/>
          <w:rFonts w:ascii="Times New Roman" w:hAnsi="Times New Roman" w:cs="Times New Roman"/>
          <w:sz w:val="24"/>
          <w:szCs w:val="24"/>
          <w:rPrChange w:id="2328" w:author="Owner" w:date="2017-04-10T10:31:00Z">
            <w:rPr>
              <w:del w:id="2329" w:author="Mark Armour" w:date="2017-04-04T12:36:00Z"/>
              <w:rFonts w:ascii="Times New Roman" w:hAnsi="Times New Roman"/>
              <w:sz w:val="24"/>
              <w:szCs w:val="24"/>
            </w:rPr>
          </w:rPrChange>
        </w:rPr>
        <w:pPrChange w:id="2330" w:author="Mark Armour" w:date="2017-04-04T12:36:00Z">
          <w:pPr>
            <w:ind w:left="2160" w:firstLine="720"/>
          </w:pPr>
        </w:pPrChange>
      </w:pPr>
      <w:del w:id="2331" w:author="Mark Armour" w:date="2017-04-04T12:11:00Z">
        <w:r w:rsidRPr="00194C1D" w:rsidDel="004F4160">
          <w:rPr>
            <w:rFonts w:ascii="Times New Roman" w:hAnsi="Times New Roman" w:cs="Times New Roman"/>
            <w:sz w:val="24"/>
            <w:szCs w:val="24"/>
            <w:rPrChange w:id="2332" w:author="Owner" w:date="2017-04-10T10:31:00Z">
              <w:rPr>
                <w:rFonts w:ascii="Times New Roman" w:hAnsi="Times New Roman"/>
                <w:sz w:val="24"/>
                <w:szCs w:val="24"/>
              </w:rPr>
            </w:rPrChange>
          </w:rPr>
          <w:delText>N[</w:delText>
        </w:r>
      </w:del>
      <w:ins w:id="2333" w:author="Mark Armour" w:date="2017-04-04T12:11:00Z">
        <w:r w:rsidR="004F4160" w:rsidRPr="00194C1D">
          <w:rPr>
            <w:rFonts w:ascii="Times New Roman" w:hAnsi="Times New Roman" w:cs="Times New Roman"/>
            <w:sz w:val="24"/>
            <w:szCs w:val="24"/>
            <w:rPrChange w:id="2334"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2335"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2336" w:author="Owner" w:date="2017-04-10T10:31:00Z">
            <w:rPr>
              <w:rFonts w:ascii="Times New Roman" w:hAnsi="Times New Roman"/>
              <w:sz w:val="24"/>
              <w:szCs w:val="24"/>
            </w:rPr>
          </w:rPrChange>
        </w:rPr>
        <w:t>k,i+1,t+1] = (</w:t>
      </w:r>
      <w:del w:id="2337" w:author="Mark Armour" w:date="2017-04-04T12:11:00Z">
        <w:r w:rsidRPr="00194C1D" w:rsidDel="004F4160">
          <w:rPr>
            <w:rFonts w:ascii="Times New Roman" w:hAnsi="Times New Roman" w:cs="Times New Roman"/>
            <w:sz w:val="24"/>
            <w:szCs w:val="24"/>
            <w:rPrChange w:id="2338" w:author="Owner" w:date="2017-04-10T10:31:00Z">
              <w:rPr>
                <w:rFonts w:ascii="Times New Roman" w:hAnsi="Times New Roman"/>
                <w:sz w:val="24"/>
                <w:szCs w:val="24"/>
              </w:rPr>
            </w:rPrChange>
          </w:rPr>
          <w:delText>N[</w:delText>
        </w:r>
      </w:del>
      <w:ins w:id="2339" w:author="Mark Armour" w:date="2017-04-04T12:11:00Z">
        <w:r w:rsidR="004F4160" w:rsidRPr="00194C1D">
          <w:rPr>
            <w:rFonts w:ascii="Times New Roman" w:hAnsi="Times New Roman" w:cs="Times New Roman"/>
            <w:sz w:val="24"/>
            <w:szCs w:val="24"/>
            <w:rPrChange w:id="2340"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341" w:author="Owner" w:date="2017-04-10T10:31:00Z">
            <w:rPr>
              <w:rFonts w:ascii="Times New Roman" w:hAnsi="Times New Roman"/>
              <w:sz w:val="24"/>
              <w:szCs w:val="24"/>
            </w:rPr>
          </w:rPrChange>
        </w:rPr>
        <w:t>k,i,t]*(1-Mat8Plus[</w:t>
      </w:r>
      <w:r w:rsidR="00860E55" w:rsidRPr="00194C1D">
        <w:rPr>
          <w:rFonts w:ascii="Times New Roman" w:hAnsi="Times New Roman" w:cs="Times New Roman"/>
          <w:sz w:val="24"/>
          <w:szCs w:val="24"/>
          <w:rPrChange w:id="2342"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343"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344"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45" w:author="Owner" w:date="2017-04-10T10:31:00Z">
            <w:rPr>
              <w:rFonts w:ascii="Times New Roman" w:hAnsi="Times New Roman"/>
              <w:sz w:val="24"/>
              <w:szCs w:val="24"/>
            </w:rPr>
          </w:rPrChange>
        </w:rPr>
        <w:t xml:space="preserve">])) /  </w:t>
      </w:r>
    </w:p>
    <w:p w:rsidR="00253C90" w:rsidRPr="00194C1D" w:rsidRDefault="00253C90" w:rsidP="00C85EF3">
      <w:pPr>
        <w:ind w:firstLine="360"/>
        <w:rPr>
          <w:ins w:id="2346" w:author="Mark Armour" w:date="2017-04-04T12:36:00Z"/>
          <w:rFonts w:ascii="Times New Roman" w:hAnsi="Times New Roman" w:cs="Times New Roman"/>
          <w:sz w:val="24"/>
          <w:szCs w:val="24"/>
          <w:rPrChange w:id="2347" w:author="Owner" w:date="2017-04-10T10:31:00Z">
            <w:rPr>
              <w:ins w:id="2348" w:author="Mark Armour" w:date="2017-04-04T12:36:00Z"/>
              <w:rFonts w:ascii="Times New Roman" w:hAnsi="Times New Roman"/>
              <w:sz w:val="24"/>
              <w:szCs w:val="24"/>
            </w:rPr>
          </w:rPrChange>
        </w:rPr>
      </w:pPr>
    </w:p>
    <w:p w:rsidR="00DD093B" w:rsidRPr="00194C1D" w:rsidRDefault="00DD093B">
      <w:pPr>
        <w:ind w:left="720" w:firstLine="720"/>
        <w:rPr>
          <w:rFonts w:ascii="Times New Roman" w:hAnsi="Times New Roman" w:cs="Times New Roman"/>
          <w:sz w:val="24"/>
          <w:szCs w:val="24"/>
          <w:rPrChange w:id="2349" w:author="Owner" w:date="2017-04-10T10:31:00Z">
            <w:rPr>
              <w:rFonts w:ascii="Times New Roman" w:hAnsi="Times New Roman"/>
              <w:sz w:val="24"/>
              <w:szCs w:val="24"/>
            </w:rPr>
          </w:rPrChange>
        </w:rPr>
        <w:pPrChange w:id="2350" w:author="Mark Armour" w:date="2017-04-04T12:36:00Z">
          <w:pPr>
            <w:ind w:left="2160" w:firstLine="720"/>
          </w:pPr>
        </w:pPrChange>
      </w:pPr>
      <w:del w:id="2351" w:author="Mark Armour" w:date="2017-04-04T12:36:00Z">
        <w:r w:rsidRPr="00194C1D" w:rsidDel="00253C90">
          <w:rPr>
            <w:rFonts w:ascii="Times New Roman" w:hAnsi="Times New Roman" w:cs="Times New Roman"/>
            <w:sz w:val="24"/>
            <w:szCs w:val="24"/>
            <w:rPrChange w:id="2352" w:author="Owner" w:date="2017-04-10T10:31:00Z">
              <w:rPr>
                <w:rFonts w:ascii="Times New Roman" w:hAnsi="Times New Roman"/>
                <w:sz w:val="24"/>
                <w:szCs w:val="24"/>
              </w:rPr>
            </w:rPrChange>
          </w:rPr>
          <w:delText xml:space="preserve">   </w:delText>
        </w:r>
      </w:del>
      <w:r w:rsidRPr="00194C1D">
        <w:rPr>
          <w:rFonts w:ascii="Times New Roman" w:hAnsi="Times New Roman" w:cs="Times New Roman"/>
          <w:sz w:val="24"/>
          <w:szCs w:val="24"/>
          <w:rPrChange w:id="2353" w:author="Owner" w:date="2017-04-10T10:31:00Z">
            <w:rPr>
              <w:rFonts w:ascii="Times New Roman" w:hAnsi="Times New Roman"/>
              <w:sz w:val="24"/>
              <w:szCs w:val="24"/>
            </w:rPr>
          </w:rPrChange>
        </w:rPr>
        <w:t>(1/o[</w:t>
      </w:r>
      <w:r w:rsidR="00860E55" w:rsidRPr="00194C1D">
        <w:rPr>
          <w:rFonts w:ascii="Times New Roman" w:hAnsi="Times New Roman" w:cs="Times New Roman"/>
          <w:sz w:val="24"/>
          <w:szCs w:val="24"/>
          <w:rPrChange w:id="2354"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355"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356"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57" w:author="Owner" w:date="2017-04-10T10:31:00Z">
            <w:rPr>
              <w:rFonts w:ascii="Times New Roman" w:hAnsi="Times New Roman"/>
              <w:sz w:val="24"/>
              <w:szCs w:val="24"/>
            </w:rPr>
          </w:rPrChange>
        </w:rPr>
        <w:t>] + 1/c[k,i,t] *</w:t>
      </w:r>
      <w:del w:id="2358" w:author="Mark Armour" w:date="2017-04-04T12:11:00Z">
        <w:r w:rsidRPr="00194C1D" w:rsidDel="004F4160">
          <w:rPr>
            <w:rFonts w:ascii="Times New Roman" w:hAnsi="Times New Roman" w:cs="Times New Roman"/>
            <w:sz w:val="24"/>
            <w:szCs w:val="24"/>
            <w:rPrChange w:id="2359" w:author="Owner" w:date="2017-04-10T10:31:00Z">
              <w:rPr>
                <w:rFonts w:ascii="Times New Roman" w:hAnsi="Times New Roman"/>
                <w:sz w:val="24"/>
                <w:szCs w:val="24"/>
              </w:rPr>
            </w:rPrChange>
          </w:rPr>
          <w:delText>N[</w:delText>
        </w:r>
      </w:del>
      <w:ins w:id="2360" w:author="Mark Armour" w:date="2017-04-04T12:11:00Z">
        <w:r w:rsidR="004F4160" w:rsidRPr="00194C1D">
          <w:rPr>
            <w:rFonts w:ascii="Times New Roman" w:hAnsi="Times New Roman" w:cs="Times New Roman"/>
            <w:sz w:val="24"/>
            <w:szCs w:val="24"/>
            <w:rPrChange w:id="2361"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362" w:author="Owner" w:date="2017-04-10T10:31:00Z">
            <w:rPr>
              <w:rFonts w:ascii="Times New Roman" w:hAnsi="Times New Roman"/>
              <w:sz w:val="24"/>
              <w:szCs w:val="24"/>
            </w:rPr>
          </w:rPrChange>
        </w:rPr>
        <w:t>k,i,t]*(1-Mat8Plus[i-7]))</w:t>
      </w:r>
      <w:r w:rsidR="00083EB1" w:rsidRPr="00194C1D">
        <w:rPr>
          <w:rFonts w:ascii="Times New Roman" w:hAnsi="Times New Roman" w:cs="Times New Roman"/>
          <w:sz w:val="24"/>
          <w:szCs w:val="24"/>
          <w:rPrChange w:id="2363"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364"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365" w:author="Owner" w:date="2017-04-10T10:31:00Z">
            <w:rPr>
              <w:rFonts w:ascii="Times New Roman" w:hAnsi="Times New Roman"/>
              <w:sz w:val="24"/>
              <w:szCs w:val="24"/>
            </w:rPr>
          </w:rPrChange>
        </w:rPr>
        <w:t>22)</w:t>
      </w:r>
    </w:p>
    <w:p w:rsidR="00DD093B" w:rsidRPr="00194C1D" w:rsidRDefault="00DD093B" w:rsidP="00D20A24">
      <w:pPr>
        <w:rPr>
          <w:rFonts w:ascii="Times New Roman" w:hAnsi="Times New Roman" w:cs="Times New Roman"/>
          <w:b/>
          <w:sz w:val="24"/>
          <w:szCs w:val="24"/>
          <w:rPrChange w:id="2366" w:author="Owner" w:date="2017-04-10T10:31:00Z">
            <w:rPr>
              <w:rFonts w:ascii="Times New Roman" w:hAnsi="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367"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368" w:author="Owner" w:date="2017-04-10T10:31:00Z">
            <w:rPr>
              <w:rFonts w:ascii="Times New Roman" w:hAnsi="Times New Roman"/>
              <w:b/>
              <w:sz w:val="24"/>
              <w:szCs w:val="24"/>
            </w:rPr>
          </w:rPrChange>
        </w:rPr>
        <w:t>Spawners: Adult to Life Stage 1:</w:t>
      </w:r>
    </w:p>
    <w:p w:rsidR="00DD093B" w:rsidRPr="00194C1D" w:rsidRDefault="00987C2C" w:rsidP="00D20A24">
      <w:pPr>
        <w:rPr>
          <w:rFonts w:ascii="Times New Roman" w:hAnsi="Times New Roman" w:cs="Times New Roman"/>
          <w:b/>
          <w:sz w:val="24"/>
          <w:szCs w:val="24"/>
          <w:rPrChange w:id="2369" w:author="Owner" w:date="2017-04-10T10:31:00Z">
            <w:rPr>
              <w:rFonts w:ascii="Times New Roman" w:hAnsi="Times New Roman"/>
              <w:b/>
              <w:sz w:val="24"/>
              <w:szCs w:val="24"/>
            </w:rPr>
          </w:rPrChange>
        </w:rPr>
      </w:pPr>
      <w:r w:rsidRPr="00194C1D">
        <w:rPr>
          <w:rFonts w:ascii="Times New Roman" w:hAnsi="Times New Roman" w:cs="Times New Roman"/>
          <w:b/>
          <w:sz w:val="24"/>
          <w:szCs w:val="24"/>
          <w:rPrChange w:id="2370" w:author="Owner" w:date="2017-04-10T10:31:00Z">
            <w:rPr>
              <w:rFonts w:ascii="Times New Roman" w:hAnsi="Times New Roman"/>
              <w:b/>
              <w:sz w:val="24"/>
              <w:szCs w:val="24"/>
            </w:rPr>
          </w:rPrChange>
        </w:rPr>
        <w:t xml:space="preserve"> </w:t>
      </w:r>
    </w:p>
    <w:p w:rsidR="00DD093B" w:rsidRPr="00194C1D" w:rsidRDefault="00DD093B" w:rsidP="00D20A24">
      <w:pPr>
        <w:rPr>
          <w:rFonts w:ascii="Times New Roman" w:hAnsi="Times New Roman" w:cs="Times New Roman"/>
          <w:sz w:val="24"/>
          <w:szCs w:val="24"/>
          <w:rPrChange w:id="2371" w:author="Owner" w:date="2017-04-10T10:31:00Z">
            <w:rPr>
              <w:rFonts w:ascii="Times New Roman" w:hAnsi="Times New Roman"/>
              <w:sz w:val="24"/>
              <w:szCs w:val="24"/>
            </w:rPr>
          </w:rPrChange>
        </w:rPr>
      </w:pPr>
      <w:r w:rsidRPr="00194C1D">
        <w:rPr>
          <w:rFonts w:ascii="Times New Roman" w:hAnsi="Times New Roman" w:cs="Times New Roman"/>
          <w:sz w:val="24"/>
          <w:szCs w:val="24"/>
          <w:rPrChange w:id="2372" w:author="Owner" w:date="2017-04-10T10:31:00Z">
            <w:rPr>
              <w:rFonts w:ascii="Times New Roman" w:hAnsi="Times New Roman"/>
              <w:sz w:val="24"/>
              <w:szCs w:val="24"/>
            </w:rPr>
          </w:rPrChange>
        </w:rPr>
        <w:t>As described above, spawners come from</w:t>
      </w:r>
      <w:r w:rsidR="00987C2C" w:rsidRPr="00194C1D">
        <w:rPr>
          <w:rFonts w:ascii="Times New Roman" w:hAnsi="Times New Roman" w:cs="Times New Roman"/>
          <w:sz w:val="24"/>
          <w:szCs w:val="24"/>
          <w:rPrChange w:id="2373" w:author="Owner" w:date="2017-04-10T10:31:00Z">
            <w:rPr>
              <w:rFonts w:ascii="Times New Roman" w:hAnsi="Times New Roman"/>
              <w:sz w:val="24"/>
              <w:szCs w:val="24"/>
            </w:rPr>
          </w:rPrChange>
        </w:rPr>
        <w:t xml:space="preserve"> the</w:t>
      </w:r>
      <w:r w:rsidRPr="00194C1D">
        <w:rPr>
          <w:rFonts w:ascii="Times New Roman" w:hAnsi="Times New Roman" w:cs="Times New Roman"/>
          <w:sz w:val="24"/>
          <w:szCs w:val="24"/>
          <w:rPrChange w:id="2374" w:author="Owner" w:date="2017-04-10T10:31:00Z">
            <w:rPr>
              <w:rFonts w:ascii="Times New Roman" w:hAnsi="Times New Roman"/>
              <w:sz w:val="24"/>
              <w:szCs w:val="24"/>
            </w:rPr>
          </w:rPrChange>
        </w:rPr>
        <w:t xml:space="preserve"> portion</w:t>
      </w:r>
      <w:r w:rsidR="00987C2C" w:rsidRPr="00194C1D">
        <w:rPr>
          <w:rFonts w:ascii="Times New Roman" w:hAnsi="Times New Roman" w:cs="Times New Roman"/>
          <w:sz w:val="24"/>
          <w:szCs w:val="24"/>
          <w:rPrChange w:id="2375" w:author="Owner" w:date="2017-04-10T10:31:00Z">
            <w:rPr>
              <w:rFonts w:ascii="Times New Roman" w:hAnsi="Times New Roman"/>
              <w:sz w:val="24"/>
              <w:szCs w:val="24"/>
            </w:rPr>
          </w:rPrChange>
        </w:rPr>
        <w:t xml:space="preserve"> of adult </w:t>
      </w:r>
      <w:r w:rsidRPr="00194C1D">
        <w:rPr>
          <w:rFonts w:ascii="Times New Roman" w:hAnsi="Times New Roman" w:cs="Times New Roman"/>
          <w:sz w:val="24"/>
          <w:szCs w:val="24"/>
          <w:rPrChange w:id="2376" w:author="Owner" w:date="2017-04-10T10:31:00Z">
            <w:rPr>
              <w:rFonts w:ascii="Times New Roman" w:hAnsi="Times New Roman"/>
              <w:sz w:val="24"/>
              <w:szCs w:val="24"/>
            </w:rPr>
          </w:rPrChange>
        </w:rPr>
        <w:t xml:space="preserve">fish that reach maturation at a given ocean age i-7.  The variable “NT” is created to track potential spawners by ocean age </w:t>
      </w:r>
      <w:r w:rsidR="00987C2C" w:rsidRPr="00194C1D">
        <w:rPr>
          <w:rFonts w:ascii="Times New Roman" w:hAnsi="Times New Roman" w:cs="Times New Roman"/>
          <w:sz w:val="24"/>
          <w:szCs w:val="24"/>
          <w:rPrChange w:id="2377"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78" w:author="Owner" w:date="2017-04-10T10:31:00Z">
            <w:rPr>
              <w:rFonts w:ascii="Times New Roman" w:hAnsi="Times New Roman"/>
              <w:sz w:val="24"/>
              <w:szCs w:val="24"/>
            </w:rPr>
          </w:rPrChange>
        </w:rPr>
        <w:t>i-7</w:t>
      </w:r>
      <w:r w:rsidR="00987C2C" w:rsidRPr="00194C1D">
        <w:rPr>
          <w:rFonts w:ascii="Times New Roman" w:hAnsi="Times New Roman" w:cs="Times New Roman"/>
          <w:sz w:val="24"/>
          <w:szCs w:val="24"/>
          <w:rPrChange w:id="2379" w:author="Owner" w:date="2017-04-10T10:31:00Z">
            <w:rPr>
              <w:rFonts w:ascii="Times New Roman" w:hAnsi="Times New Roman"/>
              <w:sz w:val="24"/>
              <w:szCs w:val="24"/>
            </w:rPr>
          </w:rPrChange>
        </w:rPr>
        <w:t>)</w:t>
      </w:r>
      <w:r w:rsidRPr="00194C1D">
        <w:rPr>
          <w:rFonts w:ascii="Times New Roman" w:hAnsi="Times New Roman" w:cs="Times New Roman"/>
          <w:sz w:val="24"/>
          <w:szCs w:val="24"/>
          <w:rPrChange w:id="2380" w:author="Owner" w:date="2017-04-10T10:31:00Z">
            <w:rPr>
              <w:rFonts w:ascii="Times New Roman" w:hAnsi="Times New Roman"/>
              <w:sz w:val="24"/>
              <w:szCs w:val="24"/>
            </w:rPr>
          </w:rPrChange>
        </w:rPr>
        <w:t>.</w:t>
      </w:r>
    </w:p>
    <w:p w:rsidR="00DD093B" w:rsidRPr="00194C1D" w:rsidRDefault="00DD093B" w:rsidP="00D20A24">
      <w:pPr>
        <w:rPr>
          <w:rFonts w:ascii="Times New Roman" w:hAnsi="Times New Roman" w:cs="Times New Roman"/>
          <w:sz w:val="24"/>
          <w:szCs w:val="24"/>
          <w:rPrChange w:id="2381" w:author="Owner" w:date="2017-04-10T10:31:00Z">
            <w:rPr>
              <w:rFonts w:ascii="Times New Roman" w:hAnsi="Times New Roman"/>
              <w:sz w:val="24"/>
              <w:szCs w:val="24"/>
            </w:rPr>
          </w:rPrChange>
        </w:rPr>
      </w:pPr>
    </w:p>
    <w:p w:rsidR="00C85EF3" w:rsidRPr="00194C1D" w:rsidRDefault="00DD093B" w:rsidP="00C85EF3">
      <w:pPr>
        <w:ind w:firstLine="720"/>
        <w:rPr>
          <w:rFonts w:ascii="Times New Roman" w:hAnsi="Times New Roman" w:cs="Times New Roman"/>
          <w:sz w:val="24"/>
          <w:szCs w:val="24"/>
          <w:rPrChange w:id="2382" w:author="Owner" w:date="2017-04-10T10:31:00Z">
            <w:rPr>
              <w:rFonts w:ascii="Times New Roman" w:hAnsi="Times New Roman"/>
              <w:sz w:val="24"/>
              <w:szCs w:val="24"/>
            </w:rPr>
          </w:rPrChange>
        </w:rPr>
      </w:pPr>
      <w:r w:rsidRPr="00194C1D">
        <w:rPr>
          <w:rFonts w:ascii="Times New Roman" w:hAnsi="Times New Roman" w:cs="Times New Roman"/>
          <w:sz w:val="24"/>
          <w:szCs w:val="24"/>
          <w:rPrChange w:id="2383" w:author="Owner" w:date="2017-04-10T10:31:00Z">
            <w:rPr>
              <w:rFonts w:ascii="Times New Roman" w:hAnsi="Times New Roman"/>
              <w:sz w:val="24"/>
              <w:szCs w:val="24"/>
            </w:rPr>
          </w:rPrChange>
        </w:rPr>
        <w:t>NT[k,i-7,t+1] = (</w:t>
      </w:r>
      <w:del w:id="2384" w:author="Mark Armour" w:date="2017-04-04T12:11:00Z">
        <w:r w:rsidRPr="00194C1D" w:rsidDel="004F4160">
          <w:rPr>
            <w:rFonts w:ascii="Times New Roman" w:hAnsi="Times New Roman" w:cs="Times New Roman"/>
            <w:sz w:val="24"/>
            <w:szCs w:val="24"/>
            <w:rPrChange w:id="2385" w:author="Owner" w:date="2017-04-10T10:31:00Z">
              <w:rPr>
                <w:rFonts w:ascii="Times New Roman" w:hAnsi="Times New Roman"/>
                <w:sz w:val="24"/>
                <w:szCs w:val="24"/>
              </w:rPr>
            </w:rPrChange>
          </w:rPr>
          <w:delText>N[</w:delText>
        </w:r>
      </w:del>
      <w:ins w:id="2386" w:author="Mark Armour" w:date="2017-04-04T12:11:00Z">
        <w:r w:rsidR="004F4160" w:rsidRPr="00194C1D">
          <w:rPr>
            <w:rFonts w:ascii="Times New Roman" w:hAnsi="Times New Roman" w:cs="Times New Roman"/>
            <w:sz w:val="24"/>
            <w:szCs w:val="24"/>
            <w:rPrChange w:id="2387"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388" w:author="Owner" w:date="2017-04-10T10:31:00Z">
            <w:rPr>
              <w:rFonts w:ascii="Times New Roman" w:hAnsi="Times New Roman"/>
              <w:sz w:val="24"/>
              <w:szCs w:val="24"/>
            </w:rPr>
          </w:rPrChange>
        </w:rPr>
        <w:t>k,i,t]*(Mat8Plus[</w:t>
      </w:r>
      <w:r w:rsidR="00860E55" w:rsidRPr="00194C1D">
        <w:rPr>
          <w:rFonts w:ascii="Times New Roman" w:hAnsi="Times New Roman" w:cs="Times New Roman"/>
          <w:sz w:val="24"/>
          <w:szCs w:val="24"/>
          <w:rPrChange w:id="2389"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390"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391"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392" w:author="Owner" w:date="2017-04-10T10:31:00Z">
            <w:rPr>
              <w:rFonts w:ascii="Times New Roman" w:hAnsi="Times New Roman"/>
              <w:sz w:val="24"/>
              <w:szCs w:val="24"/>
            </w:rPr>
          </w:rPrChange>
        </w:rPr>
        <w:t>]))</w:t>
      </w:r>
      <w:r w:rsidR="00C85EF3" w:rsidRPr="00194C1D">
        <w:rPr>
          <w:rFonts w:ascii="Times New Roman" w:hAnsi="Times New Roman" w:cs="Times New Roman"/>
          <w:sz w:val="24"/>
          <w:szCs w:val="24"/>
          <w:rPrChange w:id="2393"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2394" w:author="Owner" w:date="2017-04-10T10:31:00Z">
            <w:rPr>
              <w:rFonts w:ascii="Times New Roman" w:hAnsi="Times New Roman"/>
              <w:sz w:val="24"/>
              <w:szCs w:val="24"/>
            </w:rPr>
          </w:rPrChange>
        </w:rPr>
        <w:t xml:space="preserve"> /    </w:t>
      </w:r>
    </w:p>
    <w:p w:rsidR="00DD093B" w:rsidRPr="00194C1D" w:rsidRDefault="00DD093B" w:rsidP="00C85EF3">
      <w:pPr>
        <w:ind w:left="720" w:firstLine="720"/>
        <w:rPr>
          <w:rFonts w:ascii="Times New Roman" w:hAnsi="Times New Roman" w:cs="Times New Roman"/>
          <w:sz w:val="24"/>
          <w:szCs w:val="24"/>
          <w:rPrChange w:id="2395" w:author="Owner" w:date="2017-04-10T10:31:00Z">
            <w:rPr>
              <w:rFonts w:ascii="Times New Roman" w:hAnsi="Times New Roman"/>
              <w:sz w:val="24"/>
              <w:szCs w:val="24"/>
            </w:rPr>
          </w:rPrChange>
        </w:rPr>
      </w:pPr>
      <w:r w:rsidRPr="00194C1D">
        <w:rPr>
          <w:rFonts w:ascii="Times New Roman" w:hAnsi="Times New Roman" w:cs="Times New Roman"/>
          <w:sz w:val="24"/>
          <w:szCs w:val="24"/>
          <w:rPrChange w:id="2396" w:author="Owner" w:date="2017-04-10T10:31:00Z">
            <w:rPr>
              <w:rFonts w:ascii="Times New Roman" w:hAnsi="Times New Roman"/>
              <w:sz w:val="24"/>
              <w:szCs w:val="24"/>
            </w:rPr>
          </w:rPrChange>
        </w:rPr>
        <w:t>(1/o[i-7] + 1/c[k,i,t] *</w:t>
      </w:r>
      <w:del w:id="2397" w:author="Mark Armour" w:date="2017-04-04T12:11:00Z">
        <w:r w:rsidRPr="00194C1D" w:rsidDel="004F4160">
          <w:rPr>
            <w:rFonts w:ascii="Times New Roman" w:hAnsi="Times New Roman" w:cs="Times New Roman"/>
            <w:sz w:val="24"/>
            <w:szCs w:val="24"/>
            <w:rPrChange w:id="2398" w:author="Owner" w:date="2017-04-10T10:31:00Z">
              <w:rPr>
                <w:rFonts w:ascii="Times New Roman" w:hAnsi="Times New Roman"/>
                <w:sz w:val="24"/>
                <w:szCs w:val="24"/>
              </w:rPr>
            </w:rPrChange>
          </w:rPr>
          <w:delText>N[</w:delText>
        </w:r>
      </w:del>
      <w:ins w:id="2399" w:author="Mark Armour" w:date="2017-04-04T12:11:00Z">
        <w:r w:rsidR="004F4160" w:rsidRPr="00194C1D">
          <w:rPr>
            <w:rFonts w:ascii="Times New Roman" w:hAnsi="Times New Roman" w:cs="Times New Roman"/>
            <w:sz w:val="24"/>
            <w:szCs w:val="24"/>
            <w:rPrChange w:id="2400" w:author="Owner" w:date="2017-04-10T10:31:00Z">
              <w:rPr>
                <w:rFonts w:ascii="Times New Roman" w:hAnsi="Times New Roman"/>
                <w:sz w:val="24"/>
                <w:szCs w:val="24"/>
              </w:rPr>
            </w:rPrChange>
          </w:rPr>
          <w:t>N_FISH[</w:t>
        </w:r>
      </w:ins>
      <w:r w:rsidRPr="00194C1D">
        <w:rPr>
          <w:rFonts w:ascii="Times New Roman" w:hAnsi="Times New Roman" w:cs="Times New Roman"/>
          <w:sz w:val="24"/>
          <w:szCs w:val="24"/>
          <w:rPrChange w:id="2401" w:author="Owner" w:date="2017-04-10T10:31:00Z">
            <w:rPr>
              <w:rFonts w:ascii="Times New Roman" w:hAnsi="Times New Roman"/>
              <w:sz w:val="24"/>
              <w:szCs w:val="24"/>
            </w:rPr>
          </w:rPrChange>
        </w:rPr>
        <w:t>k,i,t]*(Mat8Plus[</w:t>
      </w:r>
      <w:r w:rsidR="00860E55" w:rsidRPr="00194C1D">
        <w:rPr>
          <w:rFonts w:ascii="Times New Roman" w:hAnsi="Times New Roman" w:cs="Times New Roman"/>
          <w:sz w:val="24"/>
          <w:szCs w:val="24"/>
          <w:rPrChange w:id="2402" w:author="Owner" w:date="2017-04-10T10:31:00Z">
            <w:rPr>
              <w:rFonts w:ascii="Times New Roman" w:hAnsi="Times New Roman"/>
              <w:sz w:val="24"/>
              <w:szCs w:val="24"/>
            </w:rPr>
          </w:rPrChange>
        </w:rPr>
        <w:t>k,</w:t>
      </w:r>
      <w:r w:rsidRPr="00194C1D">
        <w:rPr>
          <w:rFonts w:ascii="Times New Roman" w:hAnsi="Times New Roman" w:cs="Times New Roman"/>
          <w:sz w:val="24"/>
          <w:szCs w:val="24"/>
          <w:rPrChange w:id="2403" w:author="Owner" w:date="2017-04-10T10:31:00Z">
            <w:rPr>
              <w:rFonts w:ascii="Times New Roman" w:hAnsi="Times New Roman"/>
              <w:sz w:val="24"/>
              <w:szCs w:val="24"/>
            </w:rPr>
          </w:rPrChange>
        </w:rPr>
        <w:t>i-7</w:t>
      </w:r>
      <w:r w:rsidR="00860E55" w:rsidRPr="00194C1D">
        <w:rPr>
          <w:rFonts w:ascii="Times New Roman" w:hAnsi="Times New Roman" w:cs="Times New Roman"/>
          <w:sz w:val="24"/>
          <w:szCs w:val="24"/>
          <w:rPrChange w:id="2404" w:author="Owner" w:date="2017-04-10T10:31:00Z">
            <w:rPr>
              <w:rFonts w:ascii="Times New Roman" w:hAnsi="Times New Roman"/>
              <w:sz w:val="24"/>
              <w:szCs w:val="24"/>
            </w:rPr>
          </w:rPrChange>
        </w:rPr>
        <w:t>,t</w:t>
      </w:r>
      <w:r w:rsidRPr="00194C1D">
        <w:rPr>
          <w:rFonts w:ascii="Times New Roman" w:hAnsi="Times New Roman" w:cs="Times New Roman"/>
          <w:sz w:val="24"/>
          <w:szCs w:val="24"/>
          <w:rPrChange w:id="2405" w:author="Owner" w:date="2017-04-10T10:31:00Z">
            <w:rPr>
              <w:rFonts w:ascii="Times New Roman" w:hAnsi="Times New Roman"/>
              <w:sz w:val="24"/>
              <w:szCs w:val="24"/>
            </w:rPr>
          </w:rPrChange>
        </w:rPr>
        <w:t>]))</w:t>
      </w:r>
      <w:r w:rsidR="00083EB1" w:rsidRPr="00194C1D">
        <w:rPr>
          <w:rFonts w:ascii="Times New Roman" w:hAnsi="Times New Roman" w:cs="Times New Roman"/>
          <w:sz w:val="24"/>
          <w:szCs w:val="24"/>
          <w:rPrChange w:id="240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0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0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09"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410"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411" w:author="Owner" w:date="2017-04-10T10:31:00Z">
            <w:rPr>
              <w:rFonts w:ascii="Times New Roman" w:hAnsi="Times New Roman"/>
              <w:sz w:val="24"/>
              <w:szCs w:val="24"/>
            </w:rPr>
          </w:rPrChange>
        </w:rPr>
        <w:t>23)</w:t>
      </w:r>
    </w:p>
    <w:p w:rsidR="00DD093B" w:rsidRPr="00194C1D" w:rsidRDefault="00DD093B" w:rsidP="00D20A24">
      <w:pPr>
        <w:rPr>
          <w:rFonts w:ascii="Times New Roman" w:hAnsi="Times New Roman" w:cs="Times New Roman"/>
          <w:sz w:val="24"/>
          <w:szCs w:val="24"/>
          <w:rPrChange w:id="2412" w:author="Owner" w:date="2017-04-10T10:31:00Z">
            <w:rPr>
              <w:rFonts w:ascii="Times New Roman" w:hAnsi="Times New Roman"/>
              <w:sz w:val="24"/>
              <w:szCs w:val="24"/>
            </w:rPr>
          </w:rPrChange>
        </w:rPr>
      </w:pPr>
    </w:p>
    <w:p w:rsidR="00DD093B" w:rsidRPr="00194C1D" w:rsidRDefault="00DD093B" w:rsidP="00D20A24">
      <w:pPr>
        <w:rPr>
          <w:rFonts w:ascii="Times New Roman" w:hAnsi="Times New Roman" w:cs="Times New Roman"/>
          <w:sz w:val="24"/>
          <w:szCs w:val="24"/>
          <w:rPrChange w:id="241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14" w:author="Owner" w:date="2017-04-10T10:31:00Z">
            <w:rPr>
              <w:rFonts w:ascii="Times New Roman" w:hAnsi="Times New Roman"/>
              <w:sz w:val="24"/>
              <w:szCs w:val="24"/>
            </w:rPr>
          </w:rPrChange>
        </w:rPr>
        <w:t xml:space="preserve">The total number of spawners is thus the sum of NT, </w:t>
      </w:r>
      <w:r w:rsidR="00987C2C" w:rsidRPr="00194C1D">
        <w:rPr>
          <w:rFonts w:ascii="Times New Roman" w:hAnsi="Times New Roman" w:cs="Times New Roman"/>
          <w:sz w:val="24"/>
          <w:szCs w:val="24"/>
          <w:rPrChange w:id="2415" w:author="Owner" w:date="2017-04-10T10:31:00Z">
            <w:rPr>
              <w:rFonts w:ascii="Times New Roman" w:hAnsi="Times New Roman"/>
              <w:sz w:val="24"/>
              <w:szCs w:val="24"/>
            </w:rPr>
          </w:rPrChange>
        </w:rPr>
        <w:t>less</w:t>
      </w:r>
      <w:r w:rsidRPr="00194C1D">
        <w:rPr>
          <w:rFonts w:ascii="Times New Roman" w:hAnsi="Times New Roman" w:cs="Times New Roman"/>
          <w:sz w:val="24"/>
          <w:szCs w:val="24"/>
          <w:rPrChange w:id="2416" w:author="Owner" w:date="2017-04-10T10:31:00Z">
            <w:rPr>
              <w:rFonts w:ascii="Times New Roman" w:hAnsi="Times New Roman"/>
              <w:sz w:val="24"/>
              <w:szCs w:val="24"/>
            </w:rPr>
          </w:rPrChange>
        </w:rPr>
        <w:t xml:space="preserve"> the fraction harvested</w:t>
      </w:r>
      <w:r w:rsidR="00987C2C" w:rsidRPr="00194C1D">
        <w:rPr>
          <w:rFonts w:ascii="Times New Roman" w:hAnsi="Times New Roman" w:cs="Times New Roman"/>
          <w:sz w:val="24"/>
          <w:szCs w:val="24"/>
          <w:rPrChange w:id="2417" w:author="Owner" w:date="2017-04-10T10:31:00Z">
            <w:rPr>
              <w:rFonts w:ascii="Times New Roman" w:hAnsi="Times New Roman"/>
              <w:sz w:val="24"/>
              <w:szCs w:val="24"/>
            </w:rPr>
          </w:rPrChange>
        </w:rPr>
        <w:t>;</w:t>
      </w:r>
      <w:r w:rsidR="00023C2E" w:rsidRPr="00194C1D">
        <w:rPr>
          <w:rFonts w:ascii="Times New Roman" w:hAnsi="Times New Roman" w:cs="Times New Roman"/>
          <w:sz w:val="24"/>
          <w:szCs w:val="24"/>
          <w:rPrChange w:id="2418" w:author="Owner" w:date="2017-04-10T10:31:00Z">
            <w:rPr>
              <w:rFonts w:ascii="Times New Roman" w:hAnsi="Times New Roman"/>
              <w:sz w:val="24"/>
              <w:szCs w:val="24"/>
            </w:rPr>
          </w:rPrChange>
        </w:rPr>
        <w:t xml:space="preserve"> as well as the </w:t>
      </w:r>
      <w:r w:rsidR="00987C2C" w:rsidRPr="00194C1D">
        <w:rPr>
          <w:rFonts w:ascii="Times New Roman" w:hAnsi="Times New Roman" w:cs="Times New Roman"/>
          <w:sz w:val="24"/>
          <w:szCs w:val="24"/>
          <w:rPrChange w:id="2419" w:author="Owner" w:date="2017-04-10T10:31:00Z">
            <w:rPr>
              <w:rFonts w:ascii="Times New Roman" w:hAnsi="Times New Roman"/>
              <w:sz w:val="24"/>
              <w:szCs w:val="24"/>
            </w:rPr>
          </w:rPrChange>
        </w:rPr>
        <w:t xml:space="preserve">number of </w:t>
      </w:r>
      <w:r w:rsidR="00023C2E" w:rsidRPr="00194C1D">
        <w:rPr>
          <w:rFonts w:ascii="Times New Roman" w:hAnsi="Times New Roman" w:cs="Times New Roman"/>
          <w:sz w:val="24"/>
          <w:szCs w:val="24"/>
          <w:rPrChange w:id="2420" w:author="Owner" w:date="2017-04-10T10:31:00Z">
            <w:rPr>
              <w:rFonts w:ascii="Times New Roman" w:hAnsi="Times New Roman"/>
              <w:sz w:val="24"/>
              <w:szCs w:val="24"/>
            </w:rPr>
          </w:rPrChange>
        </w:rPr>
        <w:t>spawning “resident rainbows” (see section 4.5)</w:t>
      </w:r>
      <w:r w:rsidRPr="00194C1D">
        <w:rPr>
          <w:rFonts w:ascii="Times New Roman" w:hAnsi="Times New Roman" w:cs="Times New Roman"/>
          <w:sz w:val="24"/>
          <w:szCs w:val="24"/>
          <w:rPrChange w:id="2421" w:author="Owner" w:date="2017-04-10T10:31:00Z">
            <w:rPr>
              <w:rFonts w:ascii="Times New Roman" w:hAnsi="Times New Roman"/>
              <w:sz w:val="24"/>
              <w:szCs w:val="24"/>
            </w:rPr>
          </w:rPrChange>
        </w:rPr>
        <w:t>:</w:t>
      </w:r>
    </w:p>
    <w:p w:rsidR="00860E55" w:rsidRPr="00194C1D" w:rsidRDefault="00860E55" w:rsidP="00D20A24">
      <w:pPr>
        <w:rPr>
          <w:rFonts w:ascii="Times New Roman" w:hAnsi="Times New Roman" w:cs="Times New Roman"/>
          <w:sz w:val="24"/>
          <w:szCs w:val="24"/>
          <w:rPrChange w:id="2422" w:author="Owner" w:date="2017-04-10T10:31:00Z">
            <w:rPr>
              <w:rFonts w:ascii="Times New Roman" w:hAnsi="Times New Roman"/>
              <w:sz w:val="24"/>
              <w:szCs w:val="24"/>
            </w:rPr>
          </w:rPrChange>
        </w:rPr>
      </w:pPr>
    </w:p>
    <w:p w:rsidR="00083EB1" w:rsidRPr="00194C1D" w:rsidRDefault="00023C2E" w:rsidP="00D20A24">
      <w:pPr>
        <w:rPr>
          <w:rFonts w:ascii="Times New Roman" w:hAnsi="Times New Roman" w:cs="Times New Roman"/>
          <w:sz w:val="24"/>
          <w:szCs w:val="24"/>
          <w:rPrChange w:id="242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24" w:author="Owner" w:date="2017-04-10T10:31:00Z">
            <w:rPr>
              <w:rFonts w:ascii="Times New Roman" w:hAnsi="Times New Roman"/>
              <w:sz w:val="24"/>
              <w:szCs w:val="24"/>
            </w:rPr>
          </w:rPrChange>
        </w:rPr>
        <w:tab/>
      </w:r>
      <w:del w:id="2425" w:author="Mark Armour" w:date="2017-04-04T12:11:00Z">
        <w:r w:rsidRPr="00194C1D" w:rsidDel="004F4160">
          <w:rPr>
            <w:rFonts w:ascii="Times New Roman" w:hAnsi="Times New Roman" w:cs="Times New Roman"/>
            <w:sz w:val="24"/>
            <w:szCs w:val="24"/>
            <w:rPrChange w:id="2426" w:author="Owner" w:date="2017-04-10T10:31:00Z">
              <w:rPr>
                <w:rFonts w:ascii="Times New Roman" w:hAnsi="Times New Roman"/>
                <w:sz w:val="24"/>
                <w:szCs w:val="24"/>
              </w:rPr>
            </w:rPrChange>
          </w:rPr>
          <w:delText>N[</w:delText>
        </w:r>
      </w:del>
      <w:ins w:id="2427" w:author="Mark Armour" w:date="2017-04-04T12:11:00Z">
        <w:r w:rsidR="004F4160" w:rsidRPr="00194C1D">
          <w:rPr>
            <w:rFonts w:ascii="Times New Roman" w:hAnsi="Times New Roman" w:cs="Times New Roman"/>
            <w:sz w:val="24"/>
            <w:szCs w:val="24"/>
            <w:rPrChange w:id="2428" w:author="Owner" w:date="2017-04-10T10:31:00Z">
              <w:rPr>
                <w:rFonts w:ascii="Times New Roman" w:hAnsi="Times New Roman"/>
                <w:sz w:val="24"/>
                <w:szCs w:val="24"/>
              </w:rPr>
            </w:rPrChange>
          </w:rPr>
          <w:t>N_</w:t>
        </w:r>
        <w:proofErr w:type="gramStart"/>
        <w:r w:rsidR="004F4160" w:rsidRPr="00194C1D">
          <w:rPr>
            <w:rFonts w:ascii="Times New Roman" w:hAnsi="Times New Roman" w:cs="Times New Roman"/>
            <w:sz w:val="24"/>
            <w:szCs w:val="24"/>
            <w:rPrChange w:id="2429" w:author="Owner" w:date="2017-04-10T10:31:00Z">
              <w:rPr>
                <w:rFonts w:ascii="Times New Roman" w:hAnsi="Times New Roman"/>
                <w:sz w:val="24"/>
                <w:szCs w:val="24"/>
              </w:rPr>
            </w:rPrChange>
          </w:rPr>
          <w:t>FISH[</w:t>
        </w:r>
      </w:ins>
      <w:proofErr w:type="gramEnd"/>
      <w:r w:rsidRPr="00194C1D">
        <w:rPr>
          <w:rFonts w:ascii="Times New Roman" w:hAnsi="Times New Roman" w:cs="Times New Roman"/>
          <w:sz w:val="24"/>
          <w:szCs w:val="24"/>
          <w:rPrChange w:id="2430" w:author="Owner" w:date="2017-04-10T10:31:00Z">
            <w:rPr>
              <w:rFonts w:ascii="Times New Roman" w:hAnsi="Times New Roman"/>
              <w:sz w:val="24"/>
              <w:szCs w:val="24"/>
            </w:rPr>
          </w:rPrChange>
        </w:rPr>
        <w:t xml:space="preserve">k, 1, t+1] = sum(NT[k,,t+1]) * (1-harvest.wild[k,t]) </w:t>
      </w:r>
    </w:p>
    <w:p w:rsidR="00DD093B" w:rsidRPr="00194C1D" w:rsidRDefault="00023C2E" w:rsidP="00083EB1">
      <w:pPr>
        <w:ind w:left="1440" w:firstLine="720"/>
        <w:rPr>
          <w:rFonts w:ascii="Times New Roman" w:hAnsi="Times New Roman" w:cs="Times New Roman"/>
          <w:sz w:val="24"/>
          <w:szCs w:val="24"/>
          <w:rPrChange w:id="2431" w:author="Owner" w:date="2017-04-10T10:31:00Z">
            <w:rPr>
              <w:rFonts w:ascii="Times New Roman" w:hAnsi="Times New Roman"/>
              <w:sz w:val="24"/>
              <w:szCs w:val="24"/>
            </w:rPr>
          </w:rPrChange>
        </w:rPr>
      </w:pPr>
      <w:r w:rsidRPr="00194C1D">
        <w:rPr>
          <w:rFonts w:ascii="Times New Roman" w:hAnsi="Times New Roman" w:cs="Times New Roman"/>
          <w:sz w:val="24"/>
          <w:szCs w:val="24"/>
          <w:rPrChange w:id="2432" w:author="Owner" w:date="2017-04-10T10:31:00Z">
            <w:rPr>
              <w:rFonts w:ascii="Times New Roman" w:hAnsi="Times New Roman"/>
              <w:sz w:val="24"/>
              <w:szCs w:val="24"/>
            </w:rPr>
          </w:rPrChange>
        </w:rPr>
        <w:t xml:space="preserve">+ </w:t>
      </w:r>
      <w:proofErr w:type="gramStart"/>
      <w:r w:rsidRPr="00194C1D">
        <w:rPr>
          <w:rFonts w:ascii="Times New Roman" w:hAnsi="Times New Roman" w:cs="Times New Roman"/>
          <w:sz w:val="24"/>
          <w:szCs w:val="24"/>
          <w:rPrChange w:id="2433" w:author="Owner" w:date="2017-04-10T10:31:00Z">
            <w:rPr>
              <w:rFonts w:ascii="Times New Roman" w:hAnsi="Times New Roman"/>
              <w:sz w:val="24"/>
              <w:szCs w:val="24"/>
            </w:rPr>
          </w:rPrChange>
        </w:rPr>
        <w:t>sum(</w:t>
      </w:r>
      <w:proofErr w:type="gramEnd"/>
      <w:r w:rsidRPr="00194C1D">
        <w:rPr>
          <w:rFonts w:ascii="Times New Roman" w:hAnsi="Times New Roman" w:cs="Times New Roman"/>
          <w:sz w:val="24"/>
          <w:szCs w:val="24"/>
          <w:rPrChange w:id="2434" w:author="Owner" w:date="2017-04-10T10:31:00Z">
            <w:rPr>
              <w:rFonts w:ascii="Times New Roman" w:hAnsi="Times New Roman"/>
              <w:sz w:val="24"/>
              <w:szCs w:val="24"/>
            </w:rPr>
          </w:rPrChange>
        </w:rPr>
        <w:t>RainbowSpawners)</w:t>
      </w:r>
      <w:r w:rsidR="00083EB1" w:rsidRPr="00194C1D">
        <w:rPr>
          <w:rFonts w:ascii="Times New Roman" w:hAnsi="Times New Roman" w:cs="Times New Roman"/>
          <w:sz w:val="24"/>
          <w:szCs w:val="24"/>
          <w:rPrChange w:id="2435"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39"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40"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441"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442" w:author="Owner" w:date="2017-04-10T10:31:00Z">
            <w:rPr>
              <w:rFonts w:ascii="Times New Roman" w:hAnsi="Times New Roman"/>
              <w:sz w:val="24"/>
              <w:szCs w:val="24"/>
            </w:rPr>
          </w:rPrChange>
        </w:rPr>
        <w:t>24)</w:t>
      </w:r>
    </w:p>
    <w:p w:rsidR="00987C2C" w:rsidRPr="00194C1D" w:rsidRDefault="00987C2C" w:rsidP="00D20A24">
      <w:pPr>
        <w:rPr>
          <w:rFonts w:ascii="Times New Roman" w:hAnsi="Times New Roman" w:cs="Times New Roman"/>
          <w:sz w:val="24"/>
          <w:szCs w:val="24"/>
          <w:rPrChange w:id="2443" w:author="Owner" w:date="2017-04-10T10:31:00Z">
            <w:rPr>
              <w:rFonts w:ascii="Times New Roman" w:hAnsi="Times New Roman"/>
              <w:sz w:val="24"/>
              <w:szCs w:val="24"/>
            </w:rPr>
          </w:rPrChange>
        </w:rPr>
      </w:pPr>
    </w:p>
    <w:p w:rsidR="00987C2C" w:rsidRPr="00194C1D" w:rsidRDefault="00987C2C" w:rsidP="00D20A24">
      <w:pPr>
        <w:rPr>
          <w:rFonts w:ascii="Times New Roman" w:hAnsi="Times New Roman" w:cs="Times New Roman"/>
          <w:sz w:val="24"/>
          <w:szCs w:val="24"/>
          <w:rPrChange w:id="2444" w:author="Owner" w:date="2017-04-10T10:31:00Z">
            <w:rPr>
              <w:rFonts w:ascii="Times New Roman" w:hAnsi="Times New Roman"/>
              <w:sz w:val="24"/>
              <w:szCs w:val="24"/>
            </w:rPr>
          </w:rPrChange>
        </w:rPr>
      </w:pPr>
      <w:r w:rsidRPr="00194C1D">
        <w:rPr>
          <w:rFonts w:ascii="Times New Roman" w:hAnsi="Times New Roman" w:cs="Times New Roman"/>
          <w:sz w:val="24"/>
          <w:szCs w:val="24"/>
          <w:rPrChange w:id="2445" w:author="Owner" w:date="2017-04-10T10:31:00Z">
            <w:rPr>
              <w:rFonts w:ascii="Times New Roman" w:hAnsi="Times New Roman"/>
              <w:sz w:val="24"/>
              <w:szCs w:val="24"/>
            </w:rPr>
          </w:rPrChange>
        </w:rPr>
        <w:t xml:space="preserve">Note that for non-steelhead modeling, the probability of a “resident rainbow” (a </w:t>
      </w:r>
      <w:del w:id="2446" w:author="Mark Armour" w:date="2017-04-04T11:57:00Z">
        <w:r w:rsidRPr="00194C1D" w:rsidDel="005B25B5">
          <w:rPr>
            <w:rFonts w:ascii="Times New Roman" w:hAnsi="Times New Roman" w:cs="Times New Roman"/>
            <w:sz w:val="24"/>
            <w:szCs w:val="24"/>
            <w:rPrChange w:id="2447" w:author="Owner" w:date="2017-04-10T10:31:00Z">
              <w:rPr>
                <w:rFonts w:ascii="Times New Roman" w:hAnsi="Times New Roman"/>
                <w:sz w:val="24"/>
                <w:szCs w:val="24"/>
              </w:rPr>
            </w:rPrChange>
          </w:rPr>
          <w:delText>pre-smolt</w:delText>
        </w:r>
      </w:del>
      <w:ins w:id="2448" w:author="Mark Armour" w:date="2017-04-04T11:57:00Z">
        <w:r w:rsidR="005B25B5" w:rsidRPr="00194C1D">
          <w:rPr>
            <w:rFonts w:ascii="Times New Roman" w:hAnsi="Times New Roman" w:cs="Times New Roman"/>
            <w:sz w:val="24"/>
            <w:szCs w:val="24"/>
            <w:rPrChange w:id="2449"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450" w:author="Owner" w:date="2017-04-10T10:31:00Z">
            <w:rPr>
              <w:rFonts w:ascii="Times New Roman" w:hAnsi="Times New Roman"/>
              <w:sz w:val="24"/>
              <w:szCs w:val="24"/>
            </w:rPr>
          </w:rPrChange>
        </w:rPr>
        <w:t xml:space="preserve"> that spawns without having migrated to the ocean) will be</w:t>
      </w:r>
      <w:r w:rsidR="00860E55" w:rsidRPr="00194C1D">
        <w:rPr>
          <w:rFonts w:ascii="Times New Roman" w:hAnsi="Times New Roman" w:cs="Times New Roman"/>
          <w:sz w:val="24"/>
          <w:szCs w:val="24"/>
          <w:rPrChange w:id="2451" w:author="Owner" w:date="2017-04-10T10:31:00Z">
            <w:rPr>
              <w:rFonts w:ascii="Times New Roman" w:hAnsi="Times New Roman"/>
              <w:sz w:val="24"/>
              <w:szCs w:val="24"/>
            </w:rPr>
          </w:rPrChange>
        </w:rPr>
        <w:t xml:space="preserve"> user specified as</w:t>
      </w:r>
      <w:r w:rsidRPr="00194C1D">
        <w:rPr>
          <w:rFonts w:ascii="Times New Roman" w:hAnsi="Times New Roman" w:cs="Times New Roman"/>
          <w:sz w:val="24"/>
          <w:szCs w:val="24"/>
          <w:rPrChange w:id="2452" w:author="Owner" w:date="2017-04-10T10:31:00Z">
            <w:rPr>
              <w:rFonts w:ascii="Times New Roman" w:hAnsi="Times New Roman"/>
              <w:sz w:val="24"/>
              <w:szCs w:val="24"/>
            </w:rPr>
          </w:rPrChange>
        </w:rPr>
        <w:t xml:space="preserve"> zero.  </w:t>
      </w:r>
    </w:p>
    <w:p w:rsidR="00DD093B" w:rsidRPr="00194C1D" w:rsidRDefault="00987C2C" w:rsidP="00D20A24">
      <w:pPr>
        <w:rPr>
          <w:rFonts w:ascii="Times New Roman" w:hAnsi="Times New Roman" w:cs="Times New Roman"/>
          <w:sz w:val="24"/>
          <w:szCs w:val="24"/>
          <w:rPrChange w:id="245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54" w:author="Owner" w:date="2017-04-10T10:31:00Z">
            <w:rPr>
              <w:rFonts w:ascii="Times New Roman" w:hAnsi="Times New Roman"/>
              <w:sz w:val="24"/>
              <w:szCs w:val="24"/>
            </w:rPr>
          </w:rPrChange>
        </w:rPr>
        <w:t>Finally, the f</w:t>
      </w:r>
      <w:r w:rsidR="00DD093B" w:rsidRPr="00194C1D">
        <w:rPr>
          <w:rFonts w:ascii="Times New Roman" w:hAnsi="Times New Roman" w:cs="Times New Roman"/>
          <w:sz w:val="24"/>
          <w:szCs w:val="24"/>
          <w:rPrChange w:id="2455" w:author="Owner" w:date="2017-04-10T10:31:00Z">
            <w:rPr>
              <w:rFonts w:ascii="Times New Roman" w:hAnsi="Times New Roman"/>
              <w:sz w:val="24"/>
              <w:szCs w:val="24"/>
            </w:rPr>
          </w:rPrChange>
        </w:rPr>
        <w:t>ecundity of the spawners is a weighted average of the fecundity of the</w:t>
      </w:r>
      <w:r w:rsidR="00023C2E" w:rsidRPr="00194C1D">
        <w:rPr>
          <w:rFonts w:ascii="Times New Roman" w:hAnsi="Times New Roman" w:cs="Times New Roman"/>
          <w:sz w:val="24"/>
          <w:szCs w:val="24"/>
          <w:rPrChange w:id="2456" w:author="Owner" w:date="2017-04-10T10:31:00Z">
            <w:rPr>
              <w:rFonts w:ascii="Times New Roman" w:hAnsi="Times New Roman"/>
              <w:sz w:val="24"/>
              <w:szCs w:val="24"/>
            </w:rPr>
          </w:rPrChange>
        </w:rPr>
        <w:t xml:space="preserve"> spawning</w:t>
      </w:r>
      <w:r w:rsidR="00DD093B" w:rsidRPr="00194C1D">
        <w:rPr>
          <w:rFonts w:ascii="Times New Roman" w:hAnsi="Times New Roman" w:cs="Times New Roman"/>
          <w:sz w:val="24"/>
          <w:szCs w:val="24"/>
          <w:rPrChange w:id="2457" w:author="Owner" w:date="2017-04-10T10:31:00Z">
            <w:rPr>
              <w:rFonts w:ascii="Times New Roman" w:hAnsi="Times New Roman"/>
              <w:sz w:val="24"/>
              <w:szCs w:val="24"/>
            </w:rPr>
          </w:rPrChange>
        </w:rPr>
        <w:t xml:space="preserve"> fish </w:t>
      </w:r>
      <w:r w:rsidR="00023C2E" w:rsidRPr="00194C1D">
        <w:rPr>
          <w:rFonts w:ascii="Times New Roman" w:hAnsi="Times New Roman" w:cs="Times New Roman"/>
          <w:sz w:val="24"/>
          <w:szCs w:val="24"/>
          <w:rPrChange w:id="2458" w:author="Owner" w:date="2017-04-10T10:31:00Z">
            <w:rPr>
              <w:rFonts w:ascii="Times New Roman" w:hAnsi="Times New Roman"/>
              <w:sz w:val="24"/>
              <w:szCs w:val="24"/>
            </w:rPr>
          </w:rPrChange>
        </w:rPr>
        <w:t>(</w:t>
      </w:r>
      <w:r w:rsidR="00DD093B" w:rsidRPr="00194C1D">
        <w:rPr>
          <w:rFonts w:ascii="Times New Roman" w:hAnsi="Times New Roman" w:cs="Times New Roman"/>
          <w:sz w:val="24"/>
          <w:szCs w:val="24"/>
          <w:rPrChange w:id="2459" w:author="Owner" w:date="2017-04-10T10:31:00Z">
            <w:rPr>
              <w:rFonts w:ascii="Times New Roman" w:hAnsi="Times New Roman"/>
              <w:sz w:val="24"/>
              <w:szCs w:val="24"/>
            </w:rPr>
          </w:rPrChange>
        </w:rPr>
        <w:t xml:space="preserve">by ocean age </w:t>
      </w:r>
      <w:r w:rsidR="00860E55" w:rsidRPr="00194C1D">
        <w:rPr>
          <w:rFonts w:ascii="Times New Roman" w:hAnsi="Times New Roman" w:cs="Times New Roman"/>
          <w:sz w:val="24"/>
          <w:szCs w:val="24"/>
          <w:rPrChange w:id="2460" w:author="Owner" w:date="2017-04-10T10:31:00Z">
            <w:rPr>
              <w:rFonts w:ascii="Times New Roman" w:hAnsi="Times New Roman"/>
              <w:sz w:val="24"/>
              <w:szCs w:val="24"/>
            </w:rPr>
          </w:rPrChange>
        </w:rPr>
        <w:t xml:space="preserve">and resident rainbow age), </w:t>
      </w:r>
      <w:r w:rsidR="00DD093B" w:rsidRPr="00194C1D">
        <w:rPr>
          <w:rFonts w:ascii="Times New Roman" w:hAnsi="Times New Roman" w:cs="Times New Roman"/>
          <w:sz w:val="24"/>
          <w:szCs w:val="24"/>
          <w:rPrChange w:id="2461" w:author="Owner" w:date="2017-04-10T10:31:00Z">
            <w:rPr>
              <w:rFonts w:ascii="Times New Roman" w:hAnsi="Times New Roman"/>
              <w:sz w:val="24"/>
              <w:szCs w:val="24"/>
            </w:rPr>
          </w:rPrChange>
        </w:rPr>
        <w:t>as follows:</w:t>
      </w:r>
    </w:p>
    <w:p w:rsidR="00023C2E" w:rsidRPr="00194C1D" w:rsidRDefault="00023C2E" w:rsidP="00023C2E">
      <w:pPr>
        <w:ind w:left="720"/>
        <w:rPr>
          <w:rFonts w:ascii="Times New Roman" w:hAnsi="Times New Roman" w:cs="Times New Roman"/>
          <w:sz w:val="24"/>
          <w:szCs w:val="24"/>
          <w:rPrChange w:id="2462" w:author="Owner" w:date="2017-04-10T10:31:00Z">
            <w:rPr>
              <w:rFonts w:ascii="Times New Roman" w:hAnsi="Times New Roman"/>
              <w:sz w:val="24"/>
              <w:szCs w:val="24"/>
            </w:rPr>
          </w:rPrChange>
        </w:rPr>
      </w:pPr>
      <w:r w:rsidRPr="00194C1D">
        <w:rPr>
          <w:rFonts w:ascii="Times New Roman" w:hAnsi="Times New Roman" w:cs="Times New Roman"/>
          <w:sz w:val="24"/>
          <w:szCs w:val="24"/>
          <w:rPrChange w:id="2463" w:author="Owner" w:date="2017-04-10T10:31:00Z">
            <w:rPr>
              <w:rFonts w:ascii="Times New Roman" w:hAnsi="Times New Roman"/>
              <w:sz w:val="24"/>
              <w:szCs w:val="24"/>
            </w:rPr>
          </w:rPrChange>
        </w:rPr>
        <w:lastRenderedPageBreak/>
        <w:t xml:space="preserve">Fecund[k,t+1] =  (sum(NT[k,,t+1]*Fc.by.O.Age[k,,t+1]) + </w:t>
      </w:r>
      <w:r w:rsidR="00810986" w:rsidRPr="00194C1D">
        <w:rPr>
          <w:rFonts w:ascii="Times New Roman" w:hAnsi="Times New Roman" w:cs="Times New Roman"/>
          <w:sz w:val="24"/>
          <w:szCs w:val="24"/>
          <w:rPrChange w:id="2464" w:author="Owner" w:date="2017-04-10T10:31:00Z">
            <w:rPr>
              <w:rFonts w:ascii="Times New Roman" w:hAnsi="Times New Roman"/>
              <w:sz w:val="24"/>
              <w:szCs w:val="24"/>
            </w:rPr>
          </w:rPrChange>
        </w:rPr>
        <w:t xml:space="preserve">           </w:t>
      </w:r>
      <w:r w:rsidRPr="00194C1D">
        <w:rPr>
          <w:rFonts w:ascii="Times New Roman" w:hAnsi="Times New Roman" w:cs="Times New Roman"/>
          <w:sz w:val="24"/>
          <w:szCs w:val="24"/>
          <w:rPrChange w:id="2465" w:author="Owner" w:date="2017-04-10T10:31:00Z">
            <w:rPr>
              <w:rFonts w:ascii="Times New Roman" w:hAnsi="Times New Roman"/>
              <w:sz w:val="24"/>
              <w:szCs w:val="24"/>
            </w:rPr>
          </w:rPrChange>
        </w:rPr>
        <w:t>sum(RainbowSpawners*N5.Rainbow.Fecundity[k,,t+1]))   /                      (sum(NT[k,,t+1])+sum(RainbowSpawners))</w:t>
      </w:r>
      <w:r w:rsidR="00083EB1" w:rsidRPr="00194C1D">
        <w:rPr>
          <w:rFonts w:ascii="Times New Roman" w:hAnsi="Times New Roman" w:cs="Times New Roman"/>
          <w:sz w:val="24"/>
          <w:szCs w:val="24"/>
          <w:rPrChange w:id="2466"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67"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68"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69" w:author="Owner" w:date="2017-04-10T10:31:00Z">
            <w:rPr>
              <w:rFonts w:ascii="Times New Roman" w:hAnsi="Times New Roman"/>
              <w:sz w:val="24"/>
              <w:szCs w:val="24"/>
            </w:rPr>
          </w:rPrChange>
        </w:rPr>
        <w:tab/>
      </w:r>
      <w:r w:rsidR="00810986" w:rsidRPr="00194C1D">
        <w:rPr>
          <w:rFonts w:ascii="Times New Roman" w:hAnsi="Times New Roman" w:cs="Times New Roman"/>
          <w:sz w:val="24"/>
          <w:szCs w:val="24"/>
          <w:rPrChange w:id="2470" w:author="Owner" w:date="2017-04-10T10:31:00Z">
            <w:rPr>
              <w:rFonts w:ascii="Times New Roman" w:hAnsi="Times New Roman"/>
              <w:sz w:val="24"/>
              <w:szCs w:val="24"/>
            </w:rPr>
          </w:rPrChange>
        </w:rPr>
        <w:tab/>
      </w:r>
      <w:r w:rsidR="00083EB1" w:rsidRPr="00194C1D">
        <w:rPr>
          <w:rFonts w:ascii="Times New Roman" w:hAnsi="Times New Roman" w:cs="Times New Roman"/>
          <w:sz w:val="24"/>
          <w:szCs w:val="24"/>
          <w:rPrChange w:id="2471" w:author="Owner" w:date="2017-04-10T10:31:00Z">
            <w:rPr>
              <w:rFonts w:ascii="Times New Roman" w:hAnsi="Times New Roman"/>
              <w:sz w:val="24"/>
              <w:szCs w:val="24"/>
            </w:rPr>
          </w:rPrChange>
        </w:rPr>
        <w:tab/>
        <w:t>(</w:t>
      </w:r>
      <w:r w:rsidR="00083EB1" w:rsidRPr="00194C1D">
        <w:rPr>
          <w:rFonts w:ascii="Times New Roman" w:hAnsi="Times New Roman" w:cs="Times New Roman"/>
          <w:sz w:val="24"/>
          <w:szCs w:val="24"/>
          <w:rPrChange w:id="2472" w:author="Owner" w:date="2017-04-10T10:31:00Z">
            <w:rPr>
              <w:rFonts w:ascii="Times New Roman" w:hAnsi="Times New Roman" w:cs="Times New Roman"/>
              <w:sz w:val="24"/>
              <w:szCs w:val="24"/>
            </w:rPr>
          </w:rPrChange>
        </w:rPr>
        <w:t>4.</w:t>
      </w:r>
      <w:r w:rsidR="00083EB1" w:rsidRPr="00194C1D">
        <w:rPr>
          <w:rFonts w:ascii="Times New Roman" w:hAnsi="Times New Roman" w:cs="Times New Roman"/>
          <w:sz w:val="24"/>
          <w:szCs w:val="24"/>
          <w:rPrChange w:id="2473" w:author="Owner" w:date="2017-04-10T10:31:00Z">
            <w:rPr>
              <w:rFonts w:ascii="Times New Roman" w:hAnsi="Times New Roman"/>
              <w:sz w:val="24"/>
              <w:szCs w:val="24"/>
            </w:rPr>
          </w:rPrChange>
        </w:rPr>
        <w:t>25)</w:t>
      </w:r>
    </w:p>
    <w:p w:rsidR="00987C2C" w:rsidRPr="00194C1D" w:rsidRDefault="00023C2E" w:rsidP="00D20A24">
      <w:pPr>
        <w:rPr>
          <w:rFonts w:ascii="Times New Roman" w:hAnsi="Times New Roman" w:cs="Times New Roman"/>
          <w:sz w:val="24"/>
          <w:szCs w:val="24"/>
          <w:rPrChange w:id="2474" w:author="Owner" w:date="2017-04-10T10:31:00Z">
            <w:rPr>
              <w:rFonts w:ascii="Times New Roman" w:hAnsi="Times New Roman"/>
              <w:sz w:val="24"/>
              <w:szCs w:val="24"/>
            </w:rPr>
          </w:rPrChange>
        </w:rPr>
      </w:pPr>
      <w:r w:rsidRPr="00194C1D">
        <w:rPr>
          <w:rFonts w:ascii="Times New Roman" w:hAnsi="Times New Roman" w:cs="Times New Roman"/>
          <w:sz w:val="24"/>
          <w:szCs w:val="24"/>
          <w:rPrChange w:id="2475" w:author="Owner" w:date="2017-04-10T10:31:00Z">
            <w:rPr>
              <w:rFonts w:ascii="Times New Roman" w:hAnsi="Times New Roman"/>
              <w:sz w:val="24"/>
              <w:szCs w:val="24"/>
            </w:rPr>
          </w:rPrChange>
        </w:rPr>
        <w:t xml:space="preserve">The </w:t>
      </w:r>
      <w:r w:rsidR="00860E55" w:rsidRPr="00194C1D">
        <w:rPr>
          <w:rFonts w:ascii="Times New Roman" w:hAnsi="Times New Roman" w:cs="Times New Roman"/>
          <w:sz w:val="24"/>
          <w:szCs w:val="24"/>
          <w:rPrChange w:id="2476" w:author="Owner" w:date="2017-04-10T10:31:00Z">
            <w:rPr>
              <w:rFonts w:ascii="Times New Roman" w:hAnsi="Times New Roman"/>
              <w:sz w:val="24"/>
              <w:szCs w:val="24"/>
            </w:rPr>
          </w:rPrChange>
        </w:rPr>
        <w:t>fecundity</w:t>
      </w:r>
      <w:r w:rsidRPr="00194C1D">
        <w:rPr>
          <w:rFonts w:ascii="Times New Roman" w:hAnsi="Times New Roman" w:cs="Times New Roman"/>
          <w:sz w:val="24"/>
          <w:szCs w:val="24"/>
          <w:rPrChange w:id="2477" w:author="Owner" w:date="2017-04-10T10:31:00Z">
            <w:rPr>
              <w:rFonts w:ascii="Times New Roman" w:hAnsi="Times New Roman"/>
              <w:sz w:val="24"/>
              <w:szCs w:val="24"/>
            </w:rPr>
          </w:rPrChange>
        </w:rPr>
        <w:t xml:space="preserve"> by ocean age (for returning Steelhead), and for “</w:t>
      </w:r>
      <w:del w:id="2478" w:author="Mark Armour" w:date="2017-04-04T11:57:00Z">
        <w:r w:rsidRPr="00194C1D" w:rsidDel="005B25B5">
          <w:rPr>
            <w:rFonts w:ascii="Times New Roman" w:hAnsi="Times New Roman" w:cs="Times New Roman"/>
            <w:sz w:val="24"/>
            <w:szCs w:val="24"/>
            <w:rPrChange w:id="2479" w:author="Owner" w:date="2017-04-10T10:31:00Z">
              <w:rPr>
                <w:rFonts w:ascii="Times New Roman" w:hAnsi="Times New Roman"/>
                <w:sz w:val="24"/>
                <w:szCs w:val="24"/>
              </w:rPr>
            </w:rPrChange>
          </w:rPr>
          <w:delText>pre-smolt</w:delText>
        </w:r>
      </w:del>
      <w:ins w:id="2480" w:author="Mark Armour" w:date="2017-04-04T11:57:00Z">
        <w:r w:rsidR="005B25B5" w:rsidRPr="00194C1D">
          <w:rPr>
            <w:rFonts w:ascii="Times New Roman" w:hAnsi="Times New Roman" w:cs="Times New Roman"/>
            <w:sz w:val="24"/>
            <w:szCs w:val="24"/>
            <w:rPrChange w:id="2481" w:author="Owner" w:date="2017-04-10T10:31:00Z">
              <w:rPr>
                <w:rFonts w:ascii="Times New Roman" w:hAnsi="Times New Roman"/>
                <w:sz w:val="24"/>
                <w:szCs w:val="24"/>
              </w:rPr>
            </w:rPrChange>
          </w:rPr>
          <w:t>One-Plus</w:t>
        </w:r>
      </w:ins>
      <w:r w:rsidRPr="00194C1D">
        <w:rPr>
          <w:rFonts w:ascii="Times New Roman" w:hAnsi="Times New Roman" w:cs="Times New Roman"/>
          <w:sz w:val="24"/>
          <w:szCs w:val="24"/>
          <w:rPrChange w:id="2482" w:author="Owner" w:date="2017-04-10T10:31:00Z">
            <w:rPr>
              <w:rFonts w:ascii="Times New Roman" w:hAnsi="Times New Roman"/>
              <w:sz w:val="24"/>
              <w:szCs w:val="24"/>
            </w:rPr>
          </w:rPrChange>
        </w:rPr>
        <w:t xml:space="preserve"> age” (for resident rainbows) are user specified values in the input files (see section 7.2).</w:t>
      </w:r>
    </w:p>
    <w:p w:rsidR="000D5C58" w:rsidRPr="00194C1D" w:rsidRDefault="00DD093B" w:rsidP="00D20A24">
      <w:pPr>
        <w:rPr>
          <w:rFonts w:ascii="Times New Roman" w:hAnsi="Times New Roman" w:cs="Times New Roman"/>
          <w:sz w:val="24"/>
          <w:szCs w:val="24"/>
          <w:rPrChange w:id="2483" w:author="Owner" w:date="2017-04-10T10:31:00Z">
            <w:rPr>
              <w:rFonts w:ascii="Times New Roman" w:hAnsi="Times New Roman"/>
              <w:sz w:val="24"/>
              <w:szCs w:val="24"/>
            </w:rPr>
          </w:rPrChange>
        </w:rPr>
      </w:pPr>
      <w:r w:rsidRPr="00194C1D">
        <w:rPr>
          <w:rFonts w:ascii="Times New Roman" w:hAnsi="Times New Roman" w:cs="Times New Roman"/>
          <w:sz w:val="24"/>
          <w:szCs w:val="24"/>
          <w:rPrChange w:id="2484" w:author="Owner" w:date="2017-04-10T10:31:00Z">
            <w:rPr>
              <w:rFonts w:ascii="Times New Roman" w:hAnsi="Times New Roman"/>
              <w:sz w:val="24"/>
              <w:szCs w:val="24"/>
            </w:rPr>
          </w:rPrChange>
        </w:rPr>
        <w:t>The fecundity at time t+1 will factor into the site productivity for spawner to eggs for the next time cycle, as the survival p</w:t>
      </w:r>
      <w:r w:rsidR="000D5C58" w:rsidRPr="00194C1D">
        <w:rPr>
          <w:rFonts w:ascii="Times New Roman" w:hAnsi="Times New Roman" w:cs="Times New Roman"/>
          <w:sz w:val="24"/>
          <w:szCs w:val="24"/>
          <w:rPrChange w:id="2485" w:author="Owner" w:date="2017-04-10T10:31:00Z">
            <w:rPr>
              <w:rFonts w:ascii="Times New Roman" w:hAnsi="Times New Roman"/>
              <w:sz w:val="24"/>
              <w:szCs w:val="24"/>
            </w:rPr>
          </w:rPrChange>
        </w:rPr>
        <w:t xml:space="preserve">arameter on a per-fish basis.  </w:t>
      </w:r>
    </w:p>
    <w:p w:rsidR="00DD093B" w:rsidRPr="00194C1D" w:rsidRDefault="00DD093B" w:rsidP="00D20A24">
      <w:pPr>
        <w:rPr>
          <w:rFonts w:ascii="Times New Roman" w:hAnsi="Times New Roman" w:cs="Times New Roman"/>
          <w:sz w:val="24"/>
          <w:szCs w:val="24"/>
          <w:rPrChange w:id="2486" w:author="Owner" w:date="2017-04-10T10:31:00Z">
            <w:rPr>
              <w:rFonts w:ascii="Times New Roman" w:hAnsi="Times New Roman"/>
              <w:sz w:val="24"/>
              <w:szCs w:val="24"/>
            </w:rPr>
          </w:rPrChange>
        </w:rPr>
      </w:pPr>
      <w:r w:rsidRPr="00194C1D">
        <w:rPr>
          <w:rFonts w:ascii="Times New Roman" w:hAnsi="Times New Roman" w:cs="Times New Roman"/>
          <w:sz w:val="24"/>
          <w:szCs w:val="24"/>
          <w:rPrChange w:id="2487" w:author="Owner" w:date="2017-04-10T10:31:00Z">
            <w:rPr>
              <w:rFonts w:ascii="Times New Roman" w:hAnsi="Times New Roman"/>
              <w:sz w:val="24"/>
              <w:szCs w:val="24"/>
            </w:rPr>
          </w:rPrChange>
        </w:rPr>
        <w:t xml:space="preserve">Note that since Fecundity is on a </w:t>
      </w:r>
      <w:r w:rsidRPr="00194C1D">
        <w:rPr>
          <w:rFonts w:ascii="Times New Roman" w:hAnsi="Times New Roman" w:cs="Times New Roman"/>
          <w:b/>
          <w:sz w:val="24"/>
          <w:szCs w:val="24"/>
          <w:rPrChange w:id="2488" w:author="Owner" w:date="2017-04-10T10:31:00Z">
            <w:rPr>
              <w:rFonts w:ascii="Times New Roman" w:hAnsi="Times New Roman"/>
              <w:b/>
              <w:sz w:val="24"/>
              <w:szCs w:val="24"/>
            </w:rPr>
          </w:rPrChange>
        </w:rPr>
        <w:t>per-fish</w:t>
      </w:r>
      <w:r w:rsidRPr="00194C1D">
        <w:rPr>
          <w:rFonts w:ascii="Times New Roman" w:hAnsi="Times New Roman" w:cs="Times New Roman"/>
          <w:sz w:val="24"/>
          <w:szCs w:val="24"/>
          <w:rPrChange w:id="2489" w:author="Owner" w:date="2017-04-10T10:31:00Z">
            <w:rPr>
              <w:rFonts w:ascii="Times New Roman" w:hAnsi="Times New Roman"/>
              <w:sz w:val="24"/>
              <w:szCs w:val="24"/>
            </w:rPr>
          </w:rPrChange>
        </w:rPr>
        <w:t>, rather than per-female</w:t>
      </w:r>
      <w:r w:rsidR="00860E55" w:rsidRPr="00194C1D">
        <w:rPr>
          <w:rFonts w:ascii="Times New Roman" w:hAnsi="Times New Roman" w:cs="Times New Roman"/>
          <w:sz w:val="24"/>
          <w:szCs w:val="24"/>
          <w:rPrChange w:id="2490" w:author="Owner" w:date="2017-04-10T10:31:00Z">
            <w:rPr>
              <w:rFonts w:ascii="Times New Roman" w:hAnsi="Times New Roman"/>
              <w:sz w:val="24"/>
              <w:szCs w:val="24"/>
            </w:rPr>
          </w:rPrChange>
        </w:rPr>
        <w:t xml:space="preserve"> fish</w:t>
      </w:r>
      <w:r w:rsidRPr="00194C1D">
        <w:rPr>
          <w:rFonts w:ascii="Times New Roman" w:hAnsi="Times New Roman" w:cs="Times New Roman"/>
          <w:sz w:val="24"/>
          <w:szCs w:val="24"/>
          <w:rPrChange w:id="2491" w:author="Owner" w:date="2017-04-10T10:31:00Z">
            <w:rPr>
              <w:rFonts w:ascii="Times New Roman" w:hAnsi="Times New Roman"/>
              <w:sz w:val="24"/>
              <w:szCs w:val="24"/>
            </w:rPr>
          </w:rPrChange>
        </w:rPr>
        <w:t xml:space="preserve">, basis, the numbers in the input file need to </w:t>
      </w:r>
      <w:r w:rsidRPr="00194C1D">
        <w:rPr>
          <w:rFonts w:ascii="Times New Roman" w:hAnsi="Times New Roman" w:cs="Times New Roman"/>
          <w:b/>
          <w:sz w:val="24"/>
          <w:szCs w:val="24"/>
          <w:rPrChange w:id="2492" w:author="Owner" w:date="2017-04-10T10:31:00Z">
            <w:rPr>
              <w:rFonts w:ascii="Times New Roman" w:hAnsi="Times New Roman"/>
              <w:b/>
              <w:sz w:val="24"/>
              <w:szCs w:val="24"/>
            </w:rPr>
          </w:rPrChange>
        </w:rPr>
        <w:t>be specified as per-fish, not per-female</w:t>
      </w:r>
      <w:r w:rsidR="000D5C58" w:rsidRPr="00194C1D">
        <w:rPr>
          <w:rFonts w:ascii="Times New Roman" w:hAnsi="Times New Roman" w:cs="Times New Roman"/>
          <w:sz w:val="24"/>
          <w:szCs w:val="24"/>
          <w:rPrChange w:id="2493" w:author="Owner" w:date="2017-04-10T10:31:00Z">
            <w:rPr>
              <w:rFonts w:ascii="Times New Roman" w:hAnsi="Times New Roman"/>
              <w:sz w:val="24"/>
              <w:szCs w:val="24"/>
            </w:rPr>
          </w:rPrChange>
        </w:rPr>
        <w:t xml:space="preserve"> (See section 7).</w:t>
      </w:r>
    </w:p>
    <w:p w:rsidR="005805D8" w:rsidRPr="00194C1D" w:rsidRDefault="005805D8" w:rsidP="00D20A24">
      <w:pPr>
        <w:rPr>
          <w:rFonts w:ascii="Times New Roman" w:hAnsi="Times New Roman" w:cs="Times New Roman"/>
          <w:b/>
          <w:sz w:val="24"/>
          <w:szCs w:val="24"/>
          <w:rPrChange w:id="2494" w:author="Owner" w:date="2017-04-10T10:31:00Z">
            <w:rPr>
              <w:rFonts w:ascii="Times New Roman" w:hAnsi="Times New Roman" w:cs="Times New Roman"/>
              <w:b/>
              <w:sz w:val="24"/>
              <w:szCs w:val="24"/>
            </w:rPr>
          </w:rPrChange>
        </w:rPr>
      </w:pPr>
    </w:p>
    <w:p w:rsidR="00DD093B" w:rsidRPr="00194C1D" w:rsidRDefault="005805D8" w:rsidP="000572E4">
      <w:pPr>
        <w:pStyle w:val="ListParagraph"/>
        <w:numPr>
          <w:ilvl w:val="1"/>
          <w:numId w:val="1"/>
        </w:numPr>
        <w:rPr>
          <w:rFonts w:ascii="Times New Roman" w:hAnsi="Times New Roman" w:cs="Times New Roman"/>
          <w:b/>
          <w:sz w:val="24"/>
          <w:szCs w:val="24"/>
          <w:rPrChange w:id="2495" w:author="Owner" w:date="2017-04-10T10:31:00Z">
            <w:rPr>
              <w:rFonts w:ascii="Times New Roman" w:hAnsi="Times New Roman" w:cs="Times New Roman"/>
              <w:b/>
              <w:sz w:val="24"/>
              <w:szCs w:val="24"/>
            </w:rPr>
          </w:rPrChange>
        </w:rPr>
      </w:pPr>
      <w:bookmarkStart w:id="2496" w:name="_Ref327275655"/>
      <w:r w:rsidRPr="00194C1D">
        <w:rPr>
          <w:rFonts w:ascii="Times New Roman" w:hAnsi="Times New Roman" w:cs="Times New Roman"/>
          <w:b/>
          <w:sz w:val="24"/>
          <w:szCs w:val="24"/>
          <w:rPrChange w:id="2497" w:author="Owner" w:date="2017-04-10T10:31:00Z">
            <w:rPr>
              <w:rFonts w:ascii="Times New Roman" w:hAnsi="Times New Roman" w:cs="Times New Roman"/>
              <w:b/>
              <w:sz w:val="24"/>
              <w:szCs w:val="24"/>
            </w:rPr>
          </w:rPrChange>
        </w:rPr>
        <w:t>Cross-Site Migration Model</w:t>
      </w:r>
      <w:bookmarkEnd w:id="2496"/>
    </w:p>
    <w:p w:rsidR="004304CE" w:rsidRPr="00194C1D" w:rsidRDefault="004304CE" w:rsidP="00D20A24">
      <w:pPr>
        <w:rPr>
          <w:rFonts w:ascii="Times New Roman" w:hAnsi="Times New Roman" w:cs="Times New Roman"/>
          <w:sz w:val="24"/>
          <w:szCs w:val="24"/>
          <w:rPrChange w:id="2498" w:author="Owner" w:date="2017-04-10T10:31:00Z">
            <w:rPr>
              <w:rFonts w:ascii="Times New Roman" w:hAnsi="Times New Roman" w:cs="Times New Roman"/>
              <w:sz w:val="24"/>
              <w:szCs w:val="24"/>
            </w:rPr>
          </w:rPrChange>
        </w:rPr>
      </w:pPr>
      <w:r w:rsidRPr="00194C1D">
        <w:rPr>
          <w:rFonts w:ascii="Times New Roman" w:hAnsi="Times New Roman" w:cs="Times New Roman"/>
          <w:sz w:val="24"/>
          <w:szCs w:val="24"/>
          <w:rPrChange w:id="2499" w:author="Owner" w:date="2017-04-10T10:31:00Z">
            <w:rPr>
              <w:rFonts w:ascii="Times New Roman" w:hAnsi="Times New Roman" w:cs="Times New Roman"/>
              <w:sz w:val="24"/>
              <w:szCs w:val="24"/>
            </w:rPr>
          </w:rPrChange>
        </w:rPr>
        <w:t>When more than one si</w:t>
      </w:r>
      <w:r w:rsidR="00860E55" w:rsidRPr="00194C1D">
        <w:rPr>
          <w:rFonts w:ascii="Times New Roman" w:hAnsi="Times New Roman" w:cs="Times New Roman"/>
          <w:sz w:val="24"/>
          <w:szCs w:val="24"/>
          <w:rPrChange w:id="2500" w:author="Owner" w:date="2017-04-10T10:31:00Z">
            <w:rPr>
              <w:rFonts w:ascii="Times New Roman" w:hAnsi="Times New Roman" w:cs="Times New Roman"/>
              <w:sz w:val="24"/>
              <w:szCs w:val="24"/>
            </w:rPr>
          </w:rPrChange>
        </w:rPr>
        <w:t>te is modeled in parallel, the W</w:t>
      </w:r>
      <w:r w:rsidRPr="00194C1D">
        <w:rPr>
          <w:rFonts w:ascii="Times New Roman" w:hAnsi="Times New Roman" w:cs="Times New Roman"/>
          <w:sz w:val="24"/>
          <w:szCs w:val="24"/>
          <w:rPrChange w:id="2501" w:author="Owner" w:date="2017-04-10T10:31:00Z">
            <w:rPr>
              <w:rFonts w:ascii="Times New Roman" w:hAnsi="Times New Roman" w:cs="Times New Roman"/>
              <w:sz w:val="24"/>
              <w:szCs w:val="24"/>
            </w:rPr>
          </w:rPrChange>
        </w:rPr>
        <w:t>atershed model assumes there is a non-zero probability that a fish at a given life stage will emigrate from one site to another site.  A user input file is used to spe</w:t>
      </w:r>
      <w:r w:rsidR="00972CAC" w:rsidRPr="00194C1D">
        <w:rPr>
          <w:rFonts w:ascii="Times New Roman" w:hAnsi="Times New Roman" w:cs="Times New Roman"/>
          <w:sz w:val="24"/>
          <w:szCs w:val="24"/>
          <w:rPrChange w:id="2502" w:author="Owner" w:date="2017-04-10T10:31:00Z">
            <w:rPr>
              <w:rFonts w:ascii="Times New Roman" w:hAnsi="Times New Roman" w:cs="Times New Roman"/>
              <w:sz w:val="24"/>
              <w:szCs w:val="24"/>
            </w:rPr>
          </w:rPrChange>
        </w:rPr>
        <w:t>cify these probabilities, and after</w:t>
      </w:r>
      <w:r w:rsidRPr="00194C1D">
        <w:rPr>
          <w:rFonts w:ascii="Times New Roman" w:hAnsi="Times New Roman" w:cs="Times New Roman"/>
          <w:sz w:val="24"/>
          <w:szCs w:val="24"/>
          <w:rPrChange w:id="2503" w:author="Owner" w:date="2017-04-10T10:31:00Z">
            <w:rPr>
              <w:rFonts w:ascii="Times New Roman" w:hAnsi="Times New Roman" w:cs="Times New Roman"/>
              <w:sz w:val="24"/>
              <w:szCs w:val="24"/>
            </w:rPr>
          </w:rPrChange>
        </w:rPr>
        <w:t xml:space="preserve"> each iteration of the full Beverton</w:t>
      </w:r>
      <w:r w:rsidR="00972CAC" w:rsidRPr="00194C1D">
        <w:rPr>
          <w:rFonts w:ascii="Times New Roman" w:hAnsi="Times New Roman" w:cs="Times New Roman"/>
          <w:sz w:val="24"/>
          <w:szCs w:val="24"/>
          <w:rPrChange w:id="2504" w:author="Owner" w:date="2017-04-10T10:31:00Z">
            <w:rPr>
              <w:rFonts w:ascii="Times New Roman" w:hAnsi="Times New Roman" w:cs="Times New Roman"/>
              <w:sz w:val="24"/>
              <w:szCs w:val="24"/>
            </w:rPr>
          </w:rPrChange>
        </w:rPr>
        <w:t>-</w:t>
      </w:r>
      <w:r w:rsidRPr="00194C1D">
        <w:rPr>
          <w:rFonts w:ascii="Times New Roman" w:hAnsi="Times New Roman" w:cs="Times New Roman"/>
          <w:sz w:val="24"/>
          <w:szCs w:val="24"/>
          <w:rPrChange w:id="2505" w:author="Owner" w:date="2017-04-10T10:31:00Z">
            <w:rPr>
              <w:rFonts w:ascii="Times New Roman" w:hAnsi="Times New Roman" w:cs="Times New Roman"/>
              <w:sz w:val="24"/>
              <w:szCs w:val="24"/>
            </w:rPr>
          </w:rPrChange>
        </w:rPr>
        <w:t xml:space="preserve">Holt sequence (across all life stage), a fraction of the populations at certain life stages is re-assigned to another site based on these probabilities.  </w:t>
      </w:r>
      <w:r w:rsidR="00972CAC" w:rsidRPr="00194C1D">
        <w:rPr>
          <w:rFonts w:ascii="Times New Roman" w:hAnsi="Times New Roman" w:cs="Times New Roman"/>
          <w:sz w:val="24"/>
          <w:szCs w:val="24"/>
          <w:rPrChange w:id="2506" w:author="Owner" w:date="2017-04-10T10:31:00Z">
            <w:rPr>
              <w:rFonts w:ascii="Times New Roman" w:hAnsi="Times New Roman" w:cs="Times New Roman"/>
              <w:sz w:val="24"/>
              <w:szCs w:val="24"/>
            </w:rPr>
          </w:rPrChange>
        </w:rPr>
        <w:t>Matrices describing the fraction of fish that migrate from each site to each other site, by life stage, are user specified (see section 7).</w:t>
      </w:r>
    </w:p>
    <w:p w:rsidR="00DD093B" w:rsidRPr="00194C1D" w:rsidRDefault="00DD093B" w:rsidP="00D20A24">
      <w:pPr>
        <w:rPr>
          <w:rFonts w:ascii="Times New Roman" w:hAnsi="Times New Roman" w:cs="Times New Roman"/>
          <w:b/>
          <w:color w:val="FF0000"/>
          <w:sz w:val="24"/>
          <w:szCs w:val="24"/>
          <w:rPrChange w:id="2507" w:author="Owner" w:date="2017-04-10T10:31:00Z">
            <w:rPr>
              <w:rFonts w:ascii="Times New Roman" w:hAnsi="Times New Roman" w:cs="Times New Roman"/>
              <w:b/>
              <w:color w:val="FF0000"/>
              <w:sz w:val="24"/>
              <w:szCs w:val="24"/>
            </w:rPr>
          </w:rPrChange>
        </w:rPr>
      </w:pPr>
    </w:p>
    <w:p w:rsidR="00CE102D" w:rsidRPr="00194C1D" w:rsidRDefault="00CE102D" w:rsidP="00D20A24">
      <w:pPr>
        <w:rPr>
          <w:rFonts w:ascii="Times New Roman" w:hAnsi="Times New Roman" w:cs="Times New Roman"/>
          <w:b/>
          <w:sz w:val="24"/>
          <w:szCs w:val="24"/>
          <w:rPrChange w:id="2508" w:author="Owner" w:date="2017-04-10T10:31:00Z">
            <w:rPr>
              <w:rFonts w:ascii="Times New Roman" w:hAnsi="Times New Roman" w:cs="Times New Roman"/>
              <w:b/>
              <w:sz w:val="24"/>
              <w:szCs w:val="24"/>
            </w:rPr>
          </w:rPrChange>
        </w:rPr>
      </w:pPr>
    </w:p>
    <w:p w:rsidR="00DD093B" w:rsidRPr="00194C1D" w:rsidRDefault="00DD093B" w:rsidP="000572E4">
      <w:pPr>
        <w:pStyle w:val="ListParagraph"/>
        <w:numPr>
          <w:ilvl w:val="1"/>
          <w:numId w:val="1"/>
        </w:numPr>
        <w:rPr>
          <w:rFonts w:ascii="Times New Roman" w:hAnsi="Times New Roman" w:cs="Times New Roman"/>
          <w:b/>
          <w:sz w:val="24"/>
          <w:szCs w:val="24"/>
          <w:rPrChange w:id="2509" w:author="Owner" w:date="2017-04-10T10:31:00Z">
            <w:rPr>
              <w:rFonts w:ascii="Times New Roman" w:hAnsi="Times New Roman" w:cs="Times New Roman"/>
              <w:b/>
              <w:sz w:val="24"/>
              <w:szCs w:val="24"/>
            </w:rPr>
          </w:rPrChange>
        </w:rPr>
      </w:pPr>
      <w:bookmarkStart w:id="2510" w:name="_Ref327275633"/>
      <w:bookmarkStart w:id="2511" w:name="_Ref327275639"/>
      <w:r w:rsidRPr="00194C1D">
        <w:rPr>
          <w:rFonts w:ascii="Times New Roman" w:hAnsi="Times New Roman" w:cs="Times New Roman"/>
          <w:b/>
          <w:sz w:val="24"/>
          <w:szCs w:val="24"/>
          <w:rPrChange w:id="2512" w:author="Owner" w:date="2017-04-10T10:31:00Z">
            <w:rPr>
              <w:rFonts w:ascii="Times New Roman" w:hAnsi="Times New Roman" w:cs="Times New Roman"/>
              <w:b/>
              <w:sz w:val="24"/>
              <w:szCs w:val="24"/>
            </w:rPr>
          </w:rPrChange>
        </w:rPr>
        <w:t>Hatchery Effect</w:t>
      </w:r>
      <w:bookmarkEnd w:id="2510"/>
      <w:bookmarkEnd w:id="2511"/>
    </w:p>
    <w:p w:rsidR="00841BEB" w:rsidRPr="00194C1D" w:rsidRDefault="00841BEB" w:rsidP="00841BEB">
      <w:pPr>
        <w:pStyle w:val="ListParagraph"/>
        <w:spacing w:after="0"/>
        <w:rPr>
          <w:rFonts w:ascii="Times New Roman" w:hAnsi="Times New Roman" w:cs="Times New Roman"/>
          <w:b/>
          <w:sz w:val="24"/>
          <w:szCs w:val="24"/>
          <w:rPrChange w:id="2513" w:author="Owner" w:date="2017-04-10T10:31:00Z">
            <w:rPr>
              <w:rFonts w:ascii="Times New Roman" w:hAnsi="Times New Roman" w:cs="Times New Roman"/>
              <w:b/>
              <w:sz w:val="24"/>
              <w:szCs w:val="24"/>
            </w:rPr>
          </w:rPrChange>
        </w:rPr>
      </w:pPr>
    </w:p>
    <w:p w:rsidR="00B8094A" w:rsidRPr="00194C1D" w:rsidRDefault="00B8094A" w:rsidP="00B8094A">
      <w:pPr>
        <w:rPr>
          <w:rFonts w:ascii="Times New Roman" w:hAnsi="Times New Roman" w:cs="Times New Roman"/>
          <w:rPrChange w:id="2514" w:author="Owner" w:date="2017-04-10T10:31:00Z">
            <w:rPr>
              <w:rFonts w:ascii="Times New Roman" w:hAnsi="Times New Roman" w:cs="Times New Roman"/>
            </w:rPr>
          </w:rPrChange>
        </w:rPr>
      </w:pPr>
      <w:r w:rsidRPr="00194C1D">
        <w:rPr>
          <w:rFonts w:ascii="Times New Roman" w:hAnsi="Times New Roman" w:cs="Times New Roman"/>
          <w:rPrChange w:id="2515" w:author="Owner" w:date="2017-04-10T10:31:00Z">
            <w:rPr>
              <w:rFonts w:ascii="Times New Roman" w:hAnsi="Times New Roman" w:cs="Times New Roman"/>
            </w:rPr>
          </w:rPrChange>
        </w:rPr>
        <w:t xml:space="preserve">Because hatchery management </w:t>
      </w:r>
      <w:r w:rsidR="004A6AD8" w:rsidRPr="00194C1D">
        <w:rPr>
          <w:rFonts w:ascii="Times New Roman" w:hAnsi="Times New Roman" w:cs="Times New Roman"/>
          <w:rPrChange w:id="2516" w:author="Owner" w:date="2017-04-10T10:31:00Z">
            <w:rPr>
              <w:rFonts w:ascii="Times New Roman" w:hAnsi="Times New Roman" w:cs="Times New Roman"/>
            </w:rPr>
          </w:rPrChange>
        </w:rPr>
        <w:t>can have</w:t>
      </w:r>
      <w:r w:rsidRPr="00194C1D">
        <w:rPr>
          <w:rFonts w:ascii="Times New Roman" w:hAnsi="Times New Roman" w:cs="Times New Roman"/>
          <w:rPrChange w:id="2517" w:author="Owner" w:date="2017-04-10T10:31:00Z">
            <w:rPr>
              <w:rFonts w:ascii="Times New Roman" w:hAnsi="Times New Roman" w:cs="Times New Roman"/>
            </w:rPr>
          </w:rPrChange>
        </w:rPr>
        <w:t xml:space="preserve"> a significant effect on </w:t>
      </w:r>
      <w:r w:rsidR="004A6AD8" w:rsidRPr="00194C1D">
        <w:rPr>
          <w:rFonts w:ascii="Times New Roman" w:hAnsi="Times New Roman" w:cs="Times New Roman"/>
          <w:rPrChange w:id="2518" w:author="Owner" w:date="2017-04-10T10:31:00Z">
            <w:rPr>
              <w:rFonts w:ascii="Times New Roman" w:hAnsi="Times New Roman" w:cs="Times New Roman"/>
            </w:rPr>
          </w:rPrChange>
        </w:rPr>
        <w:t>both hatchery and wild</w:t>
      </w:r>
      <w:r w:rsidRPr="00194C1D">
        <w:rPr>
          <w:rFonts w:ascii="Times New Roman" w:hAnsi="Times New Roman" w:cs="Times New Roman"/>
          <w:rPrChange w:id="2519" w:author="Owner" w:date="2017-04-10T10:31:00Z">
            <w:rPr>
              <w:rFonts w:ascii="Times New Roman" w:hAnsi="Times New Roman" w:cs="Times New Roman"/>
            </w:rPr>
          </w:rPrChange>
        </w:rPr>
        <w:t xml:space="preserve"> fish populations, and wild fish interact with hatchery fish in multiple ways over a life cycle, </w:t>
      </w:r>
      <w:r w:rsidR="00AD3C46" w:rsidRPr="00194C1D">
        <w:rPr>
          <w:rFonts w:ascii="Times New Roman" w:hAnsi="Times New Roman" w:cs="Times New Roman"/>
          <w:rPrChange w:id="2520" w:author="Owner" w:date="2017-04-10T10:31:00Z">
            <w:rPr>
              <w:rFonts w:ascii="Times New Roman" w:hAnsi="Times New Roman" w:cs="Times New Roman"/>
            </w:rPr>
          </w:rPrChange>
        </w:rPr>
        <w:t xml:space="preserve">the option to </w:t>
      </w:r>
      <w:r w:rsidRPr="00194C1D">
        <w:rPr>
          <w:rFonts w:ascii="Times New Roman" w:hAnsi="Times New Roman" w:cs="Times New Roman"/>
          <w:rPrChange w:id="2521" w:author="Owner" w:date="2017-04-10T10:31:00Z">
            <w:rPr>
              <w:rFonts w:ascii="Times New Roman" w:hAnsi="Times New Roman" w:cs="Times New Roman"/>
            </w:rPr>
          </w:rPrChange>
        </w:rPr>
        <w:t>model hatchery</w:t>
      </w:r>
      <w:r w:rsidR="00AD3C46" w:rsidRPr="00194C1D">
        <w:rPr>
          <w:rFonts w:ascii="Times New Roman" w:hAnsi="Times New Roman" w:cs="Times New Roman"/>
          <w:rPrChange w:id="2522" w:author="Owner" w:date="2017-04-10T10:31:00Z">
            <w:rPr>
              <w:rFonts w:ascii="Times New Roman" w:hAnsi="Times New Roman" w:cs="Times New Roman"/>
            </w:rPr>
          </w:rPrChange>
        </w:rPr>
        <w:t xml:space="preserve"> introduced</w:t>
      </w:r>
      <w:r w:rsidRPr="00194C1D">
        <w:rPr>
          <w:rFonts w:ascii="Times New Roman" w:hAnsi="Times New Roman" w:cs="Times New Roman"/>
          <w:rPrChange w:id="2523" w:author="Owner" w:date="2017-04-10T10:31:00Z">
            <w:rPr>
              <w:rFonts w:ascii="Times New Roman" w:hAnsi="Times New Roman" w:cs="Times New Roman"/>
            </w:rPr>
          </w:rPrChange>
        </w:rPr>
        <w:t xml:space="preserve"> fish concurrently</w:t>
      </w:r>
      <w:r w:rsidR="00AD3C46" w:rsidRPr="00194C1D">
        <w:rPr>
          <w:rFonts w:ascii="Times New Roman" w:hAnsi="Times New Roman" w:cs="Times New Roman"/>
          <w:rPrChange w:id="2524" w:author="Owner" w:date="2017-04-10T10:31:00Z">
            <w:rPr>
              <w:rFonts w:ascii="Times New Roman" w:hAnsi="Times New Roman" w:cs="Times New Roman"/>
            </w:rPr>
          </w:rPrChange>
        </w:rPr>
        <w:t xml:space="preserve"> with wild fish</w:t>
      </w:r>
      <w:r w:rsidRPr="00194C1D">
        <w:rPr>
          <w:rFonts w:ascii="Times New Roman" w:hAnsi="Times New Roman" w:cs="Times New Roman"/>
          <w:rPrChange w:id="2525" w:author="Owner" w:date="2017-04-10T10:31:00Z">
            <w:rPr>
              <w:rFonts w:ascii="Times New Roman" w:hAnsi="Times New Roman" w:cs="Times New Roman"/>
            </w:rPr>
          </w:rPrChange>
        </w:rPr>
        <w:t xml:space="preserve"> is included</w:t>
      </w:r>
      <w:r w:rsidR="004A6AD8" w:rsidRPr="00194C1D">
        <w:rPr>
          <w:rFonts w:ascii="Times New Roman" w:hAnsi="Times New Roman" w:cs="Times New Roman"/>
          <w:rPrChange w:id="2526" w:author="Owner" w:date="2017-04-10T10:31:00Z">
            <w:rPr>
              <w:rFonts w:ascii="Times New Roman" w:hAnsi="Times New Roman" w:cs="Times New Roman"/>
            </w:rPr>
          </w:rPrChange>
        </w:rPr>
        <w:t xml:space="preserve"> in this model</w:t>
      </w:r>
      <w:r w:rsidRPr="00194C1D">
        <w:rPr>
          <w:rFonts w:ascii="Times New Roman" w:hAnsi="Times New Roman" w:cs="Times New Roman"/>
          <w:rPrChange w:id="2527" w:author="Owner" w:date="2017-04-10T10:31:00Z">
            <w:rPr>
              <w:rFonts w:ascii="Times New Roman" w:hAnsi="Times New Roman" w:cs="Times New Roman"/>
            </w:rPr>
          </w:rPrChange>
        </w:rPr>
        <w:t xml:space="preserve">.  </w:t>
      </w:r>
    </w:p>
    <w:p w:rsidR="00B8094A" w:rsidRPr="00194C1D" w:rsidRDefault="00AD3C46" w:rsidP="00B8094A">
      <w:pPr>
        <w:rPr>
          <w:rFonts w:ascii="Times New Roman" w:hAnsi="Times New Roman" w:cs="Times New Roman"/>
          <w:rPrChange w:id="2528" w:author="Owner" w:date="2017-04-10T10:31:00Z">
            <w:rPr>
              <w:rFonts w:ascii="Times New Roman" w:hAnsi="Times New Roman" w:cs="Times New Roman"/>
            </w:rPr>
          </w:rPrChange>
        </w:rPr>
      </w:pPr>
      <w:r w:rsidRPr="00194C1D">
        <w:rPr>
          <w:rFonts w:ascii="Times New Roman" w:hAnsi="Times New Roman" w:cs="Times New Roman"/>
          <w:rPrChange w:id="2529" w:author="Owner" w:date="2017-04-10T10:31:00Z">
            <w:rPr>
              <w:rFonts w:ascii="Times New Roman" w:hAnsi="Times New Roman" w:cs="Times New Roman"/>
            </w:rPr>
          </w:rPrChange>
        </w:rPr>
        <w:t>Many</w:t>
      </w:r>
      <w:r w:rsidR="00B8094A" w:rsidRPr="00194C1D">
        <w:rPr>
          <w:rFonts w:ascii="Times New Roman" w:hAnsi="Times New Roman" w:cs="Times New Roman"/>
          <w:rPrChange w:id="2530" w:author="Owner" w:date="2017-04-10T10:31:00Z">
            <w:rPr>
              <w:rFonts w:ascii="Times New Roman" w:hAnsi="Times New Roman" w:cs="Times New Roman"/>
            </w:rPr>
          </w:rPrChange>
        </w:rPr>
        <w:t xml:space="preserve"> Beverton-Holt life cycle models integrate hatchery fish into the model by tracking the overall degradation to a population’s ability to compete and survive at various life stages</w:t>
      </w:r>
      <w:r w:rsidR="004A6AD8" w:rsidRPr="00194C1D">
        <w:rPr>
          <w:rFonts w:ascii="Times New Roman" w:hAnsi="Times New Roman" w:cs="Times New Roman"/>
          <w:rPrChange w:id="2531" w:author="Owner" w:date="2017-04-10T10:31:00Z">
            <w:rPr>
              <w:rFonts w:ascii="Times New Roman" w:hAnsi="Times New Roman" w:cs="Times New Roman"/>
            </w:rPr>
          </w:rPrChange>
        </w:rPr>
        <w:t>,</w:t>
      </w:r>
      <w:r w:rsidR="00B8094A" w:rsidRPr="00194C1D">
        <w:rPr>
          <w:rFonts w:ascii="Times New Roman" w:hAnsi="Times New Roman" w:cs="Times New Roman"/>
          <w:rPrChange w:id="2532" w:author="Owner" w:date="2017-04-10T10:31:00Z">
            <w:rPr>
              <w:rFonts w:ascii="Times New Roman" w:hAnsi="Times New Roman" w:cs="Times New Roman"/>
            </w:rPr>
          </w:rPrChange>
        </w:rPr>
        <w:t xml:space="preserve"> as hatchery fish are introduced and interbreed with the native population [</w:t>
      </w:r>
      <w:r w:rsidR="004A6AD8" w:rsidRPr="00194C1D">
        <w:rPr>
          <w:rFonts w:ascii="Times New Roman" w:hAnsi="Times New Roman" w:cs="Times New Roman"/>
          <w:rPrChange w:id="2533" w:author="Owner" w:date="2017-04-10T10:31:00Z">
            <w:rPr>
              <w:rFonts w:ascii="Times New Roman" w:hAnsi="Times New Roman" w:cs="Times New Roman"/>
            </w:rPr>
          </w:rPrChange>
        </w:rPr>
        <w:t>ref 6</w:t>
      </w:r>
      <w:r w:rsidR="00B8094A" w:rsidRPr="00194C1D">
        <w:rPr>
          <w:rFonts w:ascii="Times New Roman" w:hAnsi="Times New Roman" w:cs="Times New Roman"/>
          <w:rPrChange w:id="2534" w:author="Owner" w:date="2017-04-10T10:31:00Z">
            <w:rPr>
              <w:rFonts w:ascii="Times New Roman" w:hAnsi="Times New Roman" w:cs="Times New Roman"/>
            </w:rPr>
          </w:rPrChange>
        </w:rPr>
        <w:t xml:space="preserve">].  This model </w:t>
      </w:r>
      <w:r w:rsidR="004A6AD8" w:rsidRPr="00194C1D">
        <w:rPr>
          <w:rFonts w:ascii="Times New Roman" w:hAnsi="Times New Roman" w:cs="Times New Roman"/>
          <w:rPrChange w:id="2535" w:author="Owner" w:date="2017-04-10T10:31:00Z">
            <w:rPr>
              <w:rFonts w:ascii="Times New Roman" w:hAnsi="Times New Roman" w:cs="Times New Roman"/>
            </w:rPr>
          </w:rPrChange>
        </w:rPr>
        <w:t xml:space="preserve">makes similar assumptions regarding the effects of hatchery introduced fish, but </w:t>
      </w:r>
      <w:r w:rsidR="00B8094A" w:rsidRPr="00194C1D">
        <w:rPr>
          <w:rFonts w:ascii="Times New Roman" w:hAnsi="Times New Roman" w:cs="Times New Roman"/>
          <w:rPrChange w:id="2536" w:author="Owner" w:date="2017-04-10T10:31:00Z">
            <w:rPr>
              <w:rFonts w:ascii="Times New Roman" w:hAnsi="Times New Roman" w:cs="Times New Roman"/>
            </w:rPr>
          </w:rPrChange>
        </w:rPr>
        <w:t>uses a different approach to integrat</w:t>
      </w:r>
      <w:r w:rsidRPr="00194C1D">
        <w:rPr>
          <w:rFonts w:ascii="Times New Roman" w:hAnsi="Times New Roman" w:cs="Times New Roman"/>
          <w:rPrChange w:id="2537" w:author="Owner" w:date="2017-04-10T10:31:00Z">
            <w:rPr>
              <w:rFonts w:ascii="Times New Roman" w:hAnsi="Times New Roman" w:cs="Times New Roman"/>
            </w:rPr>
          </w:rPrChange>
        </w:rPr>
        <w:t>e</w:t>
      </w:r>
      <w:r w:rsidR="00B8094A" w:rsidRPr="00194C1D">
        <w:rPr>
          <w:rFonts w:ascii="Times New Roman" w:hAnsi="Times New Roman" w:cs="Times New Roman"/>
          <w:rPrChange w:id="2538" w:author="Owner" w:date="2017-04-10T10:31:00Z">
            <w:rPr>
              <w:rFonts w:ascii="Times New Roman" w:hAnsi="Times New Roman" w:cs="Times New Roman"/>
            </w:rPr>
          </w:rPrChange>
        </w:rPr>
        <w:t xml:space="preserve"> hatchery effects</w:t>
      </w:r>
      <w:r w:rsidR="004A6AD8" w:rsidRPr="00194C1D">
        <w:rPr>
          <w:rFonts w:ascii="Times New Roman" w:hAnsi="Times New Roman" w:cs="Times New Roman"/>
          <w:rPrChange w:id="2539" w:author="Owner" w:date="2017-04-10T10:31:00Z">
            <w:rPr>
              <w:rFonts w:ascii="Times New Roman" w:hAnsi="Times New Roman" w:cs="Times New Roman"/>
            </w:rPr>
          </w:rPrChange>
        </w:rPr>
        <w:t xml:space="preserve"> into the life cycle model.  R</w:t>
      </w:r>
      <w:r w:rsidR="00B8094A" w:rsidRPr="00194C1D">
        <w:rPr>
          <w:rFonts w:ascii="Times New Roman" w:hAnsi="Times New Roman" w:cs="Times New Roman"/>
          <w:rPrChange w:id="2540" w:author="Owner" w:date="2017-04-10T10:31:00Z">
            <w:rPr>
              <w:rFonts w:ascii="Times New Roman" w:hAnsi="Times New Roman" w:cs="Times New Roman"/>
            </w:rPr>
          </w:rPrChange>
        </w:rPr>
        <w:t>ather than quantifying the degradation of an entire population as hatchery fish interact with wild fish, various genetic subpopulations are tracked independently, and user specified relative survival and fecundity parameters are used to model relative survival as the different subpopulations compete for limited capacity.</w:t>
      </w:r>
    </w:p>
    <w:p w:rsidR="00B8094A" w:rsidRPr="00194C1D" w:rsidRDefault="00B8094A" w:rsidP="00B8094A">
      <w:pPr>
        <w:rPr>
          <w:rFonts w:ascii="Times New Roman" w:hAnsi="Times New Roman" w:cs="Times New Roman"/>
          <w:rPrChange w:id="2541" w:author="Owner" w:date="2017-04-10T10:31:00Z">
            <w:rPr>
              <w:rFonts w:ascii="Times New Roman" w:hAnsi="Times New Roman" w:cs="Times New Roman"/>
            </w:rPr>
          </w:rPrChange>
        </w:rPr>
      </w:pPr>
      <w:r w:rsidRPr="00194C1D">
        <w:rPr>
          <w:rFonts w:ascii="Times New Roman" w:hAnsi="Times New Roman" w:cs="Times New Roman"/>
          <w:rPrChange w:id="2542" w:author="Owner" w:date="2017-04-10T10:31:00Z">
            <w:rPr>
              <w:rFonts w:ascii="Times New Roman" w:hAnsi="Times New Roman" w:cs="Times New Roman"/>
            </w:rPr>
          </w:rPrChange>
        </w:rPr>
        <w:t>Specifically, the subpopulations</w:t>
      </w:r>
      <w:r w:rsidR="004A6AD8" w:rsidRPr="00194C1D">
        <w:rPr>
          <w:rFonts w:ascii="Times New Roman" w:hAnsi="Times New Roman" w:cs="Times New Roman"/>
          <w:rPrChange w:id="2543" w:author="Owner" w:date="2017-04-10T10:31:00Z">
            <w:rPr>
              <w:rFonts w:ascii="Times New Roman" w:hAnsi="Times New Roman" w:cs="Times New Roman"/>
            </w:rPr>
          </w:rPrChange>
        </w:rPr>
        <w:t xml:space="preserve"> modeled</w:t>
      </w:r>
      <w:r w:rsidRPr="00194C1D">
        <w:rPr>
          <w:rFonts w:ascii="Times New Roman" w:hAnsi="Times New Roman" w:cs="Times New Roman"/>
          <w:rPrChange w:id="2544" w:author="Owner" w:date="2017-04-10T10:31:00Z">
            <w:rPr>
              <w:rFonts w:ascii="Times New Roman" w:hAnsi="Times New Roman" w:cs="Times New Roman"/>
            </w:rPr>
          </w:rPrChange>
        </w:rPr>
        <w:t xml:space="preserve"> </w:t>
      </w:r>
      <w:r w:rsidR="004A6AD8" w:rsidRPr="00194C1D">
        <w:rPr>
          <w:rFonts w:ascii="Times New Roman" w:hAnsi="Times New Roman" w:cs="Times New Roman"/>
          <w:rPrChange w:id="2545" w:author="Owner" w:date="2017-04-10T10:31:00Z">
            <w:rPr>
              <w:rFonts w:ascii="Times New Roman" w:hAnsi="Times New Roman" w:cs="Times New Roman"/>
            </w:rPr>
          </w:rPrChange>
        </w:rPr>
        <w:t xml:space="preserve">include: </w:t>
      </w:r>
      <w:r w:rsidRPr="00194C1D">
        <w:rPr>
          <w:rFonts w:ascii="Times New Roman" w:hAnsi="Times New Roman" w:cs="Times New Roman"/>
          <w:rPrChange w:id="2546" w:author="Owner" w:date="2017-04-10T10:31:00Z">
            <w:rPr>
              <w:rFonts w:ascii="Times New Roman" w:hAnsi="Times New Roman" w:cs="Times New Roman"/>
            </w:rPr>
          </w:rPrChange>
        </w:rPr>
        <w:t xml:space="preserve">wild fish, </w:t>
      </w:r>
      <w:r w:rsidR="004A6AD8" w:rsidRPr="00194C1D">
        <w:rPr>
          <w:rFonts w:ascii="Times New Roman" w:hAnsi="Times New Roman" w:cs="Times New Roman"/>
          <w:rPrChange w:id="2547" w:author="Owner" w:date="2017-04-10T10:31:00Z">
            <w:rPr>
              <w:rFonts w:ascii="Times New Roman" w:hAnsi="Times New Roman" w:cs="Times New Roman"/>
            </w:rPr>
          </w:rPrChange>
        </w:rPr>
        <w:t>h</w:t>
      </w:r>
      <w:r w:rsidRPr="00194C1D">
        <w:rPr>
          <w:rFonts w:ascii="Times New Roman" w:hAnsi="Times New Roman" w:cs="Times New Roman"/>
          <w:rPrChange w:id="2548" w:author="Owner" w:date="2017-04-10T10:31:00Z">
            <w:rPr>
              <w:rFonts w:ascii="Times New Roman" w:hAnsi="Times New Roman" w:cs="Times New Roman"/>
            </w:rPr>
          </w:rPrChange>
        </w:rPr>
        <w:t xml:space="preserve">atchery </w:t>
      </w:r>
      <w:r w:rsidR="004A6AD8" w:rsidRPr="00194C1D">
        <w:rPr>
          <w:rFonts w:ascii="Times New Roman" w:hAnsi="Times New Roman" w:cs="Times New Roman"/>
          <w:rPrChange w:id="2549" w:author="Owner" w:date="2017-04-10T10:31:00Z">
            <w:rPr>
              <w:rFonts w:ascii="Times New Roman" w:hAnsi="Times New Roman" w:cs="Times New Roman"/>
            </w:rPr>
          </w:rPrChange>
        </w:rPr>
        <w:t>bred</w:t>
      </w:r>
      <w:r w:rsidRPr="00194C1D">
        <w:rPr>
          <w:rFonts w:ascii="Times New Roman" w:hAnsi="Times New Roman" w:cs="Times New Roman"/>
          <w:rPrChange w:id="2550" w:author="Owner" w:date="2017-04-10T10:31:00Z">
            <w:rPr>
              <w:rFonts w:ascii="Times New Roman" w:hAnsi="Times New Roman" w:cs="Times New Roman"/>
            </w:rPr>
          </w:rPrChange>
        </w:rPr>
        <w:t xml:space="preserve"> fish, and all offspring combinations of wild and natural fish up to three generations rem</w:t>
      </w:r>
      <w:r w:rsidR="004A6AD8" w:rsidRPr="00194C1D">
        <w:rPr>
          <w:rFonts w:ascii="Times New Roman" w:hAnsi="Times New Roman" w:cs="Times New Roman"/>
          <w:rPrChange w:id="2551" w:author="Owner" w:date="2017-04-10T10:31:00Z">
            <w:rPr>
              <w:rFonts w:ascii="Times New Roman" w:hAnsi="Times New Roman" w:cs="Times New Roman"/>
            </w:rPr>
          </w:rPrChange>
        </w:rPr>
        <w:t>oved from hatchery origin. Any</w:t>
      </w:r>
      <w:r w:rsidRPr="00194C1D">
        <w:rPr>
          <w:rFonts w:ascii="Times New Roman" w:hAnsi="Times New Roman" w:cs="Times New Roman"/>
          <w:rPrChange w:id="2552" w:author="Owner" w:date="2017-04-10T10:31:00Z">
            <w:rPr>
              <w:rFonts w:ascii="Times New Roman" w:hAnsi="Times New Roman" w:cs="Times New Roman"/>
            </w:rPr>
          </w:rPrChange>
        </w:rPr>
        <w:t xml:space="preserve"> fish at least three generations removed from hatchery origin</w:t>
      </w:r>
      <w:r w:rsidR="004A6AD8" w:rsidRPr="00194C1D">
        <w:rPr>
          <w:rFonts w:ascii="Times New Roman" w:hAnsi="Times New Roman" w:cs="Times New Roman"/>
          <w:rPrChange w:id="2553" w:author="Owner" w:date="2017-04-10T10:31:00Z">
            <w:rPr>
              <w:rFonts w:ascii="Times New Roman" w:hAnsi="Times New Roman" w:cs="Times New Roman"/>
            </w:rPr>
          </w:rPrChange>
        </w:rPr>
        <w:t xml:space="preserve"> is, for modeling purposes, </w:t>
      </w:r>
      <w:r w:rsidRPr="00194C1D">
        <w:rPr>
          <w:rFonts w:ascii="Times New Roman" w:hAnsi="Times New Roman" w:cs="Times New Roman"/>
          <w:rPrChange w:id="2554" w:author="Owner" w:date="2017-04-10T10:31:00Z">
            <w:rPr>
              <w:rFonts w:ascii="Times New Roman" w:hAnsi="Times New Roman" w:cs="Times New Roman"/>
            </w:rPr>
          </w:rPrChange>
        </w:rPr>
        <w:t>consid</w:t>
      </w:r>
      <w:r w:rsidR="004A6AD8" w:rsidRPr="00194C1D">
        <w:rPr>
          <w:rFonts w:ascii="Times New Roman" w:hAnsi="Times New Roman" w:cs="Times New Roman"/>
          <w:rPrChange w:id="2555" w:author="Owner" w:date="2017-04-10T10:31:00Z">
            <w:rPr>
              <w:rFonts w:ascii="Times New Roman" w:hAnsi="Times New Roman" w:cs="Times New Roman"/>
            </w:rPr>
          </w:rPrChange>
        </w:rPr>
        <w:t>ered wild</w:t>
      </w:r>
      <w:r w:rsidRPr="00194C1D">
        <w:rPr>
          <w:rFonts w:ascii="Times New Roman" w:hAnsi="Times New Roman" w:cs="Times New Roman"/>
          <w:rPrChange w:id="2556" w:author="Owner" w:date="2017-04-10T10:31:00Z">
            <w:rPr>
              <w:rFonts w:ascii="Times New Roman" w:hAnsi="Times New Roman" w:cs="Times New Roman"/>
            </w:rPr>
          </w:rPrChange>
        </w:rPr>
        <w:t>.</w:t>
      </w:r>
      <w:r w:rsidR="004A6AD8" w:rsidRPr="00194C1D">
        <w:rPr>
          <w:rFonts w:ascii="Times New Roman" w:hAnsi="Times New Roman" w:cs="Times New Roman"/>
          <w:rPrChange w:id="2557" w:author="Owner" w:date="2017-04-10T10:31:00Z">
            <w:rPr>
              <w:rFonts w:ascii="Times New Roman" w:hAnsi="Times New Roman" w:cs="Times New Roman"/>
            </w:rPr>
          </w:rPrChange>
        </w:rPr>
        <w:t xml:space="preserve">  Unique </w:t>
      </w:r>
      <w:r w:rsidR="004A6AD8" w:rsidRPr="00194C1D">
        <w:rPr>
          <w:rFonts w:ascii="Times New Roman" w:hAnsi="Times New Roman" w:cs="Times New Roman"/>
          <w:rPrChange w:id="2558" w:author="Owner" w:date="2017-04-10T10:31:00Z">
            <w:rPr>
              <w:rFonts w:ascii="Times New Roman" w:hAnsi="Times New Roman" w:cs="Times New Roman"/>
            </w:rPr>
          </w:rPrChange>
        </w:rPr>
        <w:lastRenderedPageBreak/>
        <w:t xml:space="preserve">survival probability scalars by life stage, and unique fecundity scalars, are user defined for each of these possible genetic subpopulations. </w:t>
      </w:r>
      <w:r w:rsidRPr="00194C1D">
        <w:rPr>
          <w:rFonts w:ascii="Times New Roman" w:hAnsi="Times New Roman" w:cs="Times New Roman"/>
          <w:rPrChange w:id="2559" w:author="Owner" w:date="2017-04-10T10:31:00Z">
            <w:rPr>
              <w:rFonts w:ascii="Times New Roman" w:hAnsi="Times New Roman" w:cs="Times New Roman"/>
            </w:rPr>
          </w:rPrChange>
        </w:rPr>
        <w:t xml:space="preserve"> Table</w:t>
      </w:r>
      <w:r w:rsidR="000A04FD" w:rsidRPr="00194C1D">
        <w:rPr>
          <w:rFonts w:ascii="Times New Roman" w:hAnsi="Times New Roman" w:cs="Times New Roman"/>
          <w:rPrChange w:id="2560" w:author="Owner" w:date="2017-04-10T10:31:00Z">
            <w:rPr>
              <w:rFonts w:ascii="Times New Roman" w:hAnsi="Times New Roman" w:cs="Times New Roman"/>
            </w:rPr>
          </w:rPrChange>
        </w:rPr>
        <w:t xml:space="preserve"> 4.12.1</w:t>
      </w:r>
      <w:r w:rsidRPr="00194C1D">
        <w:rPr>
          <w:rFonts w:ascii="Times New Roman" w:hAnsi="Times New Roman" w:cs="Times New Roman"/>
          <w:rPrChange w:id="2561" w:author="Owner" w:date="2017-04-10T10:31:00Z">
            <w:rPr>
              <w:rFonts w:ascii="Times New Roman" w:hAnsi="Times New Roman" w:cs="Times New Roman"/>
            </w:rPr>
          </w:rPrChange>
        </w:rPr>
        <w:t xml:space="preserve"> illustrates the 11 possible genetic sub-populations.  Fish labeled “N” are considered natural</w:t>
      </w:r>
      <w:r w:rsidR="004A6AD8" w:rsidRPr="00194C1D">
        <w:rPr>
          <w:rFonts w:ascii="Times New Roman" w:hAnsi="Times New Roman" w:cs="Times New Roman"/>
          <w:rPrChange w:id="2562" w:author="Owner" w:date="2017-04-10T10:31:00Z">
            <w:rPr>
              <w:rFonts w:ascii="Times New Roman" w:hAnsi="Times New Roman" w:cs="Times New Roman"/>
            </w:rPr>
          </w:rPrChange>
        </w:rPr>
        <w:t>, or “wild” fish; while</w:t>
      </w:r>
      <w:r w:rsidRPr="00194C1D">
        <w:rPr>
          <w:rFonts w:ascii="Times New Roman" w:hAnsi="Times New Roman" w:cs="Times New Roman"/>
          <w:rPrChange w:id="2563" w:author="Owner" w:date="2017-04-10T10:31:00Z">
            <w:rPr>
              <w:rFonts w:ascii="Times New Roman" w:hAnsi="Times New Roman" w:cs="Times New Roman"/>
            </w:rPr>
          </w:rPrChange>
        </w:rPr>
        <w:t xml:space="preserve"> H1 are hatchery bred fish, where “H” refers to hatchery, and “</w:t>
      </w:r>
      <w:r w:rsidR="004A6AD8" w:rsidRPr="00194C1D">
        <w:rPr>
          <w:rFonts w:ascii="Times New Roman" w:hAnsi="Times New Roman" w:cs="Times New Roman"/>
          <w:rPrChange w:id="2564" w:author="Owner" w:date="2017-04-10T10:31:00Z">
            <w:rPr>
              <w:rFonts w:ascii="Times New Roman" w:hAnsi="Times New Roman" w:cs="Times New Roman"/>
            </w:rPr>
          </w:rPrChange>
        </w:rPr>
        <w:t>1” indicates “first generation”</w:t>
      </w:r>
      <w:r w:rsidRPr="00194C1D">
        <w:rPr>
          <w:rFonts w:ascii="Times New Roman" w:hAnsi="Times New Roman" w:cs="Times New Roman"/>
          <w:rPrChange w:id="2565" w:author="Owner" w:date="2017-04-10T10:31:00Z">
            <w:rPr>
              <w:rFonts w:ascii="Times New Roman" w:hAnsi="Times New Roman" w:cs="Times New Roman"/>
            </w:rPr>
          </w:rPrChange>
        </w:rPr>
        <w:t>.  If an H1 breeds with another H1 in the wild, the offspring is referred to as “H2”, meaning pure hatchery origin and 2</w:t>
      </w:r>
      <w:r w:rsidRPr="00194C1D">
        <w:rPr>
          <w:rFonts w:ascii="Times New Roman" w:hAnsi="Times New Roman" w:cs="Times New Roman"/>
          <w:vertAlign w:val="superscript"/>
          <w:rPrChange w:id="2566" w:author="Owner" w:date="2017-04-10T10:31:00Z">
            <w:rPr>
              <w:rFonts w:ascii="Times New Roman" w:hAnsi="Times New Roman" w:cs="Times New Roman"/>
              <w:vertAlign w:val="superscript"/>
            </w:rPr>
          </w:rPrChange>
        </w:rPr>
        <w:t>nd</w:t>
      </w:r>
      <w:r w:rsidRPr="00194C1D">
        <w:rPr>
          <w:rFonts w:ascii="Times New Roman" w:hAnsi="Times New Roman" w:cs="Times New Roman"/>
          <w:rPrChange w:id="2567" w:author="Owner" w:date="2017-04-10T10:31:00Z">
            <w:rPr>
              <w:rFonts w:ascii="Times New Roman" w:hAnsi="Times New Roman" w:cs="Times New Roman"/>
            </w:rPr>
          </w:rPrChange>
        </w:rPr>
        <w:t xml:space="preserve"> generation from the hatchery.   If an H1 breeds with an N, the offspring are referred to as “N-H2” (note that there is no need to indicate a generation number tied to the “N”).  The following table lists all possible genetic combinations up the three generations from the hatchery.  Beyond any third generation hatchery element, the fish is assumed wild; thus an H3 becomes an “N” in the following generation, and all fish can be categorized into one of the eleven categories below.</w:t>
      </w:r>
    </w:p>
    <w:p w:rsidR="002F389E" w:rsidRPr="00194C1D" w:rsidRDefault="002F389E" w:rsidP="00B8094A">
      <w:pPr>
        <w:rPr>
          <w:rFonts w:ascii="Times New Roman" w:hAnsi="Times New Roman" w:cs="Times New Roman"/>
          <w:rPrChange w:id="2568" w:author="Owner" w:date="2017-04-10T10:31:00Z">
            <w:rPr>
              <w:rFonts w:ascii="Times New Roman" w:hAnsi="Times New Roman" w:cs="Times New Roman"/>
            </w:rPr>
          </w:rPrChange>
        </w:rPr>
      </w:pPr>
      <w:r w:rsidRPr="00194C1D">
        <w:rPr>
          <w:rFonts w:ascii="Times New Roman" w:hAnsi="Times New Roman" w:cs="Times New Roman"/>
          <w:noProof/>
          <w:rPrChange w:id="2569" w:author="Owner" w:date="2017-04-10T10:31:00Z">
            <w:rPr>
              <w:noProof/>
            </w:rPr>
          </w:rPrChange>
        </w:rPr>
        <mc:AlternateContent>
          <mc:Choice Requires="wps">
            <w:drawing>
              <wp:anchor distT="0" distB="0" distL="114300" distR="114300" simplePos="0" relativeHeight="251679744" behindDoc="0" locked="0" layoutInCell="1" allowOverlap="1" wp14:anchorId="05BEB892" wp14:editId="00BB6148">
                <wp:simplePos x="0" y="0"/>
                <wp:positionH relativeFrom="column">
                  <wp:posOffset>-200025</wp:posOffset>
                </wp:positionH>
                <wp:positionV relativeFrom="paragraph">
                  <wp:posOffset>274955</wp:posOffset>
                </wp:positionV>
                <wp:extent cx="6484620" cy="3451860"/>
                <wp:effectExtent l="0" t="0" r="11430" b="152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3451860"/>
                        </a:xfrm>
                        <a:prstGeom prst="rect">
                          <a:avLst/>
                        </a:prstGeom>
                        <a:solidFill>
                          <a:srgbClr val="FFFFFF"/>
                        </a:solidFill>
                        <a:ln w="9525">
                          <a:solidFill>
                            <a:srgbClr val="000000"/>
                          </a:solidFill>
                          <a:miter lim="800000"/>
                          <a:headEnd/>
                          <a:tailEnd/>
                        </a:ln>
                      </wps:spPr>
                      <wps:txb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B892" id="Text Box 2" o:spid="_x0000_s1042" type="#_x0000_t202" style="position:absolute;margin-left:-15.75pt;margin-top:21.65pt;width:510.6pt;height:27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LyKQIAAE4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">
                <v:textbox>
                  <w:txbxContent>
                    <w:p w:rsidR="00194C1D" w:rsidRPr="00C00358" w:rsidRDefault="00194C1D" w:rsidP="00B8094A">
                      <w:pPr>
                        <w:rPr>
                          <w:b/>
                        </w:rPr>
                      </w:pPr>
                      <w:r w:rsidRPr="00C00358">
                        <w:rPr>
                          <w:b/>
                        </w:rPr>
                        <w:t xml:space="preserve">Table </w:t>
                      </w:r>
                      <w:r>
                        <w:rPr>
                          <w:b/>
                        </w:rPr>
                        <w:t>4</w:t>
                      </w:r>
                      <w:r w:rsidRPr="00C00358">
                        <w:rPr>
                          <w:b/>
                        </w:rPr>
                        <w:t>.</w:t>
                      </w:r>
                      <w:r>
                        <w:rPr>
                          <w:b/>
                        </w:rPr>
                        <w:t>12</w:t>
                      </w:r>
                      <w:r w:rsidRPr="00C00358">
                        <w:rPr>
                          <w:b/>
                        </w:rPr>
                        <w:t>.</w:t>
                      </w:r>
                      <w:r>
                        <w:rPr>
                          <w:b/>
                        </w:rPr>
                        <w:t>1</w:t>
                      </w:r>
                      <w:r w:rsidRPr="00C00358">
                        <w:rPr>
                          <w:b/>
                        </w:rPr>
                        <w:t xml:space="preserve"> Wild, Hatchery, and all other combinations of genetic subspecies Tracked in Model</w:t>
                      </w:r>
                    </w:p>
                    <w:p w:rsidR="00194C1D" w:rsidRDefault="00194C1D" w:rsidP="00B8094A">
                      <w:r w:rsidRPr="00F8529E">
                        <w:rPr>
                          <w:noProof/>
                        </w:rPr>
                        <w:drawing>
                          <wp:inline distT="0" distB="0" distL="0" distR="0" wp14:anchorId="6B786D62" wp14:editId="06093B8C">
                            <wp:extent cx="6279191" cy="2712720"/>
                            <wp:effectExtent l="19050" t="19050" r="26670" b="1143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429" cy="2707207"/>
                                    </a:xfrm>
                                    <a:prstGeom prst="rect">
                                      <a:avLst/>
                                    </a:prstGeom>
                                    <a:noFill/>
                                    <a:ln>
                                      <a:solidFill>
                                        <a:schemeClr val="accent1"/>
                                      </a:solidFill>
                                    </a:ln>
                                  </pic:spPr>
                                </pic:pic>
                              </a:graphicData>
                            </a:graphic>
                          </wp:inline>
                        </w:drawing>
                      </w:r>
                    </w:p>
                    <w:p w:rsidR="00194C1D" w:rsidRDefault="00194C1D" w:rsidP="00B8094A"/>
                    <w:p w:rsidR="00194C1D" w:rsidRDefault="00194C1D" w:rsidP="00B8094A"/>
                  </w:txbxContent>
                </v:textbox>
                <w10:wrap type="topAndBottom"/>
              </v:shape>
            </w:pict>
          </mc:Fallback>
        </mc:AlternateContent>
      </w:r>
    </w:p>
    <w:p w:rsidR="002F389E" w:rsidRPr="00194C1D" w:rsidRDefault="002F389E" w:rsidP="00B8094A">
      <w:pPr>
        <w:rPr>
          <w:rFonts w:ascii="Times New Roman" w:hAnsi="Times New Roman" w:cs="Times New Roman"/>
          <w:rPrChange w:id="2570" w:author="Owner" w:date="2017-04-10T10:31:00Z">
            <w:rPr>
              <w:rFonts w:ascii="Times New Roman" w:hAnsi="Times New Roman" w:cs="Times New Roman"/>
            </w:rPr>
          </w:rPrChange>
        </w:rPr>
      </w:pPr>
    </w:p>
    <w:p w:rsidR="00B8094A" w:rsidRPr="00194C1D" w:rsidRDefault="00B8094A" w:rsidP="00B8094A">
      <w:pPr>
        <w:rPr>
          <w:rFonts w:ascii="Times New Roman" w:hAnsi="Times New Roman" w:cs="Times New Roman"/>
          <w:rPrChange w:id="2571" w:author="Owner" w:date="2017-04-10T10:31:00Z">
            <w:rPr>
              <w:rFonts w:ascii="Times New Roman" w:hAnsi="Times New Roman" w:cs="Times New Roman"/>
            </w:rPr>
          </w:rPrChange>
        </w:rPr>
      </w:pPr>
      <w:r w:rsidRPr="00194C1D">
        <w:rPr>
          <w:rFonts w:ascii="Times New Roman" w:hAnsi="Times New Roman" w:cs="Times New Roman"/>
          <w:rPrChange w:id="2572" w:author="Owner" w:date="2017-04-10T10:31:00Z">
            <w:rPr>
              <w:rFonts w:ascii="Times New Roman" w:hAnsi="Times New Roman" w:cs="Times New Roman"/>
            </w:rPr>
          </w:rPrChange>
        </w:rPr>
        <w:t xml:space="preserve">Also included in the preceding table is a percent genetic makeup of natural, H1, H2, and H3 </w:t>
      </w:r>
      <w:r w:rsidR="00B37D8B" w:rsidRPr="00194C1D">
        <w:rPr>
          <w:rFonts w:ascii="Times New Roman" w:hAnsi="Times New Roman" w:cs="Times New Roman"/>
          <w:rPrChange w:id="2573" w:author="Owner" w:date="2017-04-10T10:31:00Z">
            <w:rPr>
              <w:rFonts w:ascii="Times New Roman" w:hAnsi="Times New Roman" w:cs="Times New Roman"/>
            </w:rPr>
          </w:rPrChange>
        </w:rPr>
        <w:t>brood stock</w:t>
      </w:r>
      <w:r w:rsidRPr="00194C1D">
        <w:rPr>
          <w:rFonts w:ascii="Times New Roman" w:hAnsi="Times New Roman" w:cs="Times New Roman"/>
          <w:rPrChange w:id="2574" w:author="Owner" w:date="2017-04-10T10:31:00Z">
            <w:rPr>
              <w:rFonts w:ascii="Times New Roman" w:hAnsi="Times New Roman" w:cs="Times New Roman"/>
            </w:rPr>
          </w:rPrChange>
        </w:rPr>
        <w:t>, as well as an indication of “average hatchery generations” (AHG) where 1 indicates hatchery born and 0 indicates purely wild (or &gt; 3 generations removed fr</w:t>
      </w:r>
      <w:r w:rsidR="004A6AD8" w:rsidRPr="00194C1D">
        <w:rPr>
          <w:rFonts w:ascii="Times New Roman" w:hAnsi="Times New Roman" w:cs="Times New Roman"/>
          <w:rPrChange w:id="2575" w:author="Owner" w:date="2017-04-10T10:31:00Z">
            <w:rPr>
              <w:rFonts w:ascii="Times New Roman" w:hAnsi="Times New Roman" w:cs="Times New Roman"/>
            </w:rPr>
          </w:rPrChange>
        </w:rPr>
        <w:t>om any hatchery ancestry).  These values</w:t>
      </w:r>
      <w:r w:rsidRPr="00194C1D">
        <w:rPr>
          <w:rFonts w:ascii="Times New Roman" w:hAnsi="Times New Roman" w:cs="Times New Roman"/>
          <w:rPrChange w:id="2576" w:author="Owner" w:date="2017-04-10T10:31:00Z">
            <w:rPr>
              <w:rFonts w:ascii="Times New Roman" w:hAnsi="Times New Roman" w:cs="Times New Roman"/>
            </w:rPr>
          </w:rPrChange>
        </w:rPr>
        <w:t xml:space="preserve"> are not used directly</w:t>
      </w:r>
      <w:r w:rsidR="004A6AD8" w:rsidRPr="00194C1D">
        <w:rPr>
          <w:rFonts w:ascii="Times New Roman" w:hAnsi="Times New Roman" w:cs="Times New Roman"/>
          <w:rPrChange w:id="2577" w:author="Owner" w:date="2017-04-10T10:31:00Z">
            <w:rPr>
              <w:rFonts w:ascii="Times New Roman" w:hAnsi="Times New Roman" w:cs="Times New Roman"/>
            </w:rPr>
          </w:rPrChange>
        </w:rPr>
        <w:t xml:space="preserve"> in the model, but may be of interest to the</w:t>
      </w:r>
      <w:r w:rsidRPr="00194C1D">
        <w:rPr>
          <w:rFonts w:ascii="Times New Roman" w:hAnsi="Times New Roman" w:cs="Times New Roman"/>
          <w:rPrChange w:id="2578" w:author="Owner" w:date="2017-04-10T10:31:00Z">
            <w:rPr>
              <w:rFonts w:ascii="Times New Roman" w:hAnsi="Times New Roman" w:cs="Times New Roman"/>
            </w:rPr>
          </w:rPrChange>
        </w:rPr>
        <w:t xml:space="preserve"> user </w:t>
      </w:r>
      <w:r w:rsidR="004A6AD8" w:rsidRPr="00194C1D">
        <w:rPr>
          <w:rFonts w:ascii="Times New Roman" w:hAnsi="Times New Roman" w:cs="Times New Roman"/>
          <w:rPrChange w:id="2579" w:author="Owner" w:date="2017-04-10T10:31:00Z">
            <w:rPr>
              <w:rFonts w:ascii="Times New Roman" w:hAnsi="Times New Roman" w:cs="Times New Roman"/>
            </w:rPr>
          </w:rPrChange>
        </w:rPr>
        <w:t>when</w:t>
      </w:r>
      <w:r w:rsidRPr="00194C1D">
        <w:rPr>
          <w:rFonts w:ascii="Times New Roman" w:hAnsi="Times New Roman" w:cs="Times New Roman"/>
          <w:rPrChange w:id="2580" w:author="Owner" w:date="2017-04-10T10:31:00Z">
            <w:rPr>
              <w:rFonts w:ascii="Times New Roman" w:hAnsi="Times New Roman" w:cs="Times New Roman"/>
            </w:rPr>
          </w:rPrChange>
        </w:rPr>
        <w:t xml:space="preserve"> </w:t>
      </w:r>
      <w:r w:rsidR="004A6AD8" w:rsidRPr="00194C1D">
        <w:rPr>
          <w:rFonts w:ascii="Times New Roman" w:hAnsi="Times New Roman" w:cs="Times New Roman"/>
          <w:rPrChange w:id="2581" w:author="Owner" w:date="2017-04-10T10:31:00Z">
            <w:rPr>
              <w:rFonts w:ascii="Times New Roman" w:hAnsi="Times New Roman" w:cs="Times New Roman"/>
            </w:rPr>
          </w:rPrChange>
        </w:rPr>
        <w:t>specifying</w:t>
      </w:r>
      <w:r w:rsidRPr="00194C1D">
        <w:rPr>
          <w:rFonts w:ascii="Times New Roman" w:hAnsi="Times New Roman" w:cs="Times New Roman"/>
          <w:rPrChange w:id="2582" w:author="Owner" w:date="2017-04-10T10:31:00Z">
            <w:rPr>
              <w:rFonts w:ascii="Times New Roman" w:hAnsi="Times New Roman" w:cs="Times New Roman"/>
            </w:rPr>
          </w:rPrChange>
        </w:rPr>
        <w:t xml:space="preserve"> relative survival and fecundity parameters for various genetic subspecies.</w:t>
      </w:r>
    </w:p>
    <w:p w:rsidR="00B8094A" w:rsidRPr="00194C1D" w:rsidRDefault="004A6AD8" w:rsidP="00B8094A">
      <w:pPr>
        <w:rPr>
          <w:rFonts w:ascii="Times New Roman" w:hAnsi="Times New Roman" w:cs="Times New Roman"/>
          <w:rPrChange w:id="2583" w:author="Owner" w:date="2017-04-10T10:31:00Z">
            <w:rPr>
              <w:rFonts w:ascii="Times New Roman" w:hAnsi="Times New Roman" w:cs="Times New Roman"/>
            </w:rPr>
          </w:rPrChange>
        </w:rPr>
      </w:pPr>
      <w:r w:rsidRPr="00194C1D">
        <w:rPr>
          <w:rFonts w:ascii="Times New Roman" w:hAnsi="Times New Roman" w:cs="Times New Roman"/>
          <w:rPrChange w:id="2584" w:author="Owner" w:date="2017-04-10T10:31:00Z">
            <w:rPr>
              <w:rFonts w:ascii="Times New Roman" w:hAnsi="Times New Roman" w:cs="Times New Roman"/>
            </w:rPr>
          </w:rPrChange>
        </w:rPr>
        <w:t>The advantage of s</w:t>
      </w:r>
      <w:r w:rsidR="00B8094A" w:rsidRPr="00194C1D">
        <w:rPr>
          <w:rFonts w:ascii="Times New Roman" w:hAnsi="Times New Roman" w:cs="Times New Roman"/>
          <w:rPrChange w:id="2585" w:author="Owner" w:date="2017-04-10T10:31:00Z">
            <w:rPr>
              <w:rFonts w:ascii="Times New Roman" w:hAnsi="Times New Roman" w:cs="Times New Roman"/>
            </w:rPr>
          </w:rPrChange>
        </w:rPr>
        <w:t xml:space="preserve">pecifying genetic subspecies as in table </w:t>
      </w:r>
      <w:r w:rsidR="00DC0F5F" w:rsidRPr="00194C1D">
        <w:rPr>
          <w:rFonts w:ascii="Times New Roman" w:hAnsi="Times New Roman" w:cs="Times New Roman"/>
          <w:rPrChange w:id="2586" w:author="Owner" w:date="2017-04-10T10:31:00Z">
            <w:rPr>
              <w:rFonts w:ascii="Times New Roman" w:hAnsi="Times New Roman" w:cs="Times New Roman"/>
            </w:rPr>
          </w:rPrChange>
        </w:rPr>
        <w:t>4</w:t>
      </w:r>
      <w:r w:rsidR="00B8094A" w:rsidRPr="00194C1D">
        <w:rPr>
          <w:rFonts w:ascii="Times New Roman" w:hAnsi="Times New Roman" w:cs="Times New Roman"/>
          <w:rPrChange w:id="2587" w:author="Owner" w:date="2017-04-10T10:31:00Z">
            <w:rPr>
              <w:rFonts w:ascii="Times New Roman" w:hAnsi="Times New Roman" w:cs="Times New Roman"/>
            </w:rPr>
          </w:rPrChange>
        </w:rPr>
        <w:t>.</w:t>
      </w:r>
      <w:r w:rsidR="00DC0F5F" w:rsidRPr="00194C1D">
        <w:rPr>
          <w:rFonts w:ascii="Times New Roman" w:hAnsi="Times New Roman" w:cs="Times New Roman"/>
          <w:rPrChange w:id="2588" w:author="Owner" w:date="2017-04-10T10:31:00Z">
            <w:rPr>
              <w:rFonts w:ascii="Times New Roman" w:hAnsi="Times New Roman" w:cs="Times New Roman"/>
            </w:rPr>
          </w:rPrChange>
        </w:rPr>
        <w:t>12.1</w:t>
      </w:r>
      <w:r w:rsidR="00B8094A" w:rsidRPr="00194C1D">
        <w:rPr>
          <w:rFonts w:ascii="Times New Roman" w:hAnsi="Times New Roman" w:cs="Times New Roman"/>
          <w:rPrChange w:id="2589" w:author="Owner" w:date="2017-04-10T10:31:00Z">
            <w:rPr>
              <w:rFonts w:ascii="Times New Roman" w:hAnsi="Times New Roman" w:cs="Times New Roman"/>
            </w:rPr>
          </w:rPrChange>
        </w:rPr>
        <w:t xml:space="preserve"> enables integration of hatchery effects into the current model</w:t>
      </w:r>
      <w:r w:rsidRPr="00194C1D">
        <w:rPr>
          <w:rFonts w:ascii="Times New Roman" w:hAnsi="Times New Roman" w:cs="Times New Roman"/>
          <w:rPrChange w:id="2590" w:author="Owner" w:date="2017-04-10T10:31:00Z">
            <w:rPr>
              <w:rFonts w:ascii="Times New Roman" w:hAnsi="Times New Roman" w:cs="Times New Roman"/>
            </w:rPr>
          </w:rPrChange>
        </w:rPr>
        <w:t>, including simulations where</w:t>
      </w:r>
      <w:r w:rsidR="00B8094A" w:rsidRPr="00194C1D">
        <w:rPr>
          <w:rFonts w:ascii="Times New Roman" w:hAnsi="Times New Roman" w:cs="Times New Roman"/>
          <w:rPrChange w:id="2591" w:author="Owner" w:date="2017-04-10T10:31:00Z">
            <w:rPr>
              <w:rFonts w:ascii="Times New Roman" w:hAnsi="Times New Roman" w:cs="Times New Roman"/>
            </w:rPr>
          </w:rPrChange>
        </w:rPr>
        <w:t xml:space="preserve"> all the additional complexities of steelhead (variable years as </w:t>
      </w:r>
      <w:del w:id="2592" w:author="Mark Armour" w:date="2017-04-04T11:57:00Z">
        <w:r w:rsidR="00B8094A" w:rsidRPr="00194C1D" w:rsidDel="005B25B5">
          <w:rPr>
            <w:rFonts w:ascii="Times New Roman" w:hAnsi="Times New Roman" w:cs="Times New Roman"/>
            <w:rPrChange w:id="2593" w:author="Owner" w:date="2017-04-10T10:31:00Z">
              <w:rPr>
                <w:rFonts w:ascii="Times New Roman" w:hAnsi="Times New Roman" w:cs="Times New Roman"/>
              </w:rPr>
            </w:rPrChange>
          </w:rPr>
          <w:delText>pre-smolt</w:delText>
        </w:r>
      </w:del>
      <w:ins w:id="2594" w:author="Mark Armour" w:date="2017-04-04T11:57:00Z">
        <w:r w:rsidR="005B25B5" w:rsidRPr="00194C1D">
          <w:rPr>
            <w:rFonts w:ascii="Times New Roman" w:hAnsi="Times New Roman" w:cs="Times New Roman"/>
            <w:rPrChange w:id="2595" w:author="Owner" w:date="2017-04-10T10:31:00Z">
              <w:rPr>
                <w:rFonts w:ascii="Times New Roman" w:hAnsi="Times New Roman" w:cs="Times New Roman"/>
              </w:rPr>
            </w:rPrChange>
          </w:rPr>
          <w:t>One-Plus</w:t>
        </w:r>
      </w:ins>
      <w:r w:rsidR="00B8094A" w:rsidRPr="00194C1D">
        <w:rPr>
          <w:rFonts w:ascii="Times New Roman" w:hAnsi="Times New Roman" w:cs="Times New Roman"/>
          <w:rPrChange w:id="2596" w:author="Owner" w:date="2017-04-10T10:31:00Z">
            <w:rPr>
              <w:rFonts w:ascii="Times New Roman" w:hAnsi="Times New Roman" w:cs="Times New Roman"/>
            </w:rPr>
          </w:rPrChange>
        </w:rPr>
        <w:t>)</w:t>
      </w:r>
      <w:r w:rsidRPr="00194C1D">
        <w:rPr>
          <w:rFonts w:ascii="Times New Roman" w:hAnsi="Times New Roman" w:cs="Times New Roman"/>
          <w:rPrChange w:id="2597" w:author="Owner" w:date="2017-04-10T10:31:00Z">
            <w:rPr>
              <w:rFonts w:ascii="Times New Roman" w:hAnsi="Times New Roman" w:cs="Times New Roman"/>
            </w:rPr>
          </w:rPrChange>
        </w:rPr>
        <w:t xml:space="preserve"> are included, as well as</w:t>
      </w:r>
      <w:r w:rsidR="00B8094A" w:rsidRPr="00194C1D">
        <w:rPr>
          <w:rFonts w:ascii="Times New Roman" w:hAnsi="Times New Roman" w:cs="Times New Roman"/>
          <w:rPrChange w:id="2598" w:author="Owner" w:date="2017-04-10T10:31:00Z">
            <w:rPr>
              <w:rFonts w:ascii="Times New Roman" w:hAnsi="Times New Roman" w:cs="Times New Roman"/>
            </w:rPr>
          </w:rPrChange>
        </w:rPr>
        <w:t xml:space="preserve"> cross site migration probabilities, variable years spent as adult prior to spawning, etc., that most Beverton-Holt models simplify or ignore.  It also provides maximum flexibility to the user to specify relative survival probabilities by life stage / genetic subspecies category, as well as fecundity by genetic subspecies category; and to update and modify these specifications as </w:t>
      </w:r>
      <w:r w:rsidR="00B8094A" w:rsidRPr="00194C1D">
        <w:rPr>
          <w:rFonts w:ascii="Times New Roman" w:hAnsi="Times New Roman" w:cs="Times New Roman"/>
          <w:rPrChange w:id="2599" w:author="Owner" w:date="2017-04-10T10:31:00Z">
            <w:rPr>
              <w:rFonts w:ascii="Times New Roman" w:hAnsi="Times New Roman" w:cs="Times New Roman"/>
            </w:rPr>
          </w:rPrChange>
        </w:rPr>
        <w:lastRenderedPageBreak/>
        <w:t>understanding improves.</w:t>
      </w:r>
      <w:r w:rsidRPr="00194C1D">
        <w:rPr>
          <w:rFonts w:ascii="Times New Roman" w:hAnsi="Times New Roman" w:cs="Times New Roman"/>
          <w:rPrChange w:id="2600" w:author="Owner" w:date="2017-04-10T10:31:00Z">
            <w:rPr>
              <w:rFonts w:ascii="Times New Roman" w:hAnsi="Times New Roman" w:cs="Times New Roman"/>
            </w:rPr>
          </w:rPrChange>
        </w:rPr>
        <w:t xml:space="preserve">  The disadvantages of modeling hatchery fish in this manner include putting more impetus on the user for input rather than relying on a specific model for genetic degradation, as well as limiting the genetic variation to only three generations removed from hatchery fish.</w:t>
      </w:r>
    </w:p>
    <w:p w:rsidR="00B8094A" w:rsidRPr="00194C1D" w:rsidRDefault="00B8094A" w:rsidP="00B8094A">
      <w:pPr>
        <w:rPr>
          <w:rFonts w:ascii="Times New Roman" w:hAnsi="Times New Roman" w:cs="Times New Roman"/>
          <w:rPrChange w:id="2601" w:author="Owner" w:date="2017-04-10T10:31:00Z">
            <w:rPr>
              <w:rFonts w:ascii="Times New Roman" w:hAnsi="Times New Roman" w:cs="Times New Roman"/>
            </w:rPr>
          </w:rPrChange>
        </w:rPr>
      </w:pPr>
      <w:r w:rsidRPr="00194C1D">
        <w:rPr>
          <w:rFonts w:ascii="Times New Roman" w:hAnsi="Times New Roman" w:cs="Times New Roman"/>
          <w:rPrChange w:id="2602" w:author="Owner" w:date="2017-04-10T10:31:00Z">
            <w:rPr>
              <w:rFonts w:ascii="Times New Roman" w:hAnsi="Times New Roman" w:cs="Times New Roman"/>
            </w:rPr>
          </w:rPrChange>
        </w:rPr>
        <w:t xml:space="preserve">Within the model, the various genetic subspecies populations interact and compete for the given capacity at each life stage.  For modeling purposes, this is done on a per-life stage basis by first calculating a weighted average survival probability across all genetic groups (weighted by population density of each group), calculating the total number of surviving fish, and then allocating those surviving fish according to the relative survival probabilities of each group.  (Note this is nearly identical to how survival of steelhead </w:t>
      </w:r>
      <w:del w:id="2603" w:author="Mark Armour" w:date="2017-04-04T11:57:00Z">
        <w:r w:rsidRPr="00194C1D" w:rsidDel="005B25B5">
          <w:rPr>
            <w:rFonts w:ascii="Times New Roman" w:hAnsi="Times New Roman" w:cs="Times New Roman"/>
            <w:rPrChange w:id="2604" w:author="Owner" w:date="2017-04-10T10:31:00Z">
              <w:rPr>
                <w:rFonts w:ascii="Times New Roman" w:hAnsi="Times New Roman" w:cs="Times New Roman"/>
              </w:rPr>
            </w:rPrChange>
          </w:rPr>
          <w:delText>pre-smolt</w:delText>
        </w:r>
      </w:del>
      <w:del w:id="2605" w:author="Mark Armour" w:date="2017-04-04T11:58:00Z">
        <w:r w:rsidRPr="00194C1D" w:rsidDel="005B25B5">
          <w:rPr>
            <w:rFonts w:ascii="Times New Roman" w:hAnsi="Times New Roman" w:cs="Times New Roman"/>
            <w:rPrChange w:id="2606" w:author="Owner" w:date="2017-04-10T10:31:00Z">
              <w:rPr>
                <w:rFonts w:ascii="Times New Roman" w:hAnsi="Times New Roman" w:cs="Times New Roman"/>
              </w:rPr>
            </w:rPrChange>
          </w:rPr>
          <w:delText>s</w:delText>
        </w:r>
      </w:del>
      <w:ins w:id="2607" w:author="Mark Armour" w:date="2017-04-04T11:58:00Z">
        <w:r w:rsidR="005B25B5" w:rsidRPr="00194C1D">
          <w:rPr>
            <w:rFonts w:ascii="Times New Roman" w:hAnsi="Times New Roman" w:cs="Times New Roman"/>
            <w:rPrChange w:id="2608" w:author="Owner" w:date="2017-04-10T10:31:00Z">
              <w:rPr>
                <w:rFonts w:ascii="Times New Roman" w:hAnsi="Times New Roman" w:cs="Times New Roman"/>
              </w:rPr>
            </w:rPrChange>
          </w:rPr>
          <w:t>One-Plus</w:t>
        </w:r>
      </w:ins>
      <w:r w:rsidRPr="00194C1D">
        <w:rPr>
          <w:rFonts w:ascii="Times New Roman" w:hAnsi="Times New Roman" w:cs="Times New Roman"/>
          <w:rPrChange w:id="2609" w:author="Owner" w:date="2017-04-10T10:31:00Z">
            <w:rPr>
              <w:rFonts w:ascii="Times New Roman" w:hAnsi="Times New Roman" w:cs="Times New Roman"/>
            </w:rPr>
          </w:rPrChange>
        </w:rPr>
        <w:t xml:space="preserve"> of various ages is modeled, as described in section </w:t>
      </w:r>
      <w:r w:rsidR="00881726" w:rsidRPr="00194C1D">
        <w:rPr>
          <w:rFonts w:ascii="Times New Roman" w:hAnsi="Times New Roman" w:cs="Times New Roman"/>
          <w:rPrChange w:id="2610" w:author="Owner" w:date="2017-04-10T10:31:00Z">
            <w:rPr>
              <w:rFonts w:ascii="Times New Roman" w:hAnsi="Times New Roman" w:cs="Times New Roman"/>
            </w:rPr>
          </w:rPrChange>
        </w:rPr>
        <w:t>4</w:t>
      </w:r>
      <w:r w:rsidRPr="00194C1D">
        <w:rPr>
          <w:rFonts w:ascii="Times New Roman" w:hAnsi="Times New Roman" w:cs="Times New Roman"/>
          <w:rPrChange w:id="2611" w:author="Owner" w:date="2017-04-10T10:31:00Z">
            <w:rPr>
              <w:rFonts w:ascii="Times New Roman" w:hAnsi="Times New Roman" w:cs="Times New Roman"/>
            </w:rPr>
          </w:rPrChange>
        </w:rPr>
        <w:t>.</w:t>
      </w:r>
      <w:r w:rsidR="00881726" w:rsidRPr="00194C1D">
        <w:rPr>
          <w:rFonts w:ascii="Times New Roman" w:hAnsi="Times New Roman" w:cs="Times New Roman"/>
          <w:rPrChange w:id="2612" w:author="Owner" w:date="2017-04-10T10:31:00Z">
            <w:rPr>
              <w:rFonts w:ascii="Times New Roman" w:hAnsi="Times New Roman" w:cs="Times New Roman"/>
            </w:rPr>
          </w:rPrChange>
        </w:rPr>
        <w:t>5</w:t>
      </w:r>
      <w:r w:rsidRPr="00194C1D">
        <w:rPr>
          <w:rFonts w:ascii="Times New Roman" w:hAnsi="Times New Roman" w:cs="Times New Roman"/>
          <w:rPrChange w:id="2613" w:author="Owner" w:date="2017-04-10T10:31:00Z">
            <w:rPr>
              <w:rFonts w:ascii="Times New Roman" w:hAnsi="Times New Roman" w:cs="Times New Roman"/>
            </w:rPr>
          </w:rPrChange>
        </w:rPr>
        <w:t>, except that there is no assumed capacity usage difference among the different genetic categories).</w:t>
      </w:r>
    </w:p>
    <w:p w:rsidR="00B8094A" w:rsidRPr="00194C1D" w:rsidRDefault="00B8094A" w:rsidP="00B8094A">
      <w:pPr>
        <w:rPr>
          <w:rFonts w:ascii="Times New Roman" w:hAnsi="Times New Roman" w:cs="Times New Roman"/>
          <w:rPrChange w:id="2614" w:author="Owner" w:date="2017-04-10T10:31:00Z">
            <w:rPr>
              <w:rFonts w:ascii="Times New Roman" w:hAnsi="Times New Roman" w:cs="Times New Roman"/>
            </w:rPr>
          </w:rPrChange>
        </w:rPr>
      </w:pPr>
      <w:r w:rsidRPr="00194C1D">
        <w:rPr>
          <w:rFonts w:ascii="Times New Roman" w:hAnsi="Times New Roman" w:cs="Times New Roman"/>
          <w:rPrChange w:id="2615" w:author="Owner" w:date="2017-04-10T10:31:00Z">
            <w:rPr>
              <w:rFonts w:ascii="Times New Roman" w:hAnsi="Times New Roman" w:cs="Times New Roman"/>
            </w:rPr>
          </w:rPrChange>
        </w:rPr>
        <w:t xml:space="preserve">Note </w:t>
      </w:r>
      <w:r w:rsidR="00556328" w:rsidRPr="00194C1D">
        <w:rPr>
          <w:rFonts w:ascii="Times New Roman" w:hAnsi="Times New Roman" w:cs="Times New Roman"/>
          <w:rPrChange w:id="2616" w:author="Owner" w:date="2017-04-10T10:31:00Z">
            <w:rPr>
              <w:rFonts w:ascii="Times New Roman" w:hAnsi="Times New Roman" w:cs="Times New Roman"/>
            </w:rPr>
          </w:rPrChange>
        </w:rPr>
        <w:t>also that in some other models [ref 6</w:t>
      </w:r>
      <w:r w:rsidRPr="00194C1D">
        <w:rPr>
          <w:rFonts w:ascii="Times New Roman" w:hAnsi="Times New Roman" w:cs="Times New Roman"/>
          <w:rPrChange w:id="2617" w:author="Owner" w:date="2017-04-10T10:31:00Z">
            <w:rPr>
              <w:rFonts w:ascii="Times New Roman" w:hAnsi="Times New Roman" w:cs="Times New Roman"/>
            </w:rPr>
          </w:rPrChange>
        </w:rPr>
        <w:t>], the relative survivability and the relative ability to compete are specified as separate inputs.  When assigned on a per-subpopulation level, competing and surviving at a given life stage are essentially the same act, thus only a single value is specified by the user and used in modeling.  All user inputs in this case are merely relative survival probabilities, where values are relative to the survival probability of a wild fish at each life stage.</w:t>
      </w:r>
    </w:p>
    <w:p w:rsidR="00B8094A" w:rsidRPr="00194C1D" w:rsidRDefault="00B8094A" w:rsidP="00B8094A">
      <w:pPr>
        <w:rPr>
          <w:rFonts w:ascii="Times New Roman" w:hAnsi="Times New Roman" w:cs="Times New Roman"/>
          <w:rPrChange w:id="2618" w:author="Owner" w:date="2017-04-10T10:31:00Z">
            <w:rPr>
              <w:rFonts w:ascii="Times New Roman" w:hAnsi="Times New Roman" w:cs="Times New Roman"/>
            </w:rPr>
          </w:rPrChange>
        </w:rPr>
      </w:pPr>
      <w:r w:rsidRPr="00194C1D">
        <w:rPr>
          <w:rFonts w:ascii="Times New Roman" w:hAnsi="Times New Roman" w:cs="Times New Roman"/>
          <w:rPrChange w:id="2619" w:author="Owner" w:date="2017-04-10T10:31:00Z">
            <w:rPr>
              <w:rFonts w:ascii="Times New Roman" w:hAnsi="Times New Roman" w:cs="Times New Roman"/>
            </w:rPr>
          </w:rPrChange>
        </w:rPr>
        <w:t xml:space="preserve">Hatchery effects are also considered when estimating fecundity.  </w:t>
      </w:r>
      <w:r w:rsidR="0047452C" w:rsidRPr="00194C1D">
        <w:rPr>
          <w:rFonts w:ascii="Times New Roman" w:hAnsi="Times New Roman" w:cs="Times New Roman"/>
          <w:rPrChange w:id="2620" w:author="Owner" w:date="2017-04-10T10:31:00Z">
            <w:rPr>
              <w:rFonts w:ascii="Times New Roman" w:hAnsi="Times New Roman" w:cs="Times New Roman"/>
            </w:rPr>
          </w:rPrChange>
        </w:rPr>
        <w:t xml:space="preserve">For this model, the user will specify the fecundity of female spawners by age of the returning spawners and by the genetic subspecies type.  </w:t>
      </w:r>
      <w:r w:rsidRPr="00194C1D">
        <w:rPr>
          <w:rFonts w:ascii="Times New Roman" w:hAnsi="Times New Roman" w:cs="Times New Roman"/>
          <w:rPrChange w:id="2621" w:author="Owner" w:date="2017-04-10T10:31:00Z">
            <w:rPr>
              <w:rFonts w:ascii="Times New Roman" w:hAnsi="Times New Roman" w:cs="Times New Roman"/>
            </w:rPr>
          </w:rPrChange>
        </w:rPr>
        <w:t>Again, the user specifies fecundity e</w:t>
      </w:r>
      <w:r w:rsidR="0047452C" w:rsidRPr="00194C1D">
        <w:rPr>
          <w:rFonts w:ascii="Times New Roman" w:hAnsi="Times New Roman" w:cs="Times New Roman"/>
          <w:rPrChange w:id="2622" w:author="Owner" w:date="2017-04-10T10:31:00Z">
            <w:rPr>
              <w:rFonts w:ascii="Times New Roman" w:hAnsi="Times New Roman" w:cs="Times New Roman"/>
            </w:rPr>
          </w:rPrChange>
        </w:rPr>
        <w:t>ffects relative to wild fish.  In addition, the fraction of returning spawners that are female is known to vary across age of returning fish as well as the genetic subspecies type.  These values are also user specified in the model.</w:t>
      </w:r>
      <w:r w:rsidRPr="00194C1D">
        <w:rPr>
          <w:rFonts w:ascii="Times New Roman" w:hAnsi="Times New Roman" w:cs="Times New Roman"/>
          <w:rPrChange w:id="2623" w:author="Owner" w:date="2017-04-10T10:31:00Z">
            <w:rPr>
              <w:rFonts w:ascii="Times New Roman" w:hAnsi="Times New Roman" w:cs="Times New Roman"/>
            </w:rPr>
          </w:rPrChange>
        </w:rPr>
        <w:t xml:space="preserve"> </w:t>
      </w:r>
    </w:p>
    <w:p w:rsidR="00B8094A" w:rsidRPr="00194C1D" w:rsidRDefault="00B8094A" w:rsidP="00B8094A">
      <w:pPr>
        <w:rPr>
          <w:rFonts w:ascii="Times New Roman" w:hAnsi="Times New Roman" w:cs="Times New Roman"/>
          <w:rPrChange w:id="2624" w:author="Owner" w:date="2017-04-10T10:31:00Z">
            <w:rPr>
              <w:rFonts w:ascii="Times New Roman" w:hAnsi="Times New Roman" w:cs="Times New Roman"/>
            </w:rPr>
          </w:rPrChange>
        </w:rPr>
      </w:pPr>
      <w:r w:rsidRPr="00194C1D">
        <w:rPr>
          <w:rFonts w:ascii="Times New Roman" w:hAnsi="Times New Roman" w:cs="Times New Roman"/>
          <w:rPrChange w:id="2625" w:author="Owner" w:date="2017-04-10T10:31:00Z">
            <w:rPr>
              <w:rFonts w:ascii="Times New Roman" w:hAnsi="Times New Roman" w:cs="Times New Roman"/>
            </w:rPr>
          </w:rPrChange>
        </w:rPr>
        <w:t>The model also makes the simplifying assumption that, for those fish that survive to spawn, mate selection occurs at random, with no preferential force driving wild-wild pairings, hatchery-hatchery pairings, etc.</w:t>
      </w:r>
    </w:p>
    <w:p w:rsidR="00B8094A" w:rsidRPr="00194C1D" w:rsidRDefault="00B8094A" w:rsidP="00B8094A">
      <w:pPr>
        <w:rPr>
          <w:rFonts w:ascii="Times New Roman" w:hAnsi="Times New Roman" w:cs="Times New Roman"/>
          <w:rPrChange w:id="2626" w:author="Owner" w:date="2017-04-10T10:31:00Z">
            <w:rPr>
              <w:rFonts w:ascii="Times New Roman" w:hAnsi="Times New Roman" w:cs="Times New Roman"/>
            </w:rPr>
          </w:rPrChange>
        </w:rPr>
      </w:pPr>
      <w:r w:rsidRPr="00194C1D">
        <w:rPr>
          <w:rFonts w:ascii="Times New Roman" w:hAnsi="Times New Roman" w:cs="Times New Roman"/>
          <w:rPrChange w:id="2627" w:author="Owner" w:date="2017-04-10T10:31:00Z">
            <w:rPr>
              <w:rFonts w:ascii="Times New Roman" w:hAnsi="Times New Roman" w:cs="Times New Roman"/>
            </w:rPr>
          </w:rPrChange>
        </w:rPr>
        <w:t>Details on how user specifications of hatchery effects are input into the model are provided in section 7.2.</w:t>
      </w:r>
    </w:p>
    <w:p w:rsidR="00B8094A" w:rsidRPr="009F3AE9" w:rsidRDefault="00B8094A" w:rsidP="00B8094A">
      <w:pPr>
        <w:rPr>
          <w:ins w:id="2628" w:author="Owner" w:date="2017-04-10T10:39:00Z"/>
          <w:rFonts w:ascii="Times New Roman" w:hAnsi="Times New Roman" w:cs="Times New Roman"/>
          <w:sz w:val="24"/>
          <w:szCs w:val="24"/>
          <w:rPrChange w:id="2629" w:author="Owner" w:date="2017-04-10T10:40:00Z">
            <w:rPr>
              <w:ins w:id="2630" w:author="Owner" w:date="2017-04-10T10:39:00Z"/>
              <w:rFonts w:ascii="Times New Roman" w:hAnsi="Times New Roman" w:cs="Times New Roman"/>
            </w:rPr>
          </w:rPrChange>
        </w:rPr>
      </w:pPr>
      <w:r w:rsidRPr="00194C1D">
        <w:rPr>
          <w:rFonts w:ascii="Times New Roman" w:hAnsi="Times New Roman" w:cs="Times New Roman"/>
          <w:rPrChange w:id="2631" w:author="Owner" w:date="2017-04-10T10:31:00Z">
            <w:rPr>
              <w:rFonts w:ascii="Times New Roman" w:hAnsi="Times New Roman" w:cs="Times New Roman"/>
            </w:rPr>
          </w:rPrChange>
        </w:rPr>
        <w:t>Apart from introduction, survival, fecundity</w:t>
      </w:r>
      <w:r w:rsidR="0047452C" w:rsidRPr="00194C1D">
        <w:rPr>
          <w:rFonts w:ascii="Times New Roman" w:hAnsi="Times New Roman" w:cs="Times New Roman"/>
          <w:rPrChange w:id="2632" w:author="Owner" w:date="2017-04-10T10:31:00Z">
            <w:rPr>
              <w:rFonts w:ascii="Times New Roman" w:hAnsi="Times New Roman" w:cs="Times New Roman"/>
            </w:rPr>
          </w:rPrChange>
        </w:rPr>
        <w:t>, and male/female ratio</w:t>
      </w:r>
      <w:r w:rsidRPr="00194C1D">
        <w:rPr>
          <w:rFonts w:ascii="Times New Roman" w:hAnsi="Times New Roman" w:cs="Times New Roman"/>
          <w:rPrChange w:id="2633" w:author="Owner" w:date="2017-04-10T10:31:00Z">
            <w:rPr>
              <w:rFonts w:ascii="Times New Roman" w:hAnsi="Times New Roman" w:cs="Times New Roman"/>
            </w:rPr>
          </w:rPrChange>
        </w:rPr>
        <w:t xml:space="preserve"> differences between wild and hatchery origin fish, management differences may specify differences in relative harvest rates.  This can also be user specified (see section 7.2, figure 7.2.9).  In this case, only differences between hatchery origin (first </w:t>
      </w:r>
      <w:r w:rsidRPr="009F3AE9">
        <w:rPr>
          <w:rFonts w:ascii="Times New Roman" w:hAnsi="Times New Roman" w:cs="Times New Roman"/>
          <w:rPrChange w:id="2634" w:author="Owner" w:date="2017-04-10T10:39:00Z">
            <w:rPr>
              <w:rFonts w:ascii="Times New Roman" w:hAnsi="Times New Roman" w:cs="Times New Roman"/>
            </w:rPr>
          </w:rPrChange>
        </w:rPr>
        <w:t>generation</w:t>
      </w:r>
      <w:r w:rsidR="00556328" w:rsidRPr="009F3AE9">
        <w:rPr>
          <w:rFonts w:ascii="Times New Roman" w:hAnsi="Times New Roman" w:cs="Times New Roman"/>
          <w:rPrChange w:id="2635" w:author="Owner" w:date="2017-04-10T10:39:00Z">
            <w:rPr>
              <w:rFonts w:ascii="Times New Roman" w:hAnsi="Times New Roman" w:cs="Times New Roman"/>
            </w:rPr>
          </w:rPrChange>
        </w:rPr>
        <w:t>, H1 fish</w:t>
      </w:r>
      <w:r w:rsidRPr="009F3AE9">
        <w:rPr>
          <w:rFonts w:ascii="Times New Roman" w:hAnsi="Times New Roman" w:cs="Times New Roman"/>
          <w:rPrChange w:id="2636" w:author="Owner" w:date="2017-04-10T10:39:00Z">
            <w:rPr>
              <w:rFonts w:ascii="Times New Roman" w:hAnsi="Times New Roman" w:cs="Times New Roman"/>
            </w:rPr>
          </w:rPrChange>
        </w:rPr>
        <w:t xml:space="preserve">) and all other naturally spawning (whether wild or more than a generation removed from the hatchery) are specified, as only hatchery fish (H1) can be uniquely identified at harvest and thus </w:t>
      </w:r>
      <w:r w:rsidRPr="009F3AE9">
        <w:rPr>
          <w:rFonts w:ascii="Times New Roman" w:hAnsi="Times New Roman" w:cs="Times New Roman"/>
          <w:sz w:val="24"/>
          <w:szCs w:val="24"/>
          <w:rPrChange w:id="2637" w:author="Owner" w:date="2017-04-10T10:40:00Z">
            <w:rPr>
              <w:rFonts w:ascii="Times New Roman" w:hAnsi="Times New Roman" w:cs="Times New Roman"/>
            </w:rPr>
          </w:rPrChange>
        </w:rPr>
        <w:t>managed separately.  This assumes no differences in the likelihood of being harvested, due to diffe</w:t>
      </w:r>
      <w:r w:rsidR="00556328" w:rsidRPr="009F3AE9">
        <w:rPr>
          <w:rFonts w:ascii="Times New Roman" w:hAnsi="Times New Roman" w:cs="Times New Roman"/>
          <w:sz w:val="24"/>
          <w:szCs w:val="24"/>
          <w:rPrChange w:id="2638" w:author="Owner" w:date="2017-04-10T10:40:00Z">
            <w:rPr>
              <w:rFonts w:ascii="Times New Roman" w:hAnsi="Times New Roman" w:cs="Times New Roman"/>
            </w:rPr>
          </w:rPrChange>
        </w:rPr>
        <w:t>rences in fish behavior, across</w:t>
      </w:r>
      <w:r w:rsidRPr="009F3AE9">
        <w:rPr>
          <w:rFonts w:ascii="Times New Roman" w:hAnsi="Times New Roman" w:cs="Times New Roman"/>
          <w:sz w:val="24"/>
          <w:szCs w:val="24"/>
          <w:rPrChange w:id="2639" w:author="Owner" w:date="2017-04-10T10:40:00Z">
            <w:rPr>
              <w:rFonts w:ascii="Times New Roman" w:hAnsi="Times New Roman" w:cs="Times New Roman"/>
            </w:rPr>
          </w:rPrChange>
        </w:rPr>
        <w:t xml:space="preserve"> the 10 non-hatchery (H1) subspecies classifications.</w:t>
      </w:r>
    </w:p>
    <w:p w:rsidR="009F3AE9" w:rsidRDefault="009F3AE9" w:rsidP="00B8094A">
      <w:pPr>
        <w:rPr>
          <w:ins w:id="2640" w:author="Owner" w:date="2017-04-10T10:41:00Z"/>
          <w:rFonts w:ascii="Times New Roman" w:hAnsi="Times New Roman" w:cs="Times New Roman"/>
          <w:sz w:val="24"/>
          <w:szCs w:val="24"/>
        </w:rPr>
      </w:pPr>
    </w:p>
    <w:p w:rsidR="009F3AE9" w:rsidRPr="009F3AE9" w:rsidRDefault="009F3AE9" w:rsidP="00B8094A">
      <w:pPr>
        <w:rPr>
          <w:ins w:id="2641" w:author="Owner" w:date="2017-04-10T10:38:00Z"/>
          <w:rFonts w:ascii="Times New Roman" w:hAnsi="Times New Roman" w:cs="Times New Roman"/>
          <w:sz w:val="24"/>
          <w:szCs w:val="24"/>
          <w:rPrChange w:id="2642" w:author="Owner" w:date="2017-04-10T10:40:00Z">
            <w:rPr>
              <w:ins w:id="2643" w:author="Owner" w:date="2017-04-10T10:38:00Z"/>
              <w:rFonts w:ascii="Times New Roman" w:hAnsi="Times New Roman" w:cs="Times New Roman"/>
            </w:rPr>
          </w:rPrChange>
        </w:rPr>
      </w:pPr>
    </w:p>
    <w:p w:rsidR="00194C1D" w:rsidRPr="0057355D" w:rsidRDefault="009F3AE9" w:rsidP="0057355D">
      <w:pPr>
        <w:pStyle w:val="ListParagraph"/>
        <w:numPr>
          <w:ilvl w:val="0"/>
          <w:numId w:val="1"/>
        </w:numPr>
        <w:outlineLvl w:val="0"/>
        <w:rPr>
          <w:ins w:id="2644" w:author="Owner" w:date="2017-04-10T10:29:00Z"/>
          <w:rFonts w:ascii="Times New Roman" w:hAnsi="Times New Roman" w:cs="Times New Roman"/>
          <w:b/>
          <w:sz w:val="28"/>
          <w:rPrChange w:id="2645" w:author="Owner" w:date="2017-04-10T10:44:00Z">
            <w:rPr>
              <w:ins w:id="2646" w:author="Owner" w:date="2017-04-10T10:29:00Z"/>
              <w:b/>
              <w:sz w:val="28"/>
              <w:szCs w:val="24"/>
            </w:rPr>
          </w:rPrChange>
        </w:rPr>
        <w:pPrChange w:id="2647" w:author="Owner" w:date="2017-04-10T10:43:00Z">
          <w:pPr>
            <w:pStyle w:val="ListParagraph"/>
            <w:numPr>
              <w:numId w:val="1"/>
            </w:numPr>
            <w:ind w:hanging="360"/>
          </w:pPr>
        </w:pPrChange>
      </w:pPr>
      <w:bookmarkStart w:id="2648" w:name="_Toc479584371"/>
      <w:r w:rsidRPr="0057355D">
        <w:rPr>
          <w:rFonts w:ascii="Times New Roman" w:hAnsi="Times New Roman" w:cs="Times New Roman"/>
          <w:b/>
          <w:sz w:val="32"/>
          <w:szCs w:val="24"/>
          <w:rPrChange w:id="2649" w:author="Owner" w:date="2017-04-10T10:44:00Z">
            <w:rPr>
              <w:rFonts w:ascii="Times New Roman" w:hAnsi="Times New Roman" w:cs="Times New Roman"/>
              <w:b/>
              <w:sz w:val="24"/>
              <w:szCs w:val="24"/>
            </w:rPr>
          </w:rPrChange>
        </w:rPr>
        <w:t>T</w:t>
      </w:r>
      <w:r w:rsidR="0055462F" w:rsidRPr="0057355D">
        <w:rPr>
          <w:rFonts w:ascii="Times New Roman" w:hAnsi="Times New Roman" w:cs="Times New Roman"/>
          <w:b/>
          <w:sz w:val="28"/>
          <w:rPrChange w:id="2650" w:author="Owner" w:date="2017-04-10T10:44:00Z">
            <w:rPr>
              <w:b/>
            </w:rPr>
          </w:rPrChange>
        </w:rPr>
        <w:t xml:space="preserve">racking Spawners and Recruits for </w:t>
      </w:r>
      <w:r w:rsidR="00B43BA7" w:rsidRPr="0057355D">
        <w:rPr>
          <w:rFonts w:ascii="Times New Roman" w:hAnsi="Times New Roman" w:cs="Times New Roman"/>
          <w:b/>
          <w:sz w:val="28"/>
          <w:rPrChange w:id="2651" w:author="Owner" w:date="2017-04-10T10:44:00Z">
            <w:rPr>
              <w:b/>
            </w:rPr>
          </w:rPrChange>
        </w:rPr>
        <w:t xml:space="preserve">Run </w:t>
      </w:r>
      <w:r w:rsidR="0055462F" w:rsidRPr="0057355D">
        <w:rPr>
          <w:rFonts w:ascii="Times New Roman" w:hAnsi="Times New Roman" w:cs="Times New Roman"/>
          <w:b/>
          <w:sz w:val="28"/>
          <w:rPrChange w:id="2652" w:author="Owner" w:date="2017-04-10T10:44:00Z">
            <w:rPr>
              <w:b/>
            </w:rPr>
          </w:rPrChange>
        </w:rPr>
        <w:t>Reconstruction</w:t>
      </w:r>
      <w:bookmarkEnd w:id="2648"/>
    </w:p>
    <w:p w:rsidR="008228BF" w:rsidRPr="009F3AE9" w:rsidDel="00194C1D" w:rsidRDefault="008228BF" w:rsidP="00194C1D">
      <w:pPr>
        <w:rPr>
          <w:ins w:id="2653" w:author="Mark Armour" w:date="2017-04-04T13:31:00Z"/>
          <w:del w:id="2654" w:author="Owner" w:date="2017-04-10T10:27:00Z"/>
          <w:rFonts w:ascii="Times New Roman" w:hAnsi="Times New Roman" w:cs="Times New Roman"/>
          <w:sz w:val="24"/>
          <w:szCs w:val="24"/>
          <w:rPrChange w:id="2655" w:author="Owner" w:date="2017-04-10T10:40:00Z">
            <w:rPr>
              <w:ins w:id="2656" w:author="Mark Armour" w:date="2017-04-04T13:31:00Z"/>
              <w:del w:id="2657" w:author="Owner" w:date="2017-04-10T10:27:00Z"/>
              <w:b/>
              <w:sz w:val="28"/>
              <w:szCs w:val="24"/>
            </w:rPr>
          </w:rPrChange>
        </w:rPr>
        <w:pPrChange w:id="2658" w:author="Owner" w:date="2017-04-10T10:29:00Z">
          <w:pPr>
            <w:pStyle w:val="ListParagraph"/>
            <w:numPr>
              <w:numId w:val="1"/>
            </w:numPr>
            <w:spacing w:after="0"/>
            <w:ind w:hanging="360"/>
            <w:outlineLvl w:val="0"/>
          </w:pPr>
        </w:pPrChange>
      </w:pPr>
    </w:p>
    <w:p w:rsidR="008228BF" w:rsidRPr="009F3AE9" w:rsidDel="00194C1D" w:rsidRDefault="008228BF" w:rsidP="00194C1D">
      <w:pPr>
        <w:rPr>
          <w:ins w:id="2659" w:author="Mark Armour" w:date="2017-04-04T13:36:00Z"/>
          <w:del w:id="2660" w:author="Owner" w:date="2017-04-10T10:28:00Z"/>
          <w:rFonts w:ascii="Times New Roman" w:hAnsi="Times New Roman" w:cs="Times New Roman"/>
          <w:sz w:val="24"/>
          <w:szCs w:val="24"/>
          <w:rPrChange w:id="2661" w:author="Owner" w:date="2017-04-10T10:40:00Z">
            <w:rPr>
              <w:ins w:id="2662" w:author="Mark Armour" w:date="2017-04-04T13:36:00Z"/>
              <w:del w:id="2663" w:author="Owner" w:date="2017-04-10T10:28:00Z"/>
              <w:sz w:val="24"/>
            </w:rPr>
          </w:rPrChange>
        </w:rPr>
        <w:pPrChange w:id="2664" w:author="Owner" w:date="2017-04-10T10:29:00Z">
          <w:pPr>
            <w:pStyle w:val="ListParagraph"/>
            <w:numPr>
              <w:numId w:val="1"/>
            </w:numPr>
            <w:spacing w:after="0"/>
            <w:ind w:hanging="360"/>
            <w:outlineLvl w:val="0"/>
          </w:pPr>
        </w:pPrChange>
      </w:pPr>
    </w:p>
    <w:p w:rsidR="00FC40CE" w:rsidRPr="009F3AE9" w:rsidDel="00194C1D" w:rsidRDefault="00FC40CE" w:rsidP="00194C1D">
      <w:pPr>
        <w:rPr>
          <w:ins w:id="2665" w:author="Mark Armour" w:date="2017-04-06T13:37:00Z"/>
          <w:del w:id="2666" w:author="Owner" w:date="2017-04-10T10:28:00Z"/>
          <w:rFonts w:ascii="Times New Roman" w:hAnsi="Times New Roman" w:cs="Times New Roman"/>
          <w:sz w:val="24"/>
          <w:szCs w:val="24"/>
          <w:rPrChange w:id="2667" w:author="Owner" w:date="2017-04-10T10:40:00Z">
            <w:rPr>
              <w:ins w:id="2668" w:author="Mark Armour" w:date="2017-04-06T13:37:00Z"/>
              <w:del w:id="2669" w:author="Owner" w:date="2017-04-10T10:28:00Z"/>
            </w:rPr>
          </w:rPrChange>
        </w:rPr>
        <w:pPrChange w:id="2670" w:author="Owner" w:date="2017-04-10T10:29:00Z">
          <w:pPr>
            <w:pStyle w:val="ListParagraph"/>
            <w:numPr>
              <w:numId w:val="1"/>
            </w:numPr>
            <w:spacing w:after="0"/>
            <w:ind w:hanging="360"/>
            <w:outlineLvl w:val="0"/>
          </w:pPr>
        </w:pPrChange>
      </w:pPr>
      <w:ins w:id="2671" w:author="Mark Armour" w:date="2017-04-06T13:37:00Z">
        <w:r w:rsidRPr="009F3AE9">
          <w:rPr>
            <w:rFonts w:ascii="Times New Roman" w:hAnsi="Times New Roman" w:cs="Times New Roman"/>
            <w:sz w:val="24"/>
            <w:szCs w:val="24"/>
            <w:rPrChange w:id="2672" w:author="Owner" w:date="2017-04-10T10:40:00Z">
              <w:rPr/>
            </w:rPrChange>
          </w:rPr>
          <w:t xml:space="preserve">The ISEMP Watershed Model tracks spawners and recruits for each year, to be output and/or plotted by an external function.  This code is described separately because it has no effect on the </w:t>
        </w:r>
        <w:r w:rsidRPr="009F3AE9">
          <w:rPr>
            <w:rFonts w:ascii="Times New Roman" w:hAnsi="Times New Roman" w:cs="Times New Roman"/>
            <w:sz w:val="24"/>
            <w:szCs w:val="24"/>
            <w:rPrChange w:id="2673" w:author="Owner" w:date="2017-04-10T10:40:00Z">
              <w:rPr/>
            </w:rPrChange>
          </w:rPr>
          <w:lastRenderedPageBreak/>
          <w:t>working of the model.</w:t>
        </w:r>
      </w:ins>
      <w:ins w:id="2674" w:author="Owner" w:date="2017-04-10T10:42:00Z">
        <w:r w:rsidR="0057355D">
          <w:rPr>
            <w:rFonts w:ascii="Times New Roman" w:hAnsi="Times New Roman" w:cs="Times New Roman"/>
            <w:sz w:val="24"/>
            <w:szCs w:val="24"/>
          </w:rPr>
          <w:t xml:space="preserve">  </w:t>
        </w:r>
      </w:ins>
    </w:p>
    <w:p w:rsidR="00FC40CE" w:rsidRPr="009F3AE9" w:rsidDel="00194C1D" w:rsidRDefault="00FC40CE" w:rsidP="00194C1D">
      <w:pPr>
        <w:rPr>
          <w:ins w:id="2675" w:author="Mark Armour" w:date="2017-04-06T13:37:00Z"/>
          <w:del w:id="2676" w:author="Owner" w:date="2017-04-10T10:28:00Z"/>
          <w:rFonts w:ascii="Times New Roman" w:hAnsi="Times New Roman" w:cs="Times New Roman"/>
          <w:sz w:val="24"/>
          <w:szCs w:val="24"/>
          <w:rPrChange w:id="2677" w:author="Owner" w:date="2017-04-10T10:40:00Z">
            <w:rPr>
              <w:ins w:id="2678" w:author="Mark Armour" w:date="2017-04-06T13:37:00Z"/>
              <w:del w:id="2679" w:author="Owner" w:date="2017-04-10T10:28:00Z"/>
              <w:sz w:val="24"/>
              <w:szCs w:val="24"/>
            </w:rPr>
          </w:rPrChange>
        </w:rPr>
        <w:pPrChange w:id="2680" w:author="Owner" w:date="2017-04-10T10:29:00Z">
          <w:pPr>
            <w:pStyle w:val="ListParagraph"/>
            <w:numPr>
              <w:numId w:val="1"/>
            </w:numPr>
            <w:spacing w:after="0"/>
            <w:ind w:hanging="360"/>
            <w:outlineLvl w:val="0"/>
          </w:pPr>
        </w:pPrChange>
      </w:pPr>
    </w:p>
    <w:p w:rsidR="008228BF" w:rsidRPr="009F3AE9" w:rsidRDefault="007F5A4A" w:rsidP="00194C1D">
      <w:pPr>
        <w:rPr>
          <w:ins w:id="2681" w:author="Mark Armour" w:date="2017-04-06T12:42:00Z"/>
          <w:rFonts w:ascii="Times New Roman" w:hAnsi="Times New Roman" w:cs="Times New Roman"/>
          <w:sz w:val="24"/>
          <w:rPrChange w:id="2682" w:author="Owner" w:date="2017-04-10T10:39:00Z">
            <w:rPr>
              <w:ins w:id="2683" w:author="Mark Armour" w:date="2017-04-06T12:42:00Z"/>
              <w:sz w:val="24"/>
            </w:rPr>
          </w:rPrChange>
        </w:rPr>
        <w:pPrChange w:id="2684" w:author="Owner" w:date="2017-04-10T10:29:00Z">
          <w:pPr>
            <w:pStyle w:val="ListParagraph"/>
            <w:numPr>
              <w:numId w:val="1"/>
            </w:numPr>
            <w:spacing w:after="0"/>
            <w:ind w:hanging="360"/>
            <w:outlineLvl w:val="0"/>
          </w:pPr>
        </w:pPrChange>
      </w:pPr>
      <w:ins w:id="2685" w:author="Mark Armour" w:date="2017-04-06T12:38:00Z">
        <w:r w:rsidRPr="009F3AE9">
          <w:rPr>
            <w:rFonts w:ascii="Times New Roman" w:hAnsi="Times New Roman" w:cs="Times New Roman"/>
            <w:sz w:val="24"/>
            <w:szCs w:val="24"/>
            <w:rPrChange w:id="2686" w:author="Owner" w:date="2017-04-10T10:40:00Z">
              <w:rPr>
                <w:sz w:val="24"/>
              </w:rPr>
            </w:rPrChange>
          </w:rPr>
          <w:t>Although steelhead can spend anywhere from 0 to 6 years as a One</w:t>
        </w:r>
      </w:ins>
      <w:ins w:id="2687" w:author="Mark Armour" w:date="2017-04-06T12:39:00Z">
        <w:r w:rsidRPr="009F3AE9">
          <w:rPr>
            <w:rFonts w:ascii="Times New Roman" w:hAnsi="Times New Roman" w:cs="Times New Roman"/>
            <w:sz w:val="24"/>
            <w:szCs w:val="24"/>
            <w:rPrChange w:id="2688" w:author="Owner" w:date="2017-04-10T10:40:00Z">
              <w:rPr>
                <w:sz w:val="24"/>
              </w:rPr>
            </w:rPrChange>
          </w:rPr>
          <w:t>-</w:t>
        </w:r>
      </w:ins>
      <w:ins w:id="2689" w:author="Mark Armour" w:date="2017-04-06T12:38:00Z">
        <w:r w:rsidRPr="009F3AE9">
          <w:rPr>
            <w:rFonts w:ascii="Times New Roman" w:hAnsi="Times New Roman" w:cs="Times New Roman"/>
            <w:sz w:val="24"/>
            <w:szCs w:val="24"/>
            <w:rPrChange w:id="2690" w:author="Owner" w:date="2017-04-10T10:40:00Z">
              <w:rPr>
                <w:sz w:val="24"/>
              </w:rPr>
            </w:rPrChange>
          </w:rPr>
          <w:t xml:space="preserve">Plus prior to smolting, </w:t>
        </w:r>
      </w:ins>
      <w:ins w:id="2691" w:author="Mark Armour" w:date="2017-04-06T12:39:00Z">
        <w:r w:rsidRPr="009F3AE9">
          <w:rPr>
            <w:rFonts w:ascii="Times New Roman" w:hAnsi="Times New Roman" w:cs="Times New Roman"/>
            <w:sz w:val="24"/>
            <w:szCs w:val="24"/>
            <w:rPrChange w:id="2692" w:author="Owner" w:date="2017-04-10T10:40:00Z">
              <w:rPr>
                <w:sz w:val="24"/>
              </w:rPr>
            </w:rPrChange>
          </w:rPr>
          <w:t xml:space="preserve">once the fish have advanced to </w:t>
        </w:r>
      </w:ins>
      <w:ins w:id="2693" w:author="Mark Armour" w:date="2017-04-06T12:40:00Z">
        <w:r w:rsidRPr="009F3AE9">
          <w:rPr>
            <w:rFonts w:ascii="Times New Roman" w:hAnsi="Times New Roman" w:cs="Times New Roman"/>
            <w:sz w:val="24"/>
            <w:szCs w:val="24"/>
            <w:rPrChange w:id="2694" w:author="Owner" w:date="2017-04-10T10:40:00Z">
              <w:rPr>
                <w:sz w:val="24"/>
              </w:rPr>
            </w:rPrChange>
          </w:rPr>
          <w:t xml:space="preserve">Life </w:t>
        </w:r>
      </w:ins>
      <w:ins w:id="2695" w:author="Mark Armour" w:date="2017-04-06T12:39:00Z">
        <w:r w:rsidRPr="009F3AE9">
          <w:rPr>
            <w:rFonts w:ascii="Times New Roman" w:hAnsi="Times New Roman" w:cs="Times New Roman"/>
            <w:sz w:val="24"/>
            <w:szCs w:val="24"/>
            <w:rPrChange w:id="2696" w:author="Owner" w:date="2017-04-10T10:40:00Z">
              <w:rPr>
                <w:sz w:val="24"/>
              </w:rPr>
            </w:rPrChange>
          </w:rPr>
          <w:t>Stage</w:t>
        </w:r>
        <w:r w:rsidRPr="009F3AE9">
          <w:rPr>
            <w:rFonts w:ascii="Times New Roman" w:hAnsi="Times New Roman" w:cs="Times New Roman"/>
            <w:sz w:val="24"/>
            <w:rPrChange w:id="2697" w:author="Owner" w:date="2017-04-10T10:39:00Z">
              <w:rPr>
                <w:sz w:val="24"/>
              </w:rPr>
            </w:rPrChange>
          </w:rPr>
          <w:t xml:space="preserve"> </w:t>
        </w:r>
      </w:ins>
      <w:ins w:id="2698" w:author="Mark Armour" w:date="2017-04-06T12:41:00Z">
        <w:r w:rsidRPr="009F3AE9">
          <w:rPr>
            <w:rFonts w:ascii="Times New Roman" w:hAnsi="Times New Roman" w:cs="Times New Roman"/>
            <w:sz w:val="24"/>
            <w:rPrChange w:id="2699" w:author="Owner" w:date="2017-04-10T10:39:00Z">
              <w:rPr>
                <w:sz w:val="24"/>
              </w:rPr>
            </w:rPrChange>
          </w:rPr>
          <w:t xml:space="preserve">8 (smolt), there is no assumed dependency on “true age” in the remainder of the model.  In order to </w:t>
        </w:r>
      </w:ins>
      <w:ins w:id="2700" w:author="Mark Armour" w:date="2017-04-06T12:42:00Z">
        <w:r w:rsidRPr="009F3AE9">
          <w:rPr>
            <w:rFonts w:ascii="Times New Roman" w:hAnsi="Times New Roman" w:cs="Times New Roman"/>
            <w:sz w:val="24"/>
            <w:rPrChange w:id="2701" w:author="Owner" w:date="2017-04-10T10:39:00Z">
              <w:rPr>
                <w:sz w:val="24"/>
              </w:rPr>
            </w:rPrChange>
          </w:rPr>
          <w:t>recreate the data for run reconstruction, we nonetheless have to keep track of true age.</w:t>
        </w:r>
      </w:ins>
    </w:p>
    <w:p w:rsidR="007F5A4A" w:rsidRPr="00194C1D" w:rsidRDefault="007F5A4A">
      <w:pPr>
        <w:spacing w:after="0"/>
        <w:outlineLvl w:val="0"/>
        <w:rPr>
          <w:ins w:id="2702" w:author="Mark Armour" w:date="2017-04-06T12:42:00Z"/>
          <w:rFonts w:ascii="Times New Roman" w:hAnsi="Times New Roman" w:cs="Times New Roman"/>
          <w:sz w:val="24"/>
          <w:szCs w:val="24"/>
          <w:rPrChange w:id="2703" w:author="Owner" w:date="2017-04-10T10:31:00Z">
            <w:rPr>
              <w:ins w:id="2704" w:author="Mark Armour" w:date="2017-04-06T12:42:00Z"/>
              <w:sz w:val="24"/>
              <w:szCs w:val="24"/>
            </w:rPr>
          </w:rPrChange>
        </w:rPr>
        <w:pPrChange w:id="2705" w:author="Mark Armour" w:date="2017-04-04T13:29:00Z">
          <w:pPr>
            <w:pStyle w:val="ListParagraph"/>
            <w:numPr>
              <w:numId w:val="1"/>
            </w:numPr>
            <w:spacing w:after="0"/>
            <w:ind w:hanging="360"/>
            <w:outlineLvl w:val="0"/>
          </w:pPr>
        </w:pPrChange>
      </w:pPr>
    </w:p>
    <w:p w:rsidR="007F5A4A" w:rsidRPr="00194C1D" w:rsidRDefault="00D4249C" w:rsidP="007F5A4A">
      <w:pPr>
        <w:pStyle w:val="ListParagraph"/>
        <w:numPr>
          <w:ilvl w:val="1"/>
          <w:numId w:val="9"/>
        </w:numPr>
        <w:spacing w:after="0"/>
        <w:rPr>
          <w:ins w:id="2706" w:author="Mark Armour" w:date="2017-04-06T12:44:00Z"/>
          <w:rFonts w:ascii="Times New Roman" w:hAnsi="Times New Roman" w:cs="Times New Roman"/>
          <w:b/>
          <w:sz w:val="24"/>
          <w:szCs w:val="24"/>
          <w:rPrChange w:id="2707" w:author="Owner" w:date="2017-04-10T10:31:00Z">
            <w:rPr>
              <w:ins w:id="2708" w:author="Mark Armour" w:date="2017-04-06T12:44:00Z"/>
              <w:b/>
              <w:sz w:val="24"/>
              <w:szCs w:val="24"/>
            </w:rPr>
          </w:rPrChange>
        </w:rPr>
      </w:pPr>
      <w:ins w:id="2709" w:author="Mark Armour" w:date="2017-04-06T12:44:00Z">
        <w:r w:rsidRPr="00194C1D">
          <w:rPr>
            <w:rFonts w:ascii="Times New Roman" w:hAnsi="Times New Roman" w:cs="Times New Roman"/>
            <w:b/>
            <w:sz w:val="24"/>
            <w:szCs w:val="24"/>
            <w:rPrChange w:id="2710" w:author="Owner" w:date="2017-04-10T10:31:00Z">
              <w:rPr>
                <w:b/>
                <w:sz w:val="24"/>
                <w:szCs w:val="24"/>
              </w:rPr>
            </w:rPrChange>
          </w:rPr>
          <w:t>Life Stage 6</w:t>
        </w:r>
        <w:r w:rsidR="007F5A4A" w:rsidRPr="00194C1D">
          <w:rPr>
            <w:rFonts w:ascii="Times New Roman" w:hAnsi="Times New Roman" w:cs="Times New Roman"/>
            <w:b/>
            <w:sz w:val="24"/>
            <w:szCs w:val="24"/>
            <w:rPrChange w:id="2711" w:author="Owner" w:date="2017-04-10T10:31:00Z">
              <w:rPr>
                <w:b/>
                <w:sz w:val="24"/>
                <w:szCs w:val="24"/>
              </w:rPr>
            </w:rPrChange>
          </w:rPr>
          <w:t xml:space="preserve"> (Smolt)</w:t>
        </w:r>
      </w:ins>
    </w:p>
    <w:p w:rsidR="007F5A4A" w:rsidRPr="00194C1D" w:rsidRDefault="007F5A4A">
      <w:pPr>
        <w:spacing w:after="0"/>
        <w:rPr>
          <w:ins w:id="2712" w:author="Mark Armour" w:date="2017-04-06T12:45:00Z"/>
          <w:rFonts w:ascii="Times New Roman" w:hAnsi="Times New Roman" w:cs="Times New Roman"/>
          <w:b/>
          <w:sz w:val="24"/>
          <w:szCs w:val="24"/>
          <w:rPrChange w:id="2713" w:author="Owner" w:date="2017-04-10T10:31:00Z">
            <w:rPr>
              <w:ins w:id="2714" w:author="Mark Armour" w:date="2017-04-06T12:45:00Z"/>
              <w:b/>
              <w:sz w:val="24"/>
              <w:szCs w:val="24"/>
            </w:rPr>
          </w:rPrChange>
        </w:rPr>
        <w:pPrChange w:id="2715" w:author="Mark Armour" w:date="2017-04-06T12:45:00Z">
          <w:pPr>
            <w:pStyle w:val="ListParagraph"/>
            <w:numPr>
              <w:ilvl w:val="1"/>
              <w:numId w:val="9"/>
            </w:numPr>
            <w:spacing w:after="0"/>
            <w:ind w:hanging="720"/>
          </w:pPr>
        </w:pPrChange>
      </w:pPr>
    </w:p>
    <w:p w:rsidR="007F5A4A" w:rsidRPr="00194C1D" w:rsidRDefault="00F004B9">
      <w:pPr>
        <w:spacing w:after="0"/>
        <w:rPr>
          <w:ins w:id="2716" w:author="Mark Armour" w:date="2017-04-06T12:45:00Z"/>
          <w:rFonts w:ascii="Times New Roman" w:hAnsi="Times New Roman" w:cs="Times New Roman"/>
          <w:sz w:val="24"/>
          <w:szCs w:val="24"/>
          <w:rPrChange w:id="2717" w:author="Owner" w:date="2017-04-10T10:31:00Z">
            <w:rPr>
              <w:ins w:id="2718" w:author="Mark Armour" w:date="2017-04-06T12:45:00Z"/>
              <w:sz w:val="24"/>
              <w:szCs w:val="24"/>
            </w:rPr>
          </w:rPrChange>
        </w:rPr>
        <w:pPrChange w:id="2719" w:author="Mark Armour" w:date="2017-04-06T12:45:00Z">
          <w:pPr>
            <w:pStyle w:val="ListParagraph"/>
            <w:numPr>
              <w:ilvl w:val="1"/>
              <w:numId w:val="9"/>
            </w:numPr>
            <w:spacing w:after="0"/>
            <w:ind w:hanging="720"/>
          </w:pPr>
        </w:pPrChange>
      </w:pPr>
      <w:ins w:id="2720" w:author="Mark Armour" w:date="2017-04-06T12:45:00Z">
        <w:r w:rsidRPr="00194C1D">
          <w:rPr>
            <w:rFonts w:ascii="Times New Roman" w:hAnsi="Times New Roman" w:cs="Times New Roman"/>
            <w:sz w:val="24"/>
            <w:szCs w:val="24"/>
            <w:rPrChange w:id="2721" w:author="Owner" w:date="2017-04-10T10:31:00Z">
              <w:rPr>
                <w:sz w:val="24"/>
                <w:szCs w:val="24"/>
              </w:rPr>
            </w:rPrChange>
          </w:rPr>
          <w:t xml:space="preserve">For Steelhead, the array N_SMOLTS tracks </w:t>
        </w:r>
      </w:ins>
      <w:ins w:id="2722" w:author="Mark Armour" w:date="2017-04-06T12:47:00Z">
        <w:r w:rsidRPr="00194C1D">
          <w:rPr>
            <w:rFonts w:ascii="Times New Roman" w:hAnsi="Times New Roman" w:cs="Times New Roman"/>
            <w:sz w:val="24"/>
            <w:szCs w:val="24"/>
            <w:rPrChange w:id="2723" w:author="Owner" w:date="2017-04-10T10:31:00Z">
              <w:rPr>
                <w:sz w:val="24"/>
                <w:szCs w:val="24"/>
              </w:rPr>
            </w:rPrChange>
          </w:rPr>
          <w:t>fresh water</w:t>
        </w:r>
      </w:ins>
      <w:ins w:id="2724" w:author="Mark Armour" w:date="2017-04-06T12:45:00Z">
        <w:r w:rsidRPr="00194C1D">
          <w:rPr>
            <w:rFonts w:ascii="Times New Roman" w:hAnsi="Times New Roman" w:cs="Times New Roman"/>
            <w:sz w:val="24"/>
            <w:szCs w:val="24"/>
            <w:rPrChange w:id="2725" w:author="Owner" w:date="2017-04-10T10:31:00Z">
              <w:rPr>
                <w:sz w:val="24"/>
                <w:szCs w:val="24"/>
              </w:rPr>
            </w:rPrChange>
          </w:rPr>
          <w:t xml:space="preserve"> ages for each time t, site k, and </w:t>
        </w:r>
      </w:ins>
      <w:ins w:id="2726" w:author="Mark Armour" w:date="2017-04-06T12:48:00Z">
        <w:r w:rsidRPr="00194C1D">
          <w:rPr>
            <w:rFonts w:ascii="Times New Roman" w:hAnsi="Times New Roman" w:cs="Times New Roman"/>
            <w:sz w:val="24"/>
            <w:szCs w:val="24"/>
            <w:rPrChange w:id="2727" w:author="Owner" w:date="2017-04-10T10:31:00Z">
              <w:rPr>
                <w:sz w:val="24"/>
                <w:szCs w:val="24"/>
              </w:rPr>
            </w:rPrChange>
          </w:rPr>
          <w:t>genetic</w:t>
        </w:r>
      </w:ins>
      <w:ins w:id="2728" w:author="Mark Armour" w:date="2017-04-06T12:45:00Z">
        <w:r w:rsidRPr="00194C1D">
          <w:rPr>
            <w:rFonts w:ascii="Times New Roman" w:hAnsi="Times New Roman" w:cs="Times New Roman"/>
            <w:sz w:val="24"/>
            <w:szCs w:val="24"/>
            <w:rPrChange w:id="2729" w:author="Owner" w:date="2017-04-10T10:31:00Z">
              <w:rPr>
                <w:sz w:val="24"/>
                <w:szCs w:val="24"/>
              </w:rPr>
            </w:rPrChange>
          </w:rPr>
          <w:t xml:space="preserve"> </w:t>
        </w:r>
      </w:ins>
      <w:ins w:id="2730" w:author="Mark Armour" w:date="2017-04-06T12:48:00Z">
        <w:r w:rsidRPr="00194C1D">
          <w:rPr>
            <w:rFonts w:ascii="Times New Roman" w:hAnsi="Times New Roman" w:cs="Times New Roman"/>
            <w:sz w:val="24"/>
            <w:szCs w:val="24"/>
            <w:rPrChange w:id="2731" w:author="Owner" w:date="2017-04-10T10:31:00Z">
              <w:rPr>
                <w:sz w:val="24"/>
                <w:szCs w:val="24"/>
              </w:rPr>
            </w:rPrChange>
          </w:rPr>
          <w:t>type g.</w:t>
        </w:r>
      </w:ins>
    </w:p>
    <w:p w:rsidR="00F004B9" w:rsidRPr="00194C1D" w:rsidRDefault="00F004B9">
      <w:pPr>
        <w:spacing w:after="0"/>
        <w:rPr>
          <w:ins w:id="2732" w:author="Mark Armour" w:date="2017-04-06T12:47:00Z"/>
          <w:rFonts w:ascii="Times New Roman" w:hAnsi="Times New Roman" w:cs="Times New Roman"/>
          <w:sz w:val="24"/>
          <w:szCs w:val="24"/>
          <w:rPrChange w:id="2733" w:author="Owner" w:date="2017-04-10T10:31:00Z">
            <w:rPr>
              <w:ins w:id="2734" w:author="Mark Armour" w:date="2017-04-06T12:47:00Z"/>
              <w:sz w:val="24"/>
              <w:szCs w:val="24"/>
            </w:rPr>
          </w:rPrChange>
        </w:rPr>
        <w:pPrChange w:id="2735" w:author="Mark Armour" w:date="2017-04-06T12:45:00Z">
          <w:pPr>
            <w:pStyle w:val="ListParagraph"/>
            <w:numPr>
              <w:ilvl w:val="1"/>
              <w:numId w:val="9"/>
            </w:numPr>
            <w:spacing w:after="0"/>
            <w:ind w:hanging="720"/>
          </w:pPr>
        </w:pPrChange>
      </w:pPr>
    </w:p>
    <w:p w:rsidR="00F004B9" w:rsidRPr="00194C1D" w:rsidRDefault="00F004B9">
      <w:pPr>
        <w:spacing w:after="0"/>
        <w:rPr>
          <w:ins w:id="2736" w:author="Mark Armour" w:date="2017-04-06T12:47:00Z"/>
          <w:rFonts w:ascii="Times New Roman" w:hAnsi="Times New Roman" w:cs="Times New Roman"/>
          <w:sz w:val="24"/>
          <w:szCs w:val="24"/>
          <w:rPrChange w:id="2737" w:author="Owner" w:date="2017-04-10T10:31:00Z">
            <w:rPr>
              <w:ins w:id="2738" w:author="Mark Armour" w:date="2017-04-06T12:47:00Z"/>
              <w:sz w:val="24"/>
              <w:szCs w:val="24"/>
            </w:rPr>
          </w:rPrChange>
        </w:rPr>
        <w:pPrChange w:id="2739" w:author="Mark Armour" w:date="2017-04-06T12:45:00Z">
          <w:pPr>
            <w:pStyle w:val="ListParagraph"/>
            <w:numPr>
              <w:ilvl w:val="1"/>
              <w:numId w:val="9"/>
            </w:numPr>
            <w:spacing w:after="0"/>
            <w:ind w:hanging="720"/>
          </w:pPr>
        </w:pPrChange>
      </w:pPr>
      <w:ins w:id="2740" w:author="Mark Armour" w:date="2017-04-06T12:47:00Z">
        <w:r w:rsidRPr="00194C1D">
          <w:rPr>
            <w:rFonts w:ascii="Times New Roman" w:hAnsi="Times New Roman" w:cs="Times New Roman"/>
            <w:sz w:val="24"/>
            <w:szCs w:val="24"/>
            <w:rPrChange w:id="2741" w:author="Owner" w:date="2017-04-10T10:31:00Z">
              <w:rPr>
                <w:sz w:val="24"/>
                <w:szCs w:val="24"/>
              </w:rPr>
            </w:rPrChange>
          </w:rPr>
          <w:tab/>
          <w:t>N_</w:t>
        </w:r>
        <w:proofErr w:type="gramStart"/>
        <w:r w:rsidRPr="00194C1D">
          <w:rPr>
            <w:rFonts w:ascii="Times New Roman" w:hAnsi="Times New Roman" w:cs="Times New Roman"/>
            <w:sz w:val="24"/>
            <w:szCs w:val="24"/>
            <w:rPrChange w:id="2742" w:author="Owner" w:date="2017-04-10T10:31:00Z">
              <w:rPr>
                <w:sz w:val="24"/>
                <w:szCs w:val="24"/>
              </w:rPr>
            </w:rPrChange>
          </w:rPr>
          <w:t>SMOLTS[</w:t>
        </w:r>
        <w:proofErr w:type="gramEnd"/>
        <w:r w:rsidRPr="00194C1D">
          <w:rPr>
            <w:rFonts w:ascii="Times New Roman" w:hAnsi="Times New Roman" w:cs="Times New Roman"/>
            <w:sz w:val="24"/>
            <w:szCs w:val="24"/>
            <w:rPrChange w:id="2743" w:author="Owner" w:date="2017-04-10T10:31:00Z">
              <w:rPr>
                <w:sz w:val="24"/>
                <w:szCs w:val="24"/>
              </w:rPr>
            </w:rPrChange>
          </w:rPr>
          <w:t>k,i5,t,g] = SmoltSurvivors[k,i5,t,g]</w:t>
        </w:r>
      </w:ins>
    </w:p>
    <w:p w:rsidR="00F004B9" w:rsidRPr="00194C1D" w:rsidRDefault="00F004B9">
      <w:pPr>
        <w:spacing w:after="0"/>
        <w:rPr>
          <w:ins w:id="2744" w:author="Mark Armour" w:date="2017-04-06T12:47:00Z"/>
          <w:rFonts w:ascii="Times New Roman" w:hAnsi="Times New Roman" w:cs="Times New Roman"/>
          <w:sz w:val="24"/>
          <w:szCs w:val="24"/>
          <w:rPrChange w:id="2745" w:author="Owner" w:date="2017-04-10T10:31:00Z">
            <w:rPr>
              <w:ins w:id="2746" w:author="Mark Armour" w:date="2017-04-06T12:47:00Z"/>
              <w:sz w:val="24"/>
              <w:szCs w:val="24"/>
            </w:rPr>
          </w:rPrChange>
        </w:rPr>
        <w:pPrChange w:id="2747" w:author="Mark Armour" w:date="2017-04-06T12:45:00Z">
          <w:pPr>
            <w:pStyle w:val="ListParagraph"/>
            <w:numPr>
              <w:ilvl w:val="1"/>
              <w:numId w:val="9"/>
            </w:numPr>
            <w:spacing w:after="0"/>
            <w:ind w:hanging="720"/>
          </w:pPr>
        </w:pPrChange>
      </w:pPr>
    </w:p>
    <w:p w:rsidR="00F004B9" w:rsidRPr="00194C1D" w:rsidRDefault="00F004B9">
      <w:pPr>
        <w:spacing w:after="0"/>
        <w:rPr>
          <w:ins w:id="2748" w:author="Mark Armour" w:date="2017-04-06T12:52:00Z"/>
          <w:rFonts w:ascii="Times New Roman" w:hAnsi="Times New Roman" w:cs="Times New Roman"/>
          <w:sz w:val="24"/>
          <w:szCs w:val="24"/>
          <w:rPrChange w:id="2749" w:author="Owner" w:date="2017-04-10T10:31:00Z">
            <w:rPr>
              <w:ins w:id="2750" w:author="Mark Armour" w:date="2017-04-06T12:52:00Z"/>
              <w:sz w:val="24"/>
              <w:szCs w:val="24"/>
            </w:rPr>
          </w:rPrChange>
        </w:rPr>
        <w:pPrChange w:id="2751" w:author="Mark Armour" w:date="2017-04-06T12:45:00Z">
          <w:pPr>
            <w:pStyle w:val="ListParagraph"/>
            <w:numPr>
              <w:ilvl w:val="1"/>
              <w:numId w:val="9"/>
            </w:numPr>
            <w:spacing w:after="0"/>
            <w:ind w:hanging="720"/>
          </w:pPr>
        </w:pPrChange>
      </w:pPr>
      <w:ins w:id="2752" w:author="Mark Armour" w:date="2017-04-06T12:47:00Z">
        <w:r w:rsidRPr="00194C1D">
          <w:rPr>
            <w:rFonts w:ascii="Times New Roman" w:hAnsi="Times New Roman" w:cs="Times New Roman"/>
            <w:sz w:val="24"/>
            <w:szCs w:val="24"/>
            <w:rPrChange w:id="2753" w:author="Owner" w:date="2017-04-10T10:31:00Z">
              <w:rPr>
                <w:sz w:val="24"/>
                <w:szCs w:val="24"/>
              </w:rPr>
            </w:rPrChange>
          </w:rPr>
          <w:t xml:space="preserve">For Chinook, all </w:t>
        </w:r>
      </w:ins>
      <w:ins w:id="2754" w:author="Mark Armour" w:date="2017-04-06T12:52:00Z">
        <w:r w:rsidRPr="00194C1D">
          <w:rPr>
            <w:rFonts w:ascii="Times New Roman" w:hAnsi="Times New Roman" w:cs="Times New Roman"/>
            <w:sz w:val="24"/>
            <w:szCs w:val="24"/>
            <w:rPrChange w:id="2755" w:author="Owner" w:date="2017-04-10T10:31:00Z">
              <w:rPr>
                <w:sz w:val="24"/>
                <w:szCs w:val="24"/>
              </w:rPr>
            </w:rPrChange>
          </w:rPr>
          <w:t>smolt have a fresh water age of 1.</w:t>
        </w:r>
      </w:ins>
    </w:p>
    <w:p w:rsidR="00F004B9" w:rsidRPr="00194C1D" w:rsidRDefault="00F004B9">
      <w:pPr>
        <w:spacing w:after="0"/>
        <w:rPr>
          <w:ins w:id="2756" w:author="Mark Armour" w:date="2017-04-06T12:52:00Z"/>
          <w:rFonts w:ascii="Times New Roman" w:hAnsi="Times New Roman" w:cs="Times New Roman"/>
          <w:sz w:val="24"/>
          <w:szCs w:val="24"/>
          <w:rPrChange w:id="2757" w:author="Owner" w:date="2017-04-10T10:31:00Z">
            <w:rPr>
              <w:ins w:id="2758" w:author="Mark Armour" w:date="2017-04-06T12:52:00Z"/>
              <w:sz w:val="24"/>
              <w:szCs w:val="24"/>
            </w:rPr>
          </w:rPrChange>
        </w:rPr>
        <w:pPrChange w:id="2759" w:author="Mark Armour" w:date="2017-04-06T12:45:00Z">
          <w:pPr>
            <w:pStyle w:val="ListParagraph"/>
            <w:numPr>
              <w:ilvl w:val="1"/>
              <w:numId w:val="9"/>
            </w:numPr>
            <w:spacing w:after="0"/>
            <w:ind w:hanging="720"/>
          </w:pPr>
        </w:pPrChange>
      </w:pPr>
    </w:p>
    <w:p w:rsidR="00F004B9" w:rsidRPr="00194C1D" w:rsidRDefault="00F004B9">
      <w:pPr>
        <w:spacing w:after="0"/>
        <w:rPr>
          <w:ins w:id="2760" w:author="Mark Armour" w:date="2017-04-06T12:44:00Z"/>
          <w:rFonts w:ascii="Times New Roman" w:hAnsi="Times New Roman" w:cs="Times New Roman"/>
          <w:b/>
          <w:sz w:val="24"/>
          <w:szCs w:val="24"/>
          <w:rPrChange w:id="2761" w:author="Owner" w:date="2017-04-10T10:31:00Z">
            <w:rPr>
              <w:ins w:id="2762" w:author="Mark Armour" w:date="2017-04-06T12:44:00Z"/>
            </w:rPr>
          </w:rPrChange>
        </w:rPr>
        <w:pPrChange w:id="2763" w:author="Mark Armour" w:date="2017-04-06T12:45:00Z">
          <w:pPr>
            <w:pStyle w:val="ListParagraph"/>
            <w:numPr>
              <w:ilvl w:val="1"/>
              <w:numId w:val="9"/>
            </w:numPr>
            <w:spacing w:after="0"/>
            <w:ind w:hanging="720"/>
          </w:pPr>
        </w:pPrChange>
      </w:pPr>
      <w:ins w:id="2764" w:author="Mark Armour" w:date="2017-04-06T12:52:00Z">
        <w:r w:rsidRPr="00194C1D">
          <w:rPr>
            <w:rFonts w:ascii="Times New Roman" w:hAnsi="Times New Roman" w:cs="Times New Roman"/>
            <w:sz w:val="24"/>
            <w:szCs w:val="24"/>
            <w:rPrChange w:id="2765" w:author="Owner" w:date="2017-04-10T10:31:00Z">
              <w:rPr>
                <w:sz w:val="24"/>
                <w:szCs w:val="24"/>
              </w:rPr>
            </w:rPrChange>
          </w:rPr>
          <w:tab/>
          <w:t>N_</w:t>
        </w:r>
        <w:proofErr w:type="gramStart"/>
        <w:r w:rsidRPr="00194C1D">
          <w:rPr>
            <w:rFonts w:ascii="Times New Roman" w:hAnsi="Times New Roman" w:cs="Times New Roman"/>
            <w:sz w:val="24"/>
            <w:szCs w:val="24"/>
            <w:rPrChange w:id="2766" w:author="Owner" w:date="2017-04-10T10:31:00Z">
              <w:rPr>
                <w:sz w:val="24"/>
                <w:szCs w:val="24"/>
              </w:rPr>
            </w:rPrChange>
          </w:rPr>
          <w:t>SMOLTS[</w:t>
        </w:r>
        <w:proofErr w:type="gramEnd"/>
        <w:r w:rsidRPr="00194C1D">
          <w:rPr>
            <w:rFonts w:ascii="Times New Roman" w:hAnsi="Times New Roman" w:cs="Times New Roman"/>
            <w:sz w:val="24"/>
            <w:szCs w:val="24"/>
            <w:rPrChange w:id="2767" w:author="Owner" w:date="2017-04-10T10:31:00Z">
              <w:rPr>
                <w:sz w:val="24"/>
                <w:szCs w:val="24"/>
              </w:rPr>
            </w:rPrChange>
          </w:rPr>
          <w:t>k,</w:t>
        </w:r>
        <w:r w:rsidR="00D4249C" w:rsidRPr="00194C1D">
          <w:rPr>
            <w:rFonts w:ascii="Times New Roman" w:hAnsi="Times New Roman" w:cs="Times New Roman"/>
            <w:sz w:val="24"/>
            <w:szCs w:val="24"/>
            <w:rPrChange w:id="2768" w:author="Owner" w:date="2017-04-10T10:31:00Z">
              <w:rPr>
                <w:sz w:val="24"/>
                <w:szCs w:val="24"/>
              </w:rPr>
            </w:rPrChange>
          </w:rPr>
          <w:t>1,t,g</w:t>
        </w:r>
        <w:r w:rsidRPr="00194C1D">
          <w:rPr>
            <w:rFonts w:ascii="Times New Roman" w:hAnsi="Times New Roman" w:cs="Times New Roman"/>
            <w:sz w:val="24"/>
            <w:szCs w:val="24"/>
            <w:rPrChange w:id="2769" w:author="Owner" w:date="2017-04-10T10:31:00Z">
              <w:rPr>
                <w:sz w:val="24"/>
                <w:szCs w:val="24"/>
              </w:rPr>
            </w:rPrChange>
          </w:rPr>
          <w:t>] = sum(N_FISH[k</w:t>
        </w:r>
        <w:r w:rsidR="00D4249C" w:rsidRPr="00194C1D">
          <w:rPr>
            <w:rFonts w:ascii="Times New Roman" w:hAnsi="Times New Roman" w:cs="Times New Roman"/>
            <w:sz w:val="24"/>
            <w:szCs w:val="24"/>
            <w:rPrChange w:id="2770" w:author="Owner" w:date="2017-04-10T10:31:00Z">
              <w:rPr>
                <w:sz w:val="24"/>
                <w:szCs w:val="24"/>
              </w:rPr>
            </w:rPrChange>
          </w:rPr>
          <w:t>,6,t,g,])</w:t>
        </w:r>
      </w:ins>
    </w:p>
    <w:p w:rsidR="007F5A4A" w:rsidRPr="00194C1D" w:rsidRDefault="007F5A4A">
      <w:pPr>
        <w:spacing w:after="0"/>
        <w:outlineLvl w:val="0"/>
        <w:rPr>
          <w:ins w:id="2771" w:author="Mark Armour" w:date="2017-04-04T13:33:00Z"/>
          <w:rFonts w:ascii="Times New Roman" w:hAnsi="Times New Roman" w:cs="Times New Roman"/>
          <w:sz w:val="24"/>
          <w:szCs w:val="24"/>
          <w:rPrChange w:id="2772" w:author="Owner" w:date="2017-04-10T10:31:00Z">
            <w:rPr>
              <w:ins w:id="2773" w:author="Mark Armour" w:date="2017-04-04T13:33:00Z"/>
              <w:sz w:val="24"/>
              <w:szCs w:val="24"/>
            </w:rPr>
          </w:rPrChange>
        </w:rPr>
        <w:pPrChange w:id="2774" w:author="Mark Armour" w:date="2017-04-04T13:29:00Z">
          <w:pPr>
            <w:pStyle w:val="ListParagraph"/>
            <w:numPr>
              <w:numId w:val="1"/>
            </w:numPr>
            <w:spacing w:after="0"/>
            <w:ind w:hanging="360"/>
            <w:outlineLvl w:val="0"/>
          </w:pPr>
        </w:pPrChange>
      </w:pPr>
    </w:p>
    <w:p w:rsidR="00D4249C" w:rsidRPr="00194C1D" w:rsidRDefault="00D4249C" w:rsidP="00D4249C">
      <w:pPr>
        <w:pStyle w:val="ListParagraph"/>
        <w:numPr>
          <w:ilvl w:val="1"/>
          <w:numId w:val="9"/>
        </w:numPr>
        <w:spacing w:after="0"/>
        <w:rPr>
          <w:ins w:id="2775" w:author="Mark Armour" w:date="2017-04-06T12:55:00Z"/>
          <w:rFonts w:ascii="Times New Roman" w:hAnsi="Times New Roman" w:cs="Times New Roman"/>
          <w:b/>
          <w:sz w:val="24"/>
          <w:szCs w:val="24"/>
          <w:rPrChange w:id="2776" w:author="Owner" w:date="2017-04-10T10:31:00Z">
            <w:rPr>
              <w:ins w:id="2777" w:author="Mark Armour" w:date="2017-04-06T12:55:00Z"/>
              <w:b/>
              <w:sz w:val="24"/>
              <w:szCs w:val="24"/>
            </w:rPr>
          </w:rPrChange>
        </w:rPr>
      </w:pPr>
      <w:ins w:id="2778" w:author="Mark Armour" w:date="2017-04-06T12:54:00Z">
        <w:r w:rsidRPr="00194C1D">
          <w:rPr>
            <w:rFonts w:ascii="Times New Roman" w:hAnsi="Times New Roman" w:cs="Times New Roman"/>
            <w:b/>
            <w:sz w:val="24"/>
            <w:szCs w:val="24"/>
            <w:rPrChange w:id="2779" w:author="Owner" w:date="2017-04-10T10:31:00Z">
              <w:rPr>
                <w:b/>
                <w:sz w:val="24"/>
                <w:szCs w:val="24"/>
              </w:rPr>
            </w:rPrChange>
          </w:rPr>
          <w:t>Life Stage 7 (</w:t>
        </w:r>
      </w:ins>
      <w:ins w:id="2780" w:author="Mark Armour" w:date="2017-04-06T12:55:00Z">
        <w:r w:rsidRPr="00194C1D">
          <w:rPr>
            <w:rFonts w:ascii="Times New Roman" w:hAnsi="Times New Roman" w:cs="Times New Roman"/>
            <w:b/>
            <w:sz w:val="24"/>
            <w:szCs w:val="24"/>
            <w:rPrChange w:id="2781" w:author="Owner" w:date="2017-04-10T10:31:00Z">
              <w:rPr>
                <w:b/>
                <w:sz w:val="24"/>
                <w:szCs w:val="24"/>
              </w:rPr>
            </w:rPrChange>
          </w:rPr>
          <w:t>New Adults that reached the ocean</w:t>
        </w:r>
      </w:ins>
      <w:ins w:id="2782" w:author="Mark Armour" w:date="2017-04-06T12:54:00Z">
        <w:r w:rsidRPr="00194C1D">
          <w:rPr>
            <w:rFonts w:ascii="Times New Roman" w:hAnsi="Times New Roman" w:cs="Times New Roman"/>
            <w:b/>
            <w:sz w:val="24"/>
            <w:szCs w:val="24"/>
            <w:rPrChange w:id="2783" w:author="Owner" w:date="2017-04-10T10:31:00Z">
              <w:rPr>
                <w:b/>
                <w:sz w:val="24"/>
                <w:szCs w:val="24"/>
              </w:rPr>
            </w:rPrChange>
          </w:rPr>
          <w:t>)</w:t>
        </w:r>
      </w:ins>
    </w:p>
    <w:p w:rsidR="00D4249C" w:rsidRPr="00194C1D" w:rsidRDefault="00D4249C">
      <w:pPr>
        <w:spacing w:after="0"/>
        <w:rPr>
          <w:ins w:id="2784" w:author="Mark Armour" w:date="2017-04-06T12:55:00Z"/>
          <w:rFonts w:ascii="Times New Roman" w:hAnsi="Times New Roman" w:cs="Times New Roman"/>
          <w:b/>
          <w:sz w:val="24"/>
          <w:szCs w:val="24"/>
          <w:rPrChange w:id="2785" w:author="Owner" w:date="2017-04-10T10:31:00Z">
            <w:rPr>
              <w:ins w:id="2786" w:author="Mark Armour" w:date="2017-04-06T12:55:00Z"/>
              <w:b/>
              <w:sz w:val="24"/>
              <w:szCs w:val="24"/>
            </w:rPr>
          </w:rPrChange>
        </w:rPr>
        <w:pPrChange w:id="2787" w:author="Mark Armour" w:date="2017-04-06T12:55:00Z">
          <w:pPr>
            <w:pStyle w:val="ListParagraph"/>
            <w:numPr>
              <w:ilvl w:val="1"/>
              <w:numId w:val="9"/>
            </w:numPr>
            <w:spacing w:after="0"/>
            <w:ind w:hanging="720"/>
          </w:pPr>
        </w:pPrChange>
      </w:pPr>
    </w:p>
    <w:p w:rsidR="00D4249C" w:rsidRPr="00194C1D" w:rsidRDefault="00D4249C">
      <w:pPr>
        <w:spacing w:after="0"/>
        <w:rPr>
          <w:ins w:id="2788" w:author="Mark Armour" w:date="2017-04-06T12:56:00Z"/>
          <w:rFonts w:ascii="Times New Roman" w:hAnsi="Times New Roman" w:cs="Times New Roman"/>
          <w:sz w:val="24"/>
          <w:szCs w:val="24"/>
          <w:rPrChange w:id="2789" w:author="Owner" w:date="2017-04-10T10:31:00Z">
            <w:rPr>
              <w:ins w:id="2790" w:author="Mark Armour" w:date="2017-04-06T12:56:00Z"/>
              <w:sz w:val="24"/>
              <w:szCs w:val="24"/>
            </w:rPr>
          </w:rPrChange>
        </w:rPr>
        <w:pPrChange w:id="2791" w:author="Mark Armour" w:date="2017-04-06T12:55:00Z">
          <w:pPr>
            <w:pStyle w:val="ListParagraph"/>
            <w:numPr>
              <w:ilvl w:val="1"/>
              <w:numId w:val="9"/>
            </w:numPr>
            <w:spacing w:after="0"/>
            <w:ind w:hanging="720"/>
          </w:pPr>
        </w:pPrChange>
      </w:pPr>
      <w:ins w:id="2792" w:author="Mark Armour" w:date="2017-04-06T12:55:00Z">
        <w:r w:rsidRPr="00194C1D">
          <w:rPr>
            <w:rFonts w:ascii="Times New Roman" w:hAnsi="Times New Roman" w:cs="Times New Roman"/>
            <w:sz w:val="24"/>
            <w:szCs w:val="24"/>
            <w:rPrChange w:id="2793" w:author="Owner" w:date="2017-04-10T10:31:00Z">
              <w:rPr>
                <w:sz w:val="24"/>
                <w:szCs w:val="24"/>
              </w:rPr>
            </w:rPrChange>
          </w:rPr>
          <w:t xml:space="preserve">Once a fish has reached the ocean, the N_ADULTS array is used to keep track of all ocean fish by fresh water age, and ocean </w:t>
        </w:r>
      </w:ins>
      <w:ins w:id="2794" w:author="Mark Armour" w:date="2017-04-06T12:56:00Z">
        <w:r w:rsidR="00730BB9" w:rsidRPr="00194C1D">
          <w:rPr>
            <w:rFonts w:ascii="Times New Roman" w:hAnsi="Times New Roman" w:cs="Times New Roman"/>
            <w:sz w:val="24"/>
            <w:szCs w:val="24"/>
            <w:rPrChange w:id="2795" w:author="Owner" w:date="2017-04-10T10:31:00Z">
              <w:rPr>
                <w:sz w:val="24"/>
                <w:szCs w:val="24"/>
              </w:rPr>
            </w:rPrChange>
          </w:rPr>
          <w:t>age</w:t>
        </w:r>
      </w:ins>
      <w:ins w:id="2796" w:author="Mark Armour" w:date="2017-04-06T12:59:00Z">
        <w:r w:rsidR="00730BB9" w:rsidRPr="00194C1D">
          <w:rPr>
            <w:rFonts w:ascii="Times New Roman" w:hAnsi="Times New Roman" w:cs="Times New Roman"/>
            <w:sz w:val="24"/>
            <w:szCs w:val="24"/>
            <w:rPrChange w:id="2797" w:author="Owner" w:date="2017-04-10T10:31:00Z">
              <w:rPr>
                <w:sz w:val="24"/>
                <w:szCs w:val="24"/>
              </w:rPr>
            </w:rPrChange>
          </w:rPr>
          <w:t xml:space="preserve"> (0, which is index 1)</w:t>
        </w:r>
      </w:ins>
      <w:ins w:id="2798" w:author="Mark Armour" w:date="2017-04-06T12:55:00Z">
        <w:r w:rsidRPr="00194C1D">
          <w:rPr>
            <w:rFonts w:ascii="Times New Roman" w:hAnsi="Times New Roman" w:cs="Times New Roman"/>
            <w:sz w:val="24"/>
            <w:szCs w:val="24"/>
            <w:rPrChange w:id="2799" w:author="Owner" w:date="2017-04-10T10:31:00Z">
              <w:rPr>
                <w:sz w:val="24"/>
                <w:szCs w:val="24"/>
              </w:rPr>
            </w:rPrChange>
          </w:rPr>
          <w:t>.</w:t>
        </w:r>
      </w:ins>
      <w:ins w:id="2800" w:author="Mark Armour" w:date="2017-04-06T12:56:00Z">
        <w:r w:rsidR="00730BB9" w:rsidRPr="00194C1D">
          <w:rPr>
            <w:rFonts w:ascii="Times New Roman" w:hAnsi="Times New Roman" w:cs="Times New Roman"/>
            <w:sz w:val="24"/>
            <w:szCs w:val="24"/>
            <w:rPrChange w:id="2801" w:author="Owner" w:date="2017-04-10T10:31:00Z">
              <w:rPr>
                <w:sz w:val="24"/>
                <w:szCs w:val="24"/>
              </w:rPr>
            </w:rPrChange>
          </w:rPr>
          <w:t xml:space="preserve">  True age is the sum of these two ages.</w:t>
        </w:r>
      </w:ins>
    </w:p>
    <w:p w:rsidR="00730BB9" w:rsidRPr="00194C1D" w:rsidRDefault="00730BB9">
      <w:pPr>
        <w:spacing w:after="0"/>
        <w:rPr>
          <w:ins w:id="2802" w:author="Mark Armour" w:date="2017-04-06T12:57:00Z"/>
          <w:rFonts w:ascii="Times New Roman" w:hAnsi="Times New Roman" w:cs="Times New Roman"/>
          <w:sz w:val="24"/>
          <w:szCs w:val="24"/>
          <w:rPrChange w:id="2803" w:author="Owner" w:date="2017-04-10T10:31:00Z">
            <w:rPr>
              <w:ins w:id="2804" w:author="Mark Armour" w:date="2017-04-06T12:57:00Z"/>
              <w:sz w:val="24"/>
              <w:szCs w:val="24"/>
            </w:rPr>
          </w:rPrChange>
        </w:rPr>
        <w:pPrChange w:id="2805" w:author="Mark Armour" w:date="2017-04-06T12:55:00Z">
          <w:pPr>
            <w:pStyle w:val="ListParagraph"/>
            <w:numPr>
              <w:ilvl w:val="1"/>
              <w:numId w:val="9"/>
            </w:numPr>
            <w:spacing w:after="0"/>
            <w:ind w:hanging="720"/>
          </w:pPr>
        </w:pPrChange>
      </w:pPr>
    </w:p>
    <w:p w:rsidR="00730BB9" w:rsidRPr="00194C1D" w:rsidRDefault="00730BB9">
      <w:pPr>
        <w:spacing w:after="0"/>
        <w:rPr>
          <w:ins w:id="2806" w:author="Mark Armour" w:date="2017-04-06T12:58:00Z"/>
          <w:rFonts w:ascii="Times New Roman" w:hAnsi="Times New Roman" w:cs="Times New Roman"/>
          <w:sz w:val="24"/>
          <w:szCs w:val="24"/>
          <w:rPrChange w:id="2807" w:author="Owner" w:date="2017-04-10T10:31:00Z">
            <w:rPr>
              <w:ins w:id="2808" w:author="Mark Armour" w:date="2017-04-06T12:58:00Z"/>
              <w:sz w:val="24"/>
              <w:szCs w:val="24"/>
            </w:rPr>
          </w:rPrChange>
        </w:rPr>
        <w:pPrChange w:id="2809" w:author="Mark Armour" w:date="2017-04-06T12:55:00Z">
          <w:pPr>
            <w:pStyle w:val="ListParagraph"/>
            <w:numPr>
              <w:ilvl w:val="1"/>
              <w:numId w:val="9"/>
            </w:numPr>
            <w:spacing w:after="0"/>
            <w:ind w:hanging="720"/>
          </w:pPr>
        </w:pPrChange>
      </w:pPr>
      <w:ins w:id="2810" w:author="Mark Armour" w:date="2017-04-06T12:57:00Z">
        <w:r w:rsidRPr="00194C1D">
          <w:rPr>
            <w:rFonts w:ascii="Times New Roman" w:hAnsi="Times New Roman" w:cs="Times New Roman"/>
            <w:sz w:val="24"/>
            <w:szCs w:val="24"/>
            <w:rPrChange w:id="2811" w:author="Owner" w:date="2017-04-10T10:31:00Z">
              <w:rPr>
                <w:sz w:val="24"/>
                <w:szCs w:val="24"/>
              </w:rPr>
            </w:rPrChange>
          </w:rPr>
          <w:tab/>
          <w:t>N_ADULTS[k,i5,t,g,1] = N_SMOLTS[k,i5,t,g] /  (1/Sr[k,7,t] ) * Rel_Surv[k,6,t,g]</w:t>
        </w:r>
      </w:ins>
    </w:p>
    <w:p w:rsidR="00730BB9" w:rsidRPr="00194C1D" w:rsidRDefault="00730BB9">
      <w:pPr>
        <w:spacing w:after="0"/>
        <w:rPr>
          <w:ins w:id="2812" w:author="Mark Armour" w:date="2017-04-06T12:58:00Z"/>
          <w:rFonts w:ascii="Times New Roman" w:hAnsi="Times New Roman" w:cs="Times New Roman"/>
          <w:sz w:val="24"/>
          <w:szCs w:val="24"/>
          <w:rPrChange w:id="2813" w:author="Owner" w:date="2017-04-10T10:31:00Z">
            <w:rPr>
              <w:ins w:id="2814" w:author="Mark Armour" w:date="2017-04-06T12:58:00Z"/>
              <w:sz w:val="24"/>
              <w:szCs w:val="24"/>
            </w:rPr>
          </w:rPrChange>
        </w:rPr>
        <w:pPrChange w:id="2815" w:author="Mark Armour" w:date="2017-04-06T12:55:00Z">
          <w:pPr>
            <w:pStyle w:val="ListParagraph"/>
            <w:numPr>
              <w:ilvl w:val="1"/>
              <w:numId w:val="9"/>
            </w:numPr>
            <w:spacing w:after="0"/>
            <w:ind w:hanging="720"/>
          </w:pPr>
        </w:pPrChange>
      </w:pPr>
    </w:p>
    <w:p w:rsidR="00730BB9" w:rsidRPr="00194C1D" w:rsidRDefault="00730BB9">
      <w:pPr>
        <w:spacing w:after="0"/>
        <w:rPr>
          <w:ins w:id="2816" w:author="Mark Armour" w:date="2017-04-06T12:58:00Z"/>
          <w:rFonts w:ascii="Times New Roman" w:hAnsi="Times New Roman" w:cs="Times New Roman"/>
          <w:sz w:val="24"/>
          <w:szCs w:val="24"/>
          <w:rPrChange w:id="2817" w:author="Owner" w:date="2017-04-10T10:31:00Z">
            <w:rPr>
              <w:ins w:id="2818" w:author="Mark Armour" w:date="2017-04-06T12:58:00Z"/>
              <w:sz w:val="24"/>
              <w:szCs w:val="24"/>
            </w:rPr>
          </w:rPrChange>
        </w:rPr>
        <w:pPrChange w:id="2819" w:author="Mark Armour" w:date="2017-04-06T12:55:00Z">
          <w:pPr>
            <w:pStyle w:val="ListParagraph"/>
            <w:numPr>
              <w:ilvl w:val="1"/>
              <w:numId w:val="9"/>
            </w:numPr>
            <w:spacing w:after="0"/>
            <w:ind w:hanging="720"/>
          </w:pPr>
        </w:pPrChange>
      </w:pPr>
      <w:ins w:id="2820" w:author="Mark Armour" w:date="2017-04-06T12:58:00Z">
        <w:r w:rsidRPr="00194C1D">
          <w:rPr>
            <w:rFonts w:ascii="Times New Roman" w:hAnsi="Times New Roman" w:cs="Times New Roman"/>
            <w:sz w:val="24"/>
            <w:szCs w:val="24"/>
            <w:rPrChange w:id="2821" w:author="Owner" w:date="2017-04-10T10:31:00Z">
              <w:rPr>
                <w:sz w:val="24"/>
                <w:szCs w:val="24"/>
              </w:rPr>
            </w:rPrChange>
          </w:rPr>
          <w:t>It is assumed that the survival calculation is not dependent on fresh water age (i5).</w:t>
        </w:r>
      </w:ins>
    </w:p>
    <w:p w:rsidR="00730BB9" w:rsidRPr="00194C1D" w:rsidRDefault="00730BB9">
      <w:pPr>
        <w:spacing w:after="0"/>
        <w:rPr>
          <w:ins w:id="2822" w:author="Mark Armour" w:date="2017-04-06T13:00:00Z"/>
          <w:rFonts w:ascii="Times New Roman" w:hAnsi="Times New Roman" w:cs="Times New Roman"/>
          <w:sz w:val="24"/>
          <w:szCs w:val="24"/>
          <w:rPrChange w:id="2823" w:author="Owner" w:date="2017-04-10T10:31:00Z">
            <w:rPr>
              <w:ins w:id="2824" w:author="Mark Armour" w:date="2017-04-06T13:00:00Z"/>
              <w:sz w:val="24"/>
              <w:szCs w:val="24"/>
            </w:rPr>
          </w:rPrChange>
        </w:rPr>
        <w:pPrChange w:id="2825" w:author="Mark Armour" w:date="2017-04-06T12:55:00Z">
          <w:pPr>
            <w:pStyle w:val="ListParagraph"/>
            <w:numPr>
              <w:ilvl w:val="1"/>
              <w:numId w:val="9"/>
            </w:numPr>
            <w:spacing w:after="0"/>
            <w:ind w:hanging="720"/>
          </w:pPr>
        </w:pPrChange>
      </w:pPr>
    </w:p>
    <w:p w:rsidR="00A57A73" w:rsidRPr="00194C1D" w:rsidRDefault="00A57A73" w:rsidP="00A57A73">
      <w:pPr>
        <w:pStyle w:val="ListParagraph"/>
        <w:numPr>
          <w:ilvl w:val="1"/>
          <w:numId w:val="9"/>
        </w:numPr>
        <w:spacing w:after="0"/>
        <w:rPr>
          <w:ins w:id="2826" w:author="Mark Armour" w:date="2017-04-06T13:02:00Z"/>
          <w:rFonts w:ascii="Times New Roman" w:hAnsi="Times New Roman" w:cs="Times New Roman"/>
          <w:b/>
          <w:sz w:val="24"/>
          <w:szCs w:val="24"/>
          <w:rPrChange w:id="2827" w:author="Owner" w:date="2017-04-10T10:31:00Z">
            <w:rPr>
              <w:ins w:id="2828" w:author="Mark Armour" w:date="2017-04-06T13:02:00Z"/>
              <w:b/>
              <w:sz w:val="24"/>
              <w:szCs w:val="24"/>
            </w:rPr>
          </w:rPrChange>
        </w:rPr>
      </w:pPr>
      <w:ins w:id="2829" w:author="Mark Armour" w:date="2017-04-06T13:02:00Z">
        <w:r w:rsidRPr="00194C1D">
          <w:rPr>
            <w:rFonts w:ascii="Times New Roman" w:hAnsi="Times New Roman" w:cs="Times New Roman"/>
            <w:b/>
            <w:sz w:val="24"/>
            <w:szCs w:val="24"/>
            <w:rPrChange w:id="2830" w:author="Owner" w:date="2017-04-10T10:31:00Z">
              <w:rPr>
                <w:b/>
                <w:sz w:val="24"/>
                <w:szCs w:val="24"/>
              </w:rPr>
            </w:rPrChange>
          </w:rPr>
          <w:t>Life Stage 8-12 (Adults in ocean)</w:t>
        </w:r>
      </w:ins>
    </w:p>
    <w:p w:rsidR="00730BB9" w:rsidRPr="00194C1D" w:rsidRDefault="00730BB9">
      <w:pPr>
        <w:spacing w:after="0"/>
        <w:rPr>
          <w:ins w:id="2831" w:author="Mark Armour" w:date="2017-04-06T13:00:00Z"/>
          <w:rFonts w:ascii="Times New Roman" w:hAnsi="Times New Roman" w:cs="Times New Roman"/>
          <w:sz w:val="24"/>
          <w:szCs w:val="24"/>
          <w:rPrChange w:id="2832" w:author="Owner" w:date="2017-04-10T10:31:00Z">
            <w:rPr>
              <w:ins w:id="2833" w:author="Mark Armour" w:date="2017-04-06T13:00:00Z"/>
              <w:sz w:val="24"/>
              <w:szCs w:val="24"/>
            </w:rPr>
          </w:rPrChange>
        </w:rPr>
        <w:pPrChange w:id="2834" w:author="Mark Armour" w:date="2017-04-06T12:55:00Z">
          <w:pPr>
            <w:pStyle w:val="ListParagraph"/>
            <w:numPr>
              <w:ilvl w:val="1"/>
              <w:numId w:val="9"/>
            </w:numPr>
            <w:spacing w:after="0"/>
            <w:ind w:hanging="720"/>
          </w:pPr>
        </w:pPrChange>
      </w:pPr>
    </w:p>
    <w:p w:rsidR="00730BB9" w:rsidRPr="00194C1D" w:rsidRDefault="003623ED">
      <w:pPr>
        <w:spacing w:after="0"/>
        <w:rPr>
          <w:ins w:id="2835" w:author="Mark Armour" w:date="2017-04-06T13:09:00Z"/>
          <w:rFonts w:ascii="Times New Roman" w:hAnsi="Times New Roman" w:cs="Times New Roman"/>
          <w:sz w:val="24"/>
          <w:szCs w:val="24"/>
          <w:rPrChange w:id="2836" w:author="Owner" w:date="2017-04-10T10:31:00Z">
            <w:rPr>
              <w:ins w:id="2837" w:author="Mark Armour" w:date="2017-04-06T13:09:00Z"/>
              <w:sz w:val="24"/>
              <w:szCs w:val="24"/>
            </w:rPr>
          </w:rPrChange>
        </w:rPr>
        <w:pPrChange w:id="2838" w:author="Mark Armour" w:date="2017-04-06T12:55:00Z">
          <w:pPr>
            <w:pStyle w:val="ListParagraph"/>
            <w:numPr>
              <w:ilvl w:val="1"/>
              <w:numId w:val="9"/>
            </w:numPr>
            <w:spacing w:after="0"/>
            <w:ind w:hanging="720"/>
          </w:pPr>
        </w:pPrChange>
      </w:pPr>
      <w:ins w:id="2839" w:author="Mark Armour" w:date="2017-04-06T13:06:00Z">
        <w:r w:rsidRPr="00194C1D">
          <w:rPr>
            <w:rFonts w:ascii="Times New Roman" w:hAnsi="Times New Roman" w:cs="Times New Roman"/>
            <w:sz w:val="24"/>
            <w:szCs w:val="24"/>
            <w:rPrChange w:id="2840" w:author="Owner" w:date="2017-04-10T10:31:00Z">
              <w:rPr>
                <w:sz w:val="24"/>
                <w:szCs w:val="24"/>
              </w:rPr>
            </w:rPrChange>
          </w:rPr>
          <w:t>For these life stages, the model has to deal with both escapement (fish leaving the ocean to attempt to spawn) and survival (fish that die).  To continue to keep track of adults by age distribution, the following principles apply:</w:t>
        </w:r>
      </w:ins>
    </w:p>
    <w:p w:rsidR="003623ED" w:rsidRPr="00194C1D" w:rsidRDefault="003623ED">
      <w:pPr>
        <w:pStyle w:val="ListParagraph"/>
        <w:numPr>
          <w:ilvl w:val="0"/>
          <w:numId w:val="19"/>
        </w:numPr>
        <w:spacing w:after="0"/>
        <w:rPr>
          <w:ins w:id="2841" w:author="Mark Armour" w:date="2017-04-06T13:11:00Z"/>
          <w:rFonts w:ascii="Times New Roman" w:hAnsi="Times New Roman" w:cs="Times New Roman"/>
          <w:sz w:val="24"/>
          <w:szCs w:val="24"/>
          <w:rPrChange w:id="2842" w:author="Owner" w:date="2017-04-10T10:31:00Z">
            <w:rPr>
              <w:ins w:id="2843" w:author="Mark Armour" w:date="2017-04-06T13:11:00Z"/>
              <w:sz w:val="24"/>
              <w:szCs w:val="24"/>
            </w:rPr>
          </w:rPrChange>
        </w:rPr>
        <w:pPrChange w:id="2844" w:author="Mark Armour" w:date="2017-04-06T13:09:00Z">
          <w:pPr>
            <w:pStyle w:val="ListParagraph"/>
            <w:numPr>
              <w:ilvl w:val="1"/>
              <w:numId w:val="9"/>
            </w:numPr>
            <w:spacing w:after="0"/>
            <w:ind w:hanging="720"/>
          </w:pPr>
        </w:pPrChange>
      </w:pPr>
      <w:ins w:id="2845" w:author="Mark Armour" w:date="2017-04-06T13:11:00Z">
        <w:r w:rsidRPr="00194C1D">
          <w:rPr>
            <w:rFonts w:ascii="Times New Roman" w:hAnsi="Times New Roman" w:cs="Times New Roman"/>
            <w:sz w:val="24"/>
            <w:szCs w:val="24"/>
            <w:rPrChange w:id="2846" w:author="Owner" w:date="2017-04-10T10:31:00Z">
              <w:rPr>
                <w:sz w:val="24"/>
                <w:szCs w:val="24"/>
              </w:rPr>
            </w:rPrChange>
          </w:rPr>
          <w:t xml:space="preserve">When calculating the fish that </w:t>
        </w:r>
      </w:ins>
      <w:ins w:id="2847" w:author="Mark Armour" w:date="2017-04-06T13:16:00Z">
        <w:r w:rsidRPr="00194C1D">
          <w:rPr>
            <w:rFonts w:ascii="Times New Roman" w:hAnsi="Times New Roman" w:cs="Times New Roman"/>
            <w:sz w:val="24"/>
            <w:szCs w:val="24"/>
            <w:rPrChange w:id="2848" w:author="Owner" w:date="2017-04-10T10:31:00Z">
              <w:rPr>
                <w:sz w:val="24"/>
                <w:szCs w:val="24"/>
              </w:rPr>
            </w:rPrChange>
          </w:rPr>
          <w:t>wish to remain</w:t>
        </w:r>
      </w:ins>
      <w:ins w:id="2849" w:author="Mark Armour" w:date="2017-04-06T13:11:00Z">
        <w:r w:rsidRPr="00194C1D">
          <w:rPr>
            <w:rFonts w:ascii="Times New Roman" w:hAnsi="Times New Roman" w:cs="Times New Roman"/>
            <w:sz w:val="24"/>
            <w:szCs w:val="24"/>
            <w:rPrChange w:id="2850" w:author="Owner" w:date="2017-04-10T10:31:00Z">
              <w:rPr>
                <w:sz w:val="24"/>
                <w:szCs w:val="24"/>
              </w:rPr>
            </w:rPrChange>
          </w:rPr>
          <w:t xml:space="preserve"> in the ocean – </w:t>
        </w:r>
      </w:ins>
      <w:ins w:id="2851" w:author="Mark Armour" w:date="2017-04-06T13:16:00Z">
        <w:r w:rsidRPr="00194C1D">
          <w:rPr>
            <w:rFonts w:ascii="Times New Roman" w:hAnsi="Times New Roman" w:cs="Times New Roman"/>
            <w:sz w:val="24"/>
            <w:szCs w:val="24"/>
            <w:rPrChange w:id="2852" w:author="Owner" w:date="2017-04-10T10:31:00Z">
              <w:rPr>
                <w:sz w:val="24"/>
                <w:szCs w:val="24"/>
              </w:rPr>
            </w:rPrChange>
          </w:rPr>
          <w:t>staying as</w:t>
        </w:r>
      </w:ins>
      <w:ins w:id="2853" w:author="Mark Armour" w:date="2017-04-06T13:11:00Z">
        <w:r w:rsidRPr="00194C1D">
          <w:rPr>
            <w:rFonts w:ascii="Times New Roman" w:hAnsi="Times New Roman" w:cs="Times New Roman"/>
            <w:sz w:val="24"/>
            <w:szCs w:val="24"/>
            <w:rPrChange w:id="2854" w:author="Owner" w:date="2017-04-10T10:31:00Z">
              <w:rPr>
                <w:sz w:val="24"/>
                <w:szCs w:val="24"/>
              </w:rPr>
            </w:rPrChange>
          </w:rPr>
          <w:t xml:space="preserve"> adults for at least one more year – the N_ADULTS array shall maintain the </w:t>
        </w:r>
      </w:ins>
      <w:ins w:id="2855" w:author="Mark Armour" w:date="2017-04-06T13:16:00Z">
        <w:r w:rsidRPr="00194C1D">
          <w:rPr>
            <w:rFonts w:ascii="Times New Roman" w:hAnsi="Times New Roman" w:cs="Times New Roman"/>
            <w:sz w:val="24"/>
            <w:szCs w:val="24"/>
            <w:rPrChange w:id="2856" w:author="Owner" w:date="2017-04-10T10:31:00Z">
              <w:rPr>
                <w:sz w:val="24"/>
                <w:szCs w:val="24"/>
              </w:rPr>
            </w:rPrChange>
          </w:rPr>
          <w:t>current</w:t>
        </w:r>
      </w:ins>
      <w:ins w:id="2857" w:author="Mark Armour" w:date="2017-04-06T13:11:00Z">
        <w:r w:rsidRPr="00194C1D">
          <w:rPr>
            <w:rFonts w:ascii="Times New Roman" w:hAnsi="Times New Roman" w:cs="Times New Roman"/>
            <w:sz w:val="24"/>
            <w:szCs w:val="24"/>
            <w:rPrChange w:id="2858" w:author="Owner" w:date="2017-04-10T10:31:00Z">
              <w:rPr>
                <w:sz w:val="24"/>
                <w:szCs w:val="24"/>
              </w:rPr>
            </w:rPrChange>
          </w:rPr>
          <w:t xml:space="preserve"> distribution of fresh water ages.  </w:t>
        </w:r>
      </w:ins>
    </w:p>
    <w:p w:rsidR="003623ED" w:rsidRPr="00194C1D" w:rsidRDefault="003623ED">
      <w:pPr>
        <w:pStyle w:val="ListParagraph"/>
        <w:numPr>
          <w:ilvl w:val="0"/>
          <w:numId w:val="19"/>
        </w:numPr>
        <w:spacing w:after="0"/>
        <w:rPr>
          <w:ins w:id="2859" w:author="Mark Armour" w:date="2017-04-06T13:14:00Z"/>
          <w:rFonts w:ascii="Times New Roman" w:hAnsi="Times New Roman" w:cs="Times New Roman"/>
          <w:sz w:val="24"/>
          <w:szCs w:val="24"/>
          <w:rPrChange w:id="2860" w:author="Owner" w:date="2017-04-10T10:31:00Z">
            <w:rPr>
              <w:ins w:id="2861" w:author="Mark Armour" w:date="2017-04-06T13:14:00Z"/>
              <w:sz w:val="24"/>
              <w:szCs w:val="24"/>
            </w:rPr>
          </w:rPrChange>
        </w:rPr>
        <w:pPrChange w:id="2862" w:author="Mark Armour" w:date="2017-04-06T13:09:00Z">
          <w:pPr>
            <w:pStyle w:val="ListParagraph"/>
            <w:numPr>
              <w:ilvl w:val="1"/>
              <w:numId w:val="9"/>
            </w:numPr>
            <w:spacing w:after="0"/>
            <w:ind w:hanging="720"/>
          </w:pPr>
        </w:pPrChange>
      </w:pPr>
      <w:ins w:id="2863" w:author="Mark Armour" w:date="2017-04-06T13:13:00Z">
        <w:r w:rsidRPr="00194C1D">
          <w:rPr>
            <w:rFonts w:ascii="Times New Roman" w:hAnsi="Times New Roman" w:cs="Times New Roman"/>
            <w:sz w:val="24"/>
            <w:szCs w:val="24"/>
            <w:rPrChange w:id="2864" w:author="Owner" w:date="2017-04-10T10:31:00Z">
              <w:rPr>
                <w:sz w:val="24"/>
                <w:szCs w:val="24"/>
              </w:rPr>
            </w:rPrChange>
          </w:rPr>
          <w:t xml:space="preserve">When calculating spawners that return to the ocean to live (and potentially survive to spawn again), assume that this cohort </w:t>
        </w:r>
      </w:ins>
      <w:ins w:id="2865" w:author="Mark Armour" w:date="2017-04-06T13:14:00Z">
        <w:r w:rsidRPr="00194C1D">
          <w:rPr>
            <w:rFonts w:ascii="Times New Roman" w:hAnsi="Times New Roman" w:cs="Times New Roman"/>
            <w:sz w:val="24"/>
            <w:szCs w:val="24"/>
            <w:rPrChange w:id="2866" w:author="Owner" w:date="2017-04-10T10:31:00Z">
              <w:rPr>
                <w:sz w:val="24"/>
                <w:szCs w:val="24"/>
              </w:rPr>
            </w:rPrChange>
          </w:rPr>
          <w:t>preserves the current distribution of fresh water ages.</w:t>
        </w:r>
      </w:ins>
    </w:p>
    <w:p w:rsidR="003623ED" w:rsidRPr="00194C1D" w:rsidRDefault="000F5481">
      <w:pPr>
        <w:pStyle w:val="ListParagraph"/>
        <w:numPr>
          <w:ilvl w:val="0"/>
          <w:numId w:val="19"/>
        </w:numPr>
        <w:spacing w:after="0"/>
        <w:rPr>
          <w:ins w:id="2867" w:author="Mark Armour" w:date="2017-04-06T12:54:00Z"/>
          <w:rFonts w:ascii="Times New Roman" w:hAnsi="Times New Roman" w:cs="Times New Roman"/>
          <w:sz w:val="24"/>
          <w:szCs w:val="24"/>
          <w:rPrChange w:id="2868" w:author="Owner" w:date="2017-04-10T10:31:00Z">
            <w:rPr>
              <w:ins w:id="2869" w:author="Mark Armour" w:date="2017-04-06T12:54:00Z"/>
            </w:rPr>
          </w:rPrChange>
        </w:rPr>
        <w:pPrChange w:id="2870" w:author="Mark Armour" w:date="2017-04-06T13:09:00Z">
          <w:pPr>
            <w:pStyle w:val="ListParagraph"/>
            <w:numPr>
              <w:ilvl w:val="1"/>
              <w:numId w:val="9"/>
            </w:numPr>
            <w:spacing w:after="0"/>
            <w:ind w:hanging="720"/>
          </w:pPr>
        </w:pPrChange>
      </w:pPr>
      <w:ins w:id="2871" w:author="Mark Armour" w:date="2017-04-06T13:15:00Z">
        <w:r w:rsidRPr="00194C1D">
          <w:rPr>
            <w:rFonts w:ascii="Times New Roman" w:hAnsi="Times New Roman" w:cs="Times New Roman"/>
            <w:sz w:val="24"/>
            <w:szCs w:val="24"/>
            <w:rPrChange w:id="2872" w:author="Owner" w:date="2017-04-10T10:31:00Z">
              <w:rPr>
                <w:sz w:val="24"/>
                <w:szCs w:val="24"/>
              </w:rPr>
            </w:rPrChange>
          </w:rPr>
          <w:t xml:space="preserve">When calculating </w:t>
        </w:r>
      </w:ins>
      <w:ins w:id="2873" w:author="Mark Armour" w:date="2017-04-06T13:19:00Z">
        <w:r w:rsidRPr="00194C1D">
          <w:rPr>
            <w:rFonts w:ascii="Times New Roman" w:hAnsi="Times New Roman" w:cs="Times New Roman"/>
            <w:sz w:val="24"/>
            <w:szCs w:val="24"/>
            <w:rPrChange w:id="2874" w:author="Owner" w:date="2017-04-10T10:31:00Z">
              <w:rPr>
                <w:sz w:val="24"/>
                <w:szCs w:val="24"/>
              </w:rPr>
            </w:rPrChange>
          </w:rPr>
          <w:t>N_RECRUITS</w:t>
        </w:r>
      </w:ins>
      <w:ins w:id="2875" w:author="Mark Armour" w:date="2017-04-06T13:17:00Z">
        <w:r w:rsidRPr="00194C1D">
          <w:rPr>
            <w:rFonts w:ascii="Times New Roman" w:hAnsi="Times New Roman" w:cs="Times New Roman"/>
            <w:sz w:val="24"/>
            <w:szCs w:val="24"/>
            <w:rPrChange w:id="2876" w:author="Owner" w:date="2017-04-10T10:31:00Z">
              <w:rPr>
                <w:sz w:val="24"/>
                <w:szCs w:val="24"/>
              </w:rPr>
            </w:rPrChange>
          </w:rPr>
          <w:t xml:space="preserve"> – adults that leave the ocean to try to spawn </w:t>
        </w:r>
      </w:ins>
      <w:ins w:id="2877" w:author="Mark Armour" w:date="2017-04-06T13:18:00Z">
        <w:r w:rsidRPr="00194C1D">
          <w:rPr>
            <w:rFonts w:ascii="Times New Roman" w:hAnsi="Times New Roman" w:cs="Times New Roman"/>
            <w:sz w:val="24"/>
            <w:szCs w:val="24"/>
            <w:rPrChange w:id="2878" w:author="Owner" w:date="2017-04-10T10:31:00Z">
              <w:rPr>
                <w:sz w:val="24"/>
                <w:szCs w:val="24"/>
              </w:rPr>
            </w:rPrChange>
          </w:rPr>
          <w:t>–</w:t>
        </w:r>
      </w:ins>
      <w:ins w:id="2879" w:author="Mark Armour" w:date="2017-04-06T13:17:00Z">
        <w:r w:rsidRPr="00194C1D">
          <w:rPr>
            <w:rFonts w:ascii="Times New Roman" w:hAnsi="Times New Roman" w:cs="Times New Roman"/>
            <w:sz w:val="24"/>
            <w:szCs w:val="24"/>
            <w:rPrChange w:id="2880" w:author="Owner" w:date="2017-04-10T10:31:00Z">
              <w:rPr>
                <w:sz w:val="24"/>
                <w:szCs w:val="24"/>
              </w:rPr>
            </w:rPrChange>
          </w:rPr>
          <w:t xml:space="preserve"> </w:t>
        </w:r>
      </w:ins>
      <w:ins w:id="2881" w:author="Mark Armour" w:date="2017-04-06T13:18:00Z">
        <w:r w:rsidRPr="00194C1D">
          <w:rPr>
            <w:rFonts w:ascii="Times New Roman" w:hAnsi="Times New Roman" w:cs="Times New Roman"/>
            <w:sz w:val="24"/>
            <w:szCs w:val="24"/>
            <w:rPrChange w:id="2882" w:author="Owner" w:date="2017-04-10T10:31:00Z">
              <w:rPr>
                <w:sz w:val="24"/>
                <w:szCs w:val="24"/>
              </w:rPr>
            </w:rPrChange>
          </w:rPr>
          <w:t>maintain</w:t>
        </w:r>
      </w:ins>
      <w:ins w:id="2883" w:author="Mark Armour" w:date="2017-04-06T13:17:00Z">
        <w:r w:rsidRPr="00194C1D">
          <w:rPr>
            <w:rFonts w:ascii="Times New Roman" w:hAnsi="Times New Roman" w:cs="Times New Roman"/>
            <w:sz w:val="24"/>
            <w:szCs w:val="24"/>
            <w:rPrChange w:id="2884" w:author="Owner" w:date="2017-04-10T10:31:00Z">
              <w:rPr>
                <w:sz w:val="24"/>
                <w:szCs w:val="24"/>
              </w:rPr>
            </w:rPrChange>
          </w:rPr>
          <w:t xml:space="preserve"> </w:t>
        </w:r>
      </w:ins>
      <w:ins w:id="2885" w:author="Mark Armour" w:date="2017-04-06T13:19:00Z">
        <w:r w:rsidR="00596FA3" w:rsidRPr="00194C1D">
          <w:rPr>
            <w:rFonts w:ascii="Times New Roman" w:hAnsi="Times New Roman" w:cs="Times New Roman"/>
            <w:sz w:val="24"/>
            <w:szCs w:val="24"/>
            <w:rPrChange w:id="2886" w:author="Owner" w:date="2017-04-10T10:31:00Z">
              <w:rPr>
                <w:sz w:val="24"/>
                <w:szCs w:val="24"/>
              </w:rPr>
            </w:rPrChange>
          </w:rPr>
          <w:t xml:space="preserve">the </w:t>
        </w:r>
      </w:ins>
      <w:ins w:id="2887" w:author="Mark Armour" w:date="2017-04-06T13:18:00Z">
        <w:r w:rsidRPr="00194C1D">
          <w:rPr>
            <w:rFonts w:ascii="Times New Roman" w:hAnsi="Times New Roman" w:cs="Times New Roman"/>
            <w:sz w:val="24"/>
            <w:szCs w:val="24"/>
            <w:rPrChange w:id="2888" w:author="Owner" w:date="2017-04-10T10:31:00Z">
              <w:rPr>
                <w:sz w:val="24"/>
                <w:szCs w:val="24"/>
              </w:rPr>
            </w:rPrChange>
          </w:rPr>
          <w:t>current the distribution of freshwater ages.</w:t>
        </w:r>
      </w:ins>
    </w:p>
    <w:p w:rsidR="008228BF" w:rsidRPr="00194C1D" w:rsidRDefault="008228BF">
      <w:pPr>
        <w:spacing w:after="0"/>
        <w:outlineLvl w:val="0"/>
        <w:rPr>
          <w:ins w:id="2889" w:author="Mark Armour" w:date="2017-04-06T13:19:00Z"/>
          <w:rFonts w:ascii="Times New Roman" w:hAnsi="Times New Roman" w:cs="Times New Roman"/>
          <w:b/>
          <w:sz w:val="28"/>
          <w:szCs w:val="24"/>
          <w:rPrChange w:id="2890" w:author="Owner" w:date="2017-04-10T10:31:00Z">
            <w:rPr>
              <w:ins w:id="2891" w:author="Mark Armour" w:date="2017-04-06T13:19:00Z"/>
              <w:b/>
              <w:sz w:val="28"/>
              <w:szCs w:val="24"/>
            </w:rPr>
          </w:rPrChange>
        </w:rPr>
        <w:pPrChange w:id="2892" w:author="Mark Armour" w:date="2017-04-04T13:29:00Z">
          <w:pPr>
            <w:pStyle w:val="ListParagraph"/>
            <w:numPr>
              <w:numId w:val="1"/>
            </w:numPr>
            <w:spacing w:after="0"/>
            <w:ind w:hanging="360"/>
            <w:outlineLvl w:val="0"/>
          </w:pPr>
        </w:pPrChange>
      </w:pPr>
    </w:p>
    <w:p w:rsidR="000F5481" w:rsidRPr="00194C1D" w:rsidRDefault="000F5481">
      <w:pPr>
        <w:spacing w:after="0"/>
        <w:outlineLvl w:val="0"/>
        <w:rPr>
          <w:ins w:id="2893" w:author="Mark Armour" w:date="2017-04-06T13:19:00Z"/>
          <w:rFonts w:ascii="Times New Roman" w:hAnsi="Times New Roman" w:cs="Times New Roman"/>
          <w:sz w:val="24"/>
          <w:szCs w:val="24"/>
          <w:rPrChange w:id="2894" w:author="Owner" w:date="2017-04-10T10:31:00Z">
            <w:rPr>
              <w:ins w:id="2895" w:author="Mark Armour" w:date="2017-04-06T13:19:00Z"/>
              <w:sz w:val="24"/>
              <w:szCs w:val="24"/>
            </w:rPr>
          </w:rPrChange>
        </w:rPr>
        <w:pPrChange w:id="2896" w:author="Mark Armour" w:date="2017-04-04T13:29:00Z">
          <w:pPr>
            <w:pStyle w:val="ListParagraph"/>
            <w:numPr>
              <w:numId w:val="1"/>
            </w:numPr>
            <w:spacing w:after="0"/>
            <w:ind w:hanging="360"/>
            <w:outlineLvl w:val="0"/>
          </w:pPr>
        </w:pPrChange>
      </w:pPr>
    </w:p>
    <w:p w:rsidR="000F5481" w:rsidRPr="00194C1D" w:rsidRDefault="000F5481">
      <w:pPr>
        <w:spacing w:after="0"/>
        <w:outlineLvl w:val="0"/>
        <w:rPr>
          <w:ins w:id="2897" w:author="Mark Armour" w:date="2017-04-04T13:28:00Z"/>
          <w:rFonts w:ascii="Times New Roman" w:hAnsi="Times New Roman" w:cs="Times New Roman"/>
          <w:b/>
          <w:sz w:val="28"/>
          <w:szCs w:val="24"/>
          <w:rPrChange w:id="2898" w:author="Owner" w:date="2017-04-10T10:31:00Z">
            <w:rPr>
              <w:ins w:id="2899" w:author="Mark Armour" w:date="2017-04-04T13:28:00Z"/>
            </w:rPr>
          </w:rPrChange>
        </w:rPr>
        <w:pPrChange w:id="2900" w:author="Mark Armour" w:date="2017-04-04T13:29:00Z">
          <w:pPr>
            <w:pStyle w:val="ListParagraph"/>
            <w:numPr>
              <w:numId w:val="1"/>
            </w:numPr>
            <w:spacing w:after="0"/>
            <w:ind w:hanging="360"/>
            <w:outlineLvl w:val="0"/>
          </w:pPr>
        </w:pPrChange>
      </w:pPr>
    </w:p>
    <w:p w:rsidR="009F3AE9" w:rsidRDefault="009F3AE9" w:rsidP="009F3AE9">
      <w:pPr>
        <w:pStyle w:val="ListParagraph"/>
        <w:spacing w:after="0"/>
        <w:outlineLvl w:val="0"/>
        <w:rPr>
          <w:ins w:id="2901" w:author="Owner" w:date="2017-04-10T10:40:00Z"/>
          <w:rFonts w:ascii="Times New Roman" w:hAnsi="Times New Roman" w:cs="Times New Roman"/>
          <w:b/>
          <w:sz w:val="28"/>
          <w:szCs w:val="24"/>
        </w:rPr>
        <w:pPrChange w:id="2902" w:author="Owner" w:date="2017-04-10T10:40:00Z">
          <w:pPr>
            <w:pStyle w:val="ListParagraph"/>
            <w:numPr>
              <w:numId w:val="1"/>
            </w:numPr>
            <w:spacing w:after="0"/>
            <w:ind w:hanging="360"/>
            <w:outlineLvl w:val="0"/>
          </w:pPr>
        </w:pPrChange>
      </w:pPr>
    </w:p>
    <w:p w:rsidR="006A3868" w:rsidRPr="00194C1D" w:rsidRDefault="00D65988">
      <w:pPr>
        <w:pStyle w:val="ListParagraph"/>
        <w:numPr>
          <w:ilvl w:val="0"/>
          <w:numId w:val="17"/>
        </w:numPr>
        <w:spacing w:after="0"/>
        <w:outlineLvl w:val="0"/>
        <w:rPr>
          <w:rFonts w:ascii="Times New Roman" w:hAnsi="Times New Roman" w:cs="Times New Roman"/>
          <w:b/>
          <w:sz w:val="28"/>
          <w:szCs w:val="24"/>
          <w:rPrChange w:id="2903" w:author="Owner" w:date="2017-04-10T10:31:00Z">
            <w:rPr>
              <w:b/>
              <w:sz w:val="28"/>
              <w:szCs w:val="24"/>
            </w:rPr>
          </w:rPrChange>
        </w:rPr>
        <w:pPrChange w:id="2904" w:author="Mark Armour" w:date="2017-04-04T13:41:00Z">
          <w:pPr>
            <w:pStyle w:val="ListParagraph"/>
            <w:numPr>
              <w:numId w:val="1"/>
            </w:numPr>
            <w:spacing w:after="0"/>
            <w:ind w:hanging="360"/>
            <w:outlineLvl w:val="0"/>
          </w:pPr>
        </w:pPrChange>
      </w:pPr>
      <w:bookmarkStart w:id="2905" w:name="_Toc479584372"/>
      <w:r w:rsidRPr="00194C1D">
        <w:rPr>
          <w:rFonts w:ascii="Times New Roman" w:hAnsi="Times New Roman" w:cs="Times New Roman"/>
          <w:b/>
          <w:sz w:val="28"/>
          <w:szCs w:val="24"/>
          <w:rPrChange w:id="2906" w:author="Owner" w:date="2017-04-10T10:31:00Z">
            <w:rPr>
              <w:b/>
              <w:sz w:val="28"/>
              <w:szCs w:val="24"/>
            </w:rPr>
          </w:rPrChange>
        </w:rPr>
        <w:t>Stochasticity in the Watershed Model</w:t>
      </w:r>
      <w:bookmarkEnd w:id="2905"/>
    </w:p>
    <w:p w:rsidR="00B7357C" w:rsidRPr="00194C1D" w:rsidRDefault="00B7357C" w:rsidP="00B7357C">
      <w:pPr>
        <w:pStyle w:val="ListParagraph"/>
        <w:spacing w:after="0"/>
        <w:rPr>
          <w:rFonts w:ascii="Times New Roman" w:hAnsi="Times New Roman" w:cs="Times New Roman"/>
          <w:sz w:val="24"/>
          <w:szCs w:val="24"/>
          <w:rPrChange w:id="2907" w:author="Owner" w:date="2017-04-10T10:31:00Z">
            <w:rPr>
              <w:sz w:val="24"/>
              <w:szCs w:val="24"/>
            </w:rPr>
          </w:rPrChange>
        </w:rPr>
      </w:pPr>
    </w:p>
    <w:p w:rsidR="00EC3435" w:rsidRPr="00194C1D" w:rsidRDefault="00EC3435" w:rsidP="00727BC6">
      <w:pPr>
        <w:spacing w:after="0"/>
        <w:rPr>
          <w:rFonts w:ascii="Times New Roman" w:hAnsi="Times New Roman" w:cs="Times New Roman"/>
          <w:b/>
          <w:sz w:val="24"/>
          <w:szCs w:val="24"/>
          <w:rPrChange w:id="2908" w:author="Owner" w:date="2017-04-10T10:31:00Z">
            <w:rPr>
              <w:b/>
              <w:sz w:val="24"/>
              <w:szCs w:val="24"/>
            </w:rPr>
          </w:rPrChange>
        </w:rPr>
      </w:pPr>
    </w:p>
    <w:p w:rsidR="00A84EA9" w:rsidRPr="00194C1D" w:rsidRDefault="00A84EA9" w:rsidP="00727BC6">
      <w:pPr>
        <w:spacing w:after="0"/>
        <w:rPr>
          <w:rFonts w:ascii="Times New Roman" w:hAnsi="Times New Roman" w:cs="Times New Roman"/>
          <w:sz w:val="24"/>
          <w:szCs w:val="24"/>
          <w:rPrChange w:id="2909" w:author="Owner" w:date="2017-04-10T10:31:00Z">
            <w:rPr>
              <w:sz w:val="24"/>
              <w:szCs w:val="24"/>
            </w:rPr>
          </w:rPrChange>
        </w:rPr>
      </w:pPr>
      <w:r w:rsidRPr="00194C1D">
        <w:rPr>
          <w:rFonts w:ascii="Times New Roman" w:hAnsi="Times New Roman" w:cs="Times New Roman"/>
          <w:sz w:val="24"/>
          <w:szCs w:val="24"/>
          <w:rPrChange w:id="2910" w:author="Owner" w:date="2017-04-10T10:31:00Z">
            <w:rPr>
              <w:sz w:val="24"/>
              <w:szCs w:val="24"/>
            </w:rPr>
          </w:rPrChange>
        </w:rPr>
        <w:t xml:space="preserve">Stochasticity is included the model in the model for two purposes:  1) To quantify </w:t>
      </w:r>
      <w:r w:rsidRPr="00194C1D">
        <w:rPr>
          <w:rFonts w:ascii="Times New Roman" w:hAnsi="Times New Roman" w:cs="Times New Roman"/>
          <w:i/>
          <w:sz w:val="24"/>
          <w:szCs w:val="24"/>
          <w:rPrChange w:id="2911" w:author="Owner" w:date="2017-04-10T10:31:00Z">
            <w:rPr>
              <w:i/>
              <w:sz w:val="24"/>
              <w:szCs w:val="24"/>
            </w:rPr>
          </w:rPrChange>
        </w:rPr>
        <w:t>uncertainty</w:t>
      </w:r>
      <w:r w:rsidRPr="00194C1D">
        <w:rPr>
          <w:rFonts w:ascii="Times New Roman" w:hAnsi="Times New Roman" w:cs="Times New Roman"/>
          <w:sz w:val="24"/>
          <w:szCs w:val="24"/>
          <w:rPrChange w:id="2912" w:author="Owner" w:date="2017-04-10T10:31:00Z">
            <w:rPr>
              <w:sz w:val="24"/>
              <w:szCs w:val="24"/>
            </w:rPr>
          </w:rPrChange>
        </w:rPr>
        <w:t xml:space="preserve"> in the results stemming from </w:t>
      </w:r>
      <w:r w:rsidRPr="00194C1D">
        <w:rPr>
          <w:rFonts w:ascii="Times New Roman" w:hAnsi="Times New Roman" w:cs="Times New Roman"/>
          <w:i/>
          <w:sz w:val="24"/>
          <w:szCs w:val="24"/>
          <w:rPrChange w:id="2913" w:author="Owner" w:date="2017-04-10T10:31:00Z">
            <w:rPr>
              <w:i/>
              <w:sz w:val="24"/>
              <w:szCs w:val="24"/>
            </w:rPr>
          </w:rPrChange>
        </w:rPr>
        <w:t>uncertainty</w:t>
      </w:r>
      <w:r w:rsidRPr="00194C1D">
        <w:rPr>
          <w:rFonts w:ascii="Times New Roman" w:hAnsi="Times New Roman" w:cs="Times New Roman"/>
          <w:sz w:val="24"/>
          <w:szCs w:val="24"/>
          <w:rPrChange w:id="2914" w:author="Owner" w:date="2017-04-10T10:31:00Z">
            <w:rPr>
              <w:sz w:val="24"/>
              <w:szCs w:val="24"/>
            </w:rPr>
          </w:rPrChange>
        </w:rPr>
        <w:t xml:space="preserve"> in the inputs, and 2) to quantify variability in the results due to </w:t>
      </w:r>
      <w:r w:rsidRPr="00194C1D">
        <w:rPr>
          <w:rFonts w:ascii="Times New Roman" w:hAnsi="Times New Roman" w:cs="Times New Roman"/>
          <w:i/>
          <w:sz w:val="24"/>
          <w:szCs w:val="24"/>
          <w:rPrChange w:id="2915" w:author="Owner" w:date="2017-04-10T10:31:00Z">
            <w:rPr>
              <w:i/>
              <w:sz w:val="24"/>
              <w:szCs w:val="24"/>
            </w:rPr>
          </w:rPrChange>
        </w:rPr>
        <w:t>variability</w:t>
      </w:r>
      <w:r w:rsidRPr="00194C1D">
        <w:rPr>
          <w:rFonts w:ascii="Times New Roman" w:hAnsi="Times New Roman" w:cs="Times New Roman"/>
          <w:sz w:val="24"/>
          <w:szCs w:val="24"/>
          <w:rPrChange w:id="2916" w:author="Owner" w:date="2017-04-10T10:31:00Z">
            <w:rPr>
              <w:sz w:val="24"/>
              <w:szCs w:val="24"/>
            </w:rPr>
          </w:rPrChange>
        </w:rPr>
        <w:t xml:space="preserve"> in the input parameters.  This variability includes temporal variability, site to site spatial variability, and within site </w:t>
      </w:r>
      <w:r w:rsidR="002D73C3" w:rsidRPr="00194C1D">
        <w:rPr>
          <w:rFonts w:ascii="Times New Roman" w:hAnsi="Times New Roman" w:cs="Times New Roman"/>
          <w:sz w:val="24"/>
          <w:szCs w:val="24"/>
          <w:rPrChange w:id="2917" w:author="Owner" w:date="2017-04-10T10:31:00Z">
            <w:rPr>
              <w:sz w:val="24"/>
              <w:szCs w:val="24"/>
            </w:rPr>
          </w:rPrChange>
        </w:rPr>
        <w:t xml:space="preserve">“pure” </w:t>
      </w:r>
      <w:r w:rsidR="00162AFB" w:rsidRPr="00194C1D">
        <w:rPr>
          <w:rFonts w:ascii="Times New Roman" w:hAnsi="Times New Roman" w:cs="Times New Roman"/>
          <w:sz w:val="24"/>
          <w:szCs w:val="24"/>
          <w:rPrChange w:id="2918" w:author="Owner" w:date="2017-04-10T10:31:00Z">
            <w:rPr>
              <w:sz w:val="24"/>
              <w:szCs w:val="24"/>
            </w:rPr>
          </w:rPrChange>
        </w:rPr>
        <w:t>variability.</w:t>
      </w:r>
      <w:r w:rsidR="002D73C3" w:rsidRPr="00194C1D">
        <w:rPr>
          <w:rFonts w:ascii="Times New Roman" w:hAnsi="Times New Roman" w:cs="Times New Roman"/>
          <w:sz w:val="24"/>
          <w:szCs w:val="24"/>
          <w:rPrChange w:id="2919" w:author="Owner" w:date="2017-04-10T10:31:00Z">
            <w:rPr>
              <w:sz w:val="24"/>
              <w:szCs w:val="24"/>
            </w:rPr>
          </w:rPrChange>
        </w:rPr>
        <w:t xml:space="preserve">  </w:t>
      </w:r>
    </w:p>
    <w:p w:rsidR="00AB1CEC" w:rsidRPr="00194C1D" w:rsidRDefault="00AB1CEC" w:rsidP="00727BC6">
      <w:pPr>
        <w:spacing w:after="0"/>
        <w:rPr>
          <w:rFonts w:ascii="Times New Roman" w:hAnsi="Times New Roman" w:cs="Times New Roman"/>
          <w:sz w:val="24"/>
          <w:szCs w:val="24"/>
          <w:rPrChange w:id="2920" w:author="Owner" w:date="2017-04-10T10:31:00Z">
            <w:rPr>
              <w:sz w:val="24"/>
              <w:szCs w:val="24"/>
            </w:rPr>
          </w:rPrChange>
        </w:rPr>
      </w:pPr>
    </w:p>
    <w:p w:rsidR="00162AFB" w:rsidRPr="00194C1D" w:rsidRDefault="00162AFB" w:rsidP="00727BC6">
      <w:pPr>
        <w:spacing w:after="0"/>
        <w:rPr>
          <w:rFonts w:ascii="Times New Roman" w:hAnsi="Times New Roman" w:cs="Times New Roman"/>
          <w:sz w:val="24"/>
          <w:szCs w:val="24"/>
          <w:rPrChange w:id="2921" w:author="Owner" w:date="2017-04-10T10:31:00Z">
            <w:rPr>
              <w:sz w:val="24"/>
              <w:szCs w:val="24"/>
            </w:rPr>
          </w:rPrChange>
        </w:rPr>
      </w:pPr>
      <w:r w:rsidRPr="00194C1D">
        <w:rPr>
          <w:rFonts w:ascii="Times New Roman" w:hAnsi="Times New Roman" w:cs="Times New Roman"/>
          <w:sz w:val="24"/>
          <w:szCs w:val="24"/>
          <w:rPrChange w:id="2922" w:author="Owner" w:date="2017-04-10T10:31:00Z">
            <w:rPr>
              <w:sz w:val="24"/>
              <w:szCs w:val="24"/>
            </w:rPr>
          </w:rPrChange>
        </w:rPr>
        <w:t>Uncertainty in inputs will be referred to as “run to run” variability</w:t>
      </w:r>
      <w:r w:rsidR="00C32090" w:rsidRPr="00194C1D">
        <w:rPr>
          <w:rFonts w:ascii="Times New Roman" w:hAnsi="Times New Roman" w:cs="Times New Roman"/>
          <w:sz w:val="24"/>
          <w:szCs w:val="24"/>
          <w:rPrChange w:id="2923" w:author="Owner" w:date="2017-04-10T10:31:00Z">
            <w:rPr>
              <w:sz w:val="24"/>
              <w:szCs w:val="24"/>
            </w:rPr>
          </w:rPrChange>
        </w:rPr>
        <w:t xml:space="preserve"> or uncertainty</w:t>
      </w:r>
      <w:r w:rsidRPr="00194C1D">
        <w:rPr>
          <w:rFonts w:ascii="Times New Roman" w:hAnsi="Times New Roman" w:cs="Times New Roman"/>
          <w:sz w:val="24"/>
          <w:szCs w:val="24"/>
          <w:rPrChange w:id="2924" w:author="Owner" w:date="2017-04-10T10:31:00Z">
            <w:rPr>
              <w:sz w:val="24"/>
              <w:szCs w:val="24"/>
            </w:rPr>
          </w:rPrChange>
        </w:rPr>
        <w:t>.  Each “run” refers to a single run of the watershed model.  The Monte-Carlo simulation will run the model multiple times, e</w:t>
      </w:r>
      <w:r w:rsidR="00C32090" w:rsidRPr="00194C1D">
        <w:rPr>
          <w:rFonts w:ascii="Times New Roman" w:hAnsi="Times New Roman" w:cs="Times New Roman"/>
          <w:sz w:val="24"/>
          <w:szCs w:val="24"/>
          <w:rPrChange w:id="2925" w:author="Owner" w:date="2017-04-10T10:31:00Z">
            <w:rPr>
              <w:sz w:val="24"/>
              <w:szCs w:val="24"/>
            </w:rPr>
          </w:rPrChange>
        </w:rPr>
        <w:t xml:space="preserve">ach time randomly selecting </w:t>
      </w:r>
      <w:r w:rsidRPr="00194C1D">
        <w:rPr>
          <w:rFonts w:ascii="Times New Roman" w:hAnsi="Times New Roman" w:cs="Times New Roman"/>
          <w:sz w:val="24"/>
          <w:szCs w:val="24"/>
          <w:rPrChange w:id="2926" w:author="Owner" w:date="2017-04-10T10:31:00Z">
            <w:rPr>
              <w:sz w:val="24"/>
              <w:szCs w:val="24"/>
            </w:rPr>
          </w:rPrChange>
        </w:rPr>
        <w:t>value</w:t>
      </w:r>
      <w:r w:rsidR="00C32090" w:rsidRPr="00194C1D">
        <w:rPr>
          <w:rFonts w:ascii="Times New Roman" w:hAnsi="Times New Roman" w:cs="Times New Roman"/>
          <w:sz w:val="24"/>
          <w:szCs w:val="24"/>
          <w:rPrChange w:id="2927" w:author="Owner" w:date="2017-04-10T10:31:00Z">
            <w:rPr>
              <w:sz w:val="24"/>
              <w:szCs w:val="24"/>
            </w:rPr>
          </w:rPrChange>
        </w:rPr>
        <w:t>s of each parameter based on a user</w:t>
      </w:r>
      <w:r w:rsidRPr="00194C1D">
        <w:rPr>
          <w:rFonts w:ascii="Times New Roman" w:hAnsi="Times New Roman" w:cs="Times New Roman"/>
          <w:sz w:val="24"/>
          <w:szCs w:val="24"/>
          <w:rPrChange w:id="2928" w:author="Owner" w:date="2017-04-10T10:31:00Z">
            <w:rPr>
              <w:sz w:val="24"/>
              <w:szCs w:val="24"/>
            </w:rPr>
          </w:rPrChange>
        </w:rPr>
        <w:t xml:space="preserve"> specified</w:t>
      </w:r>
      <w:r w:rsidR="00C32090" w:rsidRPr="00194C1D">
        <w:rPr>
          <w:rFonts w:ascii="Times New Roman" w:hAnsi="Times New Roman" w:cs="Times New Roman"/>
          <w:sz w:val="24"/>
          <w:szCs w:val="24"/>
          <w:rPrChange w:id="2929" w:author="Owner" w:date="2017-04-10T10:31:00Z">
            <w:rPr>
              <w:sz w:val="24"/>
              <w:szCs w:val="24"/>
            </w:rPr>
          </w:rPrChange>
        </w:rPr>
        <w:t xml:space="preserve"> mean and uncertainty and a fixed</w:t>
      </w:r>
      <w:r w:rsidRPr="00194C1D">
        <w:rPr>
          <w:rFonts w:ascii="Times New Roman" w:hAnsi="Times New Roman" w:cs="Times New Roman"/>
          <w:sz w:val="24"/>
          <w:szCs w:val="24"/>
          <w:rPrChange w:id="2930" w:author="Owner" w:date="2017-04-10T10:31:00Z">
            <w:rPr>
              <w:sz w:val="24"/>
              <w:szCs w:val="24"/>
            </w:rPr>
          </w:rPrChange>
        </w:rPr>
        <w:t xml:space="preserve"> </w:t>
      </w:r>
      <w:r w:rsidR="00C32090" w:rsidRPr="00194C1D">
        <w:rPr>
          <w:rFonts w:ascii="Times New Roman" w:hAnsi="Times New Roman" w:cs="Times New Roman"/>
          <w:sz w:val="24"/>
          <w:szCs w:val="24"/>
          <w:rPrChange w:id="2931" w:author="Owner" w:date="2017-04-10T10:31:00Z">
            <w:rPr>
              <w:sz w:val="24"/>
              <w:szCs w:val="24"/>
            </w:rPr>
          </w:rPrChange>
        </w:rPr>
        <w:t xml:space="preserve">distribution type (either normal or Dirichlet, depending on the parameter being specified).  </w:t>
      </w:r>
      <w:r w:rsidRPr="00194C1D">
        <w:rPr>
          <w:rFonts w:ascii="Times New Roman" w:hAnsi="Times New Roman" w:cs="Times New Roman"/>
          <w:sz w:val="24"/>
          <w:szCs w:val="24"/>
          <w:rPrChange w:id="2932" w:author="Owner" w:date="2017-04-10T10:31:00Z">
            <w:rPr>
              <w:sz w:val="24"/>
              <w:szCs w:val="24"/>
            </w:rPr>
          </w:rPrChange>
        </w:rPr>
        <w:t>Time based variability is referred to as “Year to year”</w:t>
      </w:r>
      <w:r w:rsidR="00817AFC" w:rsidRPr="00194C1D">
        <w:rPr>
          <w:rFonts w:ascii="Times New Roman" w:hAnsi="Times New Roman" w:cs="Times New Roman"/>
          <w:sz w:val="24"/>
          <w:szCs w:val="24"/>
          <w:rPrChange w:id="2933" w:author="Owner" w:date="2017-04-10T10:31:00Z">
            <w:rPr>
              <w:sz w:val="24"/>
              <w:szCs w:val="24"/>
            </w:rPr>
          </w:rPrChange>
        </w:rPr>
        <w:t xml:space="preserve"> or “temporal” </w:t>
      </w:r>
      <w:r w:rsidRPr="00194C1D">
        <w:rPr>
          <w:rFonts w:ascii="Times New Roman" w:hAnsi="Times New Roman" w:cs="Times New Roman"/>
          <w:sz w:val="24"/>
          <w:szCs w:val="24"/>
          <w:rPrChange w:id="2934" w:author="Owner" w:date="2017-04-10T10:31:00Z">
            <w:rPr>
              <w:sz w:val="24"/>
              <w:szCs w:val="24"/>
            </w:rPr>
          </w:rPrChange>
        </w:rPr>
        <w:t>variability.  Spatial variability (within each year) is referred to as “site to site” variability.  Within site, within year variability is referred to as “within site”</w:t>
      </w:r>
      <w:r w:rsidR="00817AFC" w:rsidRPr="00194C1D">
        <w:rPr>
          <w:rFonts w:ascii="Times New Roman" w:hAnsi="Times New Roman" w:cs="Times New Roman"/>
          <w:sz w:val="24"/>
          <w:szCs w:val="24"/>
          <w:rPrChange w:id="2935" w:author="Owner" w:date="2017-04-10T10:31:00Z">
            <w:rPr>
              <w:sz w:val="24"/>
              <w:szCs w:val="24"/>
            </w:rPr>
          </w:rPrChange>
        </w:rPr>
        <w:t xml:space="preserve"> or “pure”</w:t>
      </w:r>
      <w:r w:rsidRPr="00194C1D">
        <w:rPr>
          <w:rFonts w:ascii="Times New Roman" w:hAnsi="Times New Roman" w:cs="Times New Roman"/>
          <w:sz w:val="24"/>
          <w:szCs w:val="24"/>
          <w:rPrChange w:id="2936" w:author="Owner" w:date="2017-04-10T10:31:00Z">
            <w:rPr>
              <w:sz w:val="24"/>
              <w:szCs w:val="24"/>
            </w:rPr>
          </w:rPrChange>
        </w:rPr>
        <w:t xml:space="preserve"> variability.</w:t>
      </w:r>
    </w:p>
    <w:p w:rsidR="009B3904" w:rsidRPr="00194C1D" w:rsidRDefault="009B3904" w:rsidP="00727BC6">
      <w:pPr>
        <w:spacing w:after="0"/>
        <w:rPr>
          <w:rFonts w:ascii="Times New Roman" w:hAnsi="Times New Roman" w:cs="Times New Roman"/>
          <w:sz w:val="24"/>
          <w:szCs w:val="24"/>
          <w:rPrChange w:id="2937" w:author="Owner" w:date="2017-04-10T10:31:00Z">
            <w:rPr>
              <w:sz w:val="24"/>
              <w:szCs w:val="24"/>
            </w:rPr>
          </w:rPrChange>
        </w:rPr>
      </w:pPr>
    </w:p>
    <w:p w:rsidR="009B3904" w:rsidRPr="00194C1D" w:rsidRDefault="009B3904" w:rsidP="00727BC6">
      <w:pPr>
        <w:spacing w:after="0"/>
        <w:rPr>
          <w:rFonts w:ascii="Times New Roman" w:hAnsi="Times New Roman" w:cs="Times New Roman"/>
          <w:sz w:val="24"/>
          <w:szCs w:val="24"/>
          <w:rPrChange w:id="2938" w:author="Owner" w:date="2017-04-10T10:31:00Z">
            <w:rPr>
              <w:sz w:val="24"/>
              <w:szCs w:val="24"/>
            </w:rPr>
          </w:rPrChange>
        </w:rPr>
      </w:pPr>
      <w:r w:rsidRPr="00194C1D">
        <w:rPr>
          <w:rFonts w:ascii="Times New Roman" w:hAnsi="Times New Roman" w:cs="Times New Roman"/>
          <w:sz w:val="24"/>
          <w:szCs w:val="24"/>
          <w:rPrChange w:id="2939" w:author="Owner" w:date="2017-04-10T10:31:00Z">
            <w:rPr>
              <w:sz w:val="24"/>
              <w:szCs w:val="24"/>
            </w:rPr>
          </w:rPrChange>
        </w:rPr>
        <w:t xml:space="preserve">Specifying variability components in this way has the advantage of forcing correlation structures in the model, which may have important impacts with respect to the results.  These correlation </w:t>
      </w:r>
      <w:r w:rsidR="00D65988" w:rsidRPr="00194C1D">
        <w:rPr>
          <w:rFonts w:ascii="Times New Roman" w:hAnsi="Times New Roman" w:cs="Times New Roman"/>
          <w:sz w:val="24"/>
          <w:szCs w:val="24"/>
          <w:rPrChange w:id="2940" w:author="Owner" w:date="2017-04-10T10:31:00Z">
            <w:rPr>
              <w:sz w:val="24"/>
              <w:szCs w:val="24"/>
            </w:rPr>
          </w:rPrChange>
        </w:rPr>
        <w:t>structures</w:t>
      </w:r>
      <w:r w:rsidRPr="00194C1D">
        <w:rPr>
          <w:rFonts w:ascii="Times New Roman" w:hAnsi="Times New Roman" w:cs="Times New Roman"/>
          <w:sz w:val="24"/>
          <w:szCs w:val="24"/>
          <w:rPrChange w:id="2941" w:author="Owner" w:date="2017-04-10T10:31:00Z">
            <w:rPr>
              <w:sz w:val="24"/>
              <w:szCs w:val="24"/>
            </w:rPr>
          </w:rPrChange>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194C1D">
        <w:rPr>
          <w:rFonts w:ascii="Times New Roman" w:hAnsi="Times New Roman" w:cs="Times New Roman"/>
          <w:sz w:val="24"/>
          <w:szCs w:val="24"/>
          <w:rPrChange w:id="2942" w:author="Owner" w:date="2017-04-10T10:31:00Z">
            <w:rPr>
              <w:sz w:val="24"/>
              <w:szCs w:val="24"/>
            </w:rPr>
          </w:rPrChange>
        </w:rPr>
        <w:t xml:space="preserve">  </w:t>
      </w:r>
    </w:p>
    <w:p w:rsidR="009B3904" w:rsidRPr="00194C1D" w:rsidRDefault="009B3904" w:rsidP="00727BC6">
      <w:pPr>
        <w:spacing w:after="0"/>
        <w:rPr>
          <w:rFonts w:ascii="Times New Roman" w:hAnsi="Times New Roman" w:cs="Times New Roman"/>
          <w:sz w:val="24"/>
          <w:szCs w:val="24"/>
          <w:rPrChange w:id="2943" w:author="Owner" w:date="2017-04-10T10:31:00Z">
            <w:rPr>
              <w:sz w:val="24"/>
              <w:szCs w:val="24"/>
            </w:rPr>
          </w:rPrChange>
        </w:rPr>
      </w:pPr>
    </w:p>
    <w:p w:rsidR="00162AFB" w:rsidRPr="00194C1D" w:rsidRDefault="00162AFB" w:rsidP="00727BC6">
      <w:pPr>
        <w:spacing w:after="0"/>
        <w:rPr>
          <w:rFonts w:ascii="Times New Roman" w:hAnsi="Times New Roman" w:cs="Times New Roman"/>
          <w:sz w:val="24"/>
          <w:szCs w:val="24"/>
          <w:rPrChange w:id="2944" w:author="Owner" w:date="2017-04-10T10:31:00Z">
            <w:rPr>
              <w:sz w:val="24"/>
              <w:szCs w:val="24"/>
            </w:rPr>
          </w:rPrChange>
        </w:rPr>
      </w:pPr>
    </w:p>
    <w:p w:rsidR="00162AFB" w:rsidRPr="00194C1D" w:rsidRDefault="00162AFB" w:rsidP="00194C1D">
      <w:pPr>
        <w:pStyle w:val="ListParagraph"/>
        <w:numPr>
          <w:ilvl w:val="1"/>
          <w:numId w:val="20"/>
        </w:numPr>
        <w:spacing w:after="0"/>
        <w:rPr>
          <w:rFonts w:ascii="Times New Roman" w:hAnsi="Times New Roman" w:cs="Times New Roman"/>
          <w:b/>
          <w:sz w:val="24"/>
          <w:szCs w:val="24"/>
          <w:rPrChange w:id="2945" w:author="Owner" w:date="2017-04-10T10:31:00Z">
            <w:rPr>
              <w:b/>
              <w:sz w:val="24"/>
              <w:szCs w:val="24"/>
            </w:rPr>
          </w:rPrChange>
        </w:rPr>
        <w:pPrChange w:id="2946" w:author="Owner" w:date="2017-04-10T10:31:00Z">
          <w:pPr>
            <w:pStyle w:val="ListParagraph"/>
            <w:numPr>
              <w:ilvl w:val="1"/>
              <w:numId w:val="9"/>
            </w:numPr>
            <w:spacing w:after="0"/>
            <w:ind w:hanging="720"/>
          </w:pPr>
        </w:pPrChange>
      </w:pPr>
      <w:r w:rsidRPr="00194C1D">
        <w:rPr>
          <w:rFonts w:ascii="Times New Roman" w:hAnsi="Times New Roman" w:cs="Times New Roman"/>
          <w:b/>
          <w:sz w:val="24"/>
          <w:szCs w:val="24"/>
          <w:rPrChange w:id="2947" w:author="Owner" w:date="2017-04-10T10:31:00Z">
            <w:rPr>
              <w:b/>
              <w:sz w:val="24"/>
              <w:szCs w:val="24"/>
            </w:rPr>
          </w:rPrChange>
        </w:rPr>
        <w:t>Distrib</w:t>
      </w:r>
      <w:r w:rsidR="00153689" w:rsidRPr="00194C1D">
        <w:rPr>
          <w:rFonts w:ascii="Times New Roman" w:hAnsi="Times New Roman" w:cs="Times New Roman"/>
          <w:b/>
          <w:sz w:val="24"/>
          <w:szCs w:val="24"/>
          <w:rPrChange w:id="2948" w:author="Owner" w:date="2017-04-10T10:31:00Z">
            <w:rPr>
              <w:b/>
              <w:sz w:val="24"/>
              <w:szCs w:val="24"/>
            </w:rPr>
          </w:rPrChange>
        </w:rPr>
        <w:t>utions used to Model Stochasticity</w:t>
      </w:r>
    </w:p>
    <w:p w:rsidR="00153689" w:rsidRPr="00194C1D" w:rsidRDefault="00153689" w:rsidP="00153689">
      <w:pPr>
        <w:pStyle w:val="ListParagraph"/>
        <w:spacing w:after="0"/>
        <w:ind w:left="2160"/>
        <w:rPr>
          <w:rFonts w:ascii="Times New Roman" w:hAnsi="Times New Roman" w:cs="Times New Roman"/>
          <w:b/>
          <w:sz w:val="24"/>
          <w:szCs w:val="24"/>
          <w:rPrChange w:id="2949" w:author="Owner" w:date="2017-04-10T10:31:00Z">
            <w:rPr>
              <w:b/>
              <w:sz w:val="24"/>
              <w:szCs w:val="24"/>
            </w:rPr>
          </w:rPrChange>
        </w:rPr>
      </w:pPr>
    </w:p>
    <w:p w:rsidR="00162AFB" w:rsidRPr="00194C1D" w:rsidRDefault="00162AFB" w:rsidP="00727BC6">
      <w:pPr>
        <w:spacing w:after="0"/>
        <w:rPr>
          <w:rFonts w:ascii="Times New Roman" w:hAnsi="Times New Roman" w:cs="Times New Roman"/>
          <w:sz w:val="24"/>
          <w:szCs w:val="24"/>
          <w:rPrChange w:id="2950" w:author="Owner" w:date="2017-04-10T10:31:00Z">
            <w:rPr>
              <w:sz w:val="24"/>
              <w:szCs w:val="24"/>
            </w:rPr>
          </w:rPrChange>
        </w:rPr>
      </w:pPr>
      <w:r w:rsidRPr="00194C1D">
        <w:rPr>
          <w:rFonts w:ascii="Times New Roman" w:hAnsi="Times New Roman" w:cs="Times New Roman"/>
          <w:sz w:val="24"/>
          <w:szCs w:val="24"/>
          <w:rPrChange w:id="2951" w:author="Owner" w:date="2017-04-10T10:31:00Z">
            <w:rPr>
              <w:sz w:val="24"/>
              <w:szCs w:val="24"/>
            </w:rPr>
          </w:rPrChange>
        </w:rPr>
        <w:t xml:space="preserve">Two distributions are used throughout the watershed model to describe uncertainty and variability: The normal distribution, and the Dirichlet distribution.  </w:t>
      </w:r>
    </w:p>
    <w:p w:rsidR="00D65988" w:rsidRPr="00194C1D" w:rsidRDefault="00D65988" w:rsidP="00727BC6">
      <w:pPr>
        <w:spacing w:after="0"/>
        <w:rPr>
          <w:rFonts w:ascii="Times New Roman" w:hAnsi="Times New Roman" w:cs="Times New Roman"/>
          <w:sz w:val="24"/>
          <w:szCs w:val="24"/>
          <w:rPrChange w:id="2952" w:author="Owner" w:date="2017-04-10T10:31:00Z">
            <w:rPr>
              <w:sz w:val="24"/>
              <w:szCs w:val="24"/>
            </w:rPr>
          </w:rPrChange>
        </w:rPr>
      </w:pPr>
    </w:p>
    <w:p w:rsidR="00D65988" w:rsidRPr="00194C1D" w:rsidRDefault="00D65988" w:rsidP="00194C1D">
      <w:pPr>
        <w:pStyle w:val="ListParagraph"/>
        <w:numPr>
          <w:ilvl w:val="2"/>
          <w:numId w:val="20"/>
        </w:numPr>
        <w:spacing w:after="0"/>
        <w:rPr>
          <w:rFonts w:ascii="Times New Roman" w:hAnsi="Times New Roman" w:cs="Times New Roman"/>
          <w:b/>
          <w:sz w:val="24"/>
          <w:szCs w:val="24"/>
          <w:rPrChange w:id="2953" w:author="Owner" w:date="2017-04-10T10:31:00Z">
            <w:rPr>
              <w:b/>
              <w:sz w:val="24"/>
              <w:szCs w:val="24"/>
            </w:rPr>
          </w:rPrChange>
        </w:rPr>
        <w:pPrChange w:id="2954"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2955" w:author="Owner" w:date="2017-04-10T10:31:00Z">
            <w:rPr>
              <w:b/>
              <w:sz w:val="24"/>
              <w:szCs w:val="24"/>
            </w:rPr>
          </w:rPrChange>
        </w:rPr>
        <w:t>Normal Random Variables</w:t>
      </w:r>
    </w:p>
    <w:p w:rsidR="00D65988" w:rsidRPr="00194C1D" w:rsidRDefault="00D65988" w:rsidP="00D65988">
      <w:pPr>
        <w:pStyle w:val="ListParagraph"/>
        <w:spacing w:after="0"/>
        <w:rPr>
          <w:rFonts w:ascii="Times New Roman" w:hAnsi="Times New Roman" w:cs="Times New Roman"/>
          <w:sz w:val="24"/>
          <w:szCs w:val="24"/>
          <w:rPrChange w:id="2956" w:author="Owner" w:date="2017-04-10T10:31:00Z">
            <w:rPr>
              <w:sz w:val="24"/>
              <w:szCs w:val="24"/>
            </w:rPr>
          </w:rPrChange>
        </w:rPr>
      </w:pPr>
    </w:p>
    <w:p w:rsidR="00162AFB" w:rsidRPr="00194C1D" w:rsidRDefault="00162AFB" w:rsidP="00D65988">
      <w:pPr>
        <w:spacing w:after="0"/>
        <w:rPr>
          <w:rFonts w:ascii="Times New Roman" w:hAnsi="Times New Roman" w:cs="Times New Roman"/>
          <w:sz w:val="24"/>
          <w:szCs w:val="24"/>
          <w:rPrChange w:id="2957" w:author="Owner" w:date="2017-04-10T10:31:00Z">
            <w:rPr>
              <w:sz w:val="24"/>
              <w:szCs w:val="24"/>
            </w:rPr>
          </w:rPrChange>
        </w:rPr>
      </w:pPr>
      <w:r w:rsidRPr="00194C1D">
        <w:rPr>
          <w:rFonts w:ascii="Times New Roman" w:hAnsi="Times New Roman" w:cs="Times New Roman"/>
          <w:sz w:val="24"/>
          <w:szCs w:val="24"/>
          <w:rPrChange w:id="2958" w:author="Owner" w:date="2017-04-10T10:31:00Z">
            <w:rPr>
              <w:sz w:val="24"/>
              <w:szCs w:val="24"/>
            </w:rPr>
          </w:rPrChange>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194C1D">
        <w:rPr>
          <w:rFonts w:ascii="Times New Roman" w:hAnsi="Times New Roman" w:cs="Times New Roman"/>
          <w:sz w:val="24"/>
          <w:szCs w:val="24"/>
          <w:rPrChange w:id="2959" w:author="Owner" w:date="2017-04-10T10:31:00Z">
            <w:rPr>
              <w:sz w:val="24"/>
              <w:szCs w:val="24"/>
            </w:rPr>
          </w:rPrChange>
        </w:rPr>
        <w:t>total</w:t>
      </w:r>
      <w:proofErr w:type="gramEnd"/>
      <w:r w:rsidRPr="00194C1D">
        <w:rPr>
          <w:rFonts w:ascii="Times New Roman" w:hAnsi="Times New Roman" w:cs="Times New Roman"/>
          <w:sz w:val="24"/>
          <w:szCs w:val="24"/>
          <w:rPrChange w:id="2960" w:author="Owner" w:date="2017-04-10T10:31:00Z">
            <w:rPr>
              <w:sz w:val="24"/>
              <w:szCs w:val="24"/>
            </w:rPr>
          </w:rPrChange>
        </w:rPr>
        <w:t xml:space="preserve"> area).  For these, the “positive normal” distribution is used within the R code.</w:t>
      </w:r>
    </w:p>
    <w:p w:rsidR="00C326B4" w:rsidRPr="00194C1D" w:rsidRDefault="00C326B4" w:rsidP="00727BC6">
      <w:pPr>
        <w:spacing w:after="0"/>
        <w:rPr>
          <w:rFonts w:ascii="Times New Roman" w:hAnsi="Times New Roman" w:cs="Times New Roman"/>
          <w:sz w:val="24"/>
          <w:szCs w:val="24"/>
          <w:rPrChange w:id="2961" w:author="Owner" w:date="2017-04-10T10:31:00Z">
            <w:rPr>
              <w:sz w:val="24"/>
              <w:szCs w:val="24"/>
            </w:rPr>
          </w:rPrChange>
        </w:rPr>
      </w:pPr>
    </w:p>
    <w:p w:rsidR="00D65988" w:rsidRPr="00194C1D" w:rsidRDefault="00D65988" w:rsidP="00194C1D">
      <w:pPr>
        <w:pStyle w:val="ListParagraph"/>
        <w:numPr>
          <w:ilvl w:val="2"/>
          <w:numId w:val="20"/>
        </w:numPr>
        <w:spacing w:after="0"/>
        <w:rPr>
          <w:rFonts w:ascii="Times New Roman" w:hAnsi="Times New Roman" w:cs="Times New Roman"/>
          <w:b/>
          <w:sz w:val="24"/>
          <w:szCs w:val="24"/>
          <w:rPrChange w:id="2962" w:author="Owner" w:date="2017-04-10T10:31:00Z">
            <w:rPr>
              <w:b/>
              <w:sz w:val="24"/>
              <w:szCs w:val="24"/>
            </w:rPr>
          </w:rPrChange>
        </w:rPr>
        <w:pPrChange w:id="2963"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2964" w:author="Owner" w:date="2017-04-10T10:31:00Z">
            <w:rPr>
              <w:b/>
              <w:sz w:val="24"/>
              <w:szCs w:val="24"/>
            </w:rPr>
          </w:rPrChange>
        </w:rPr>
        <w:t>Dirichlet Random Variables</w:t>
      </w:r>
      <w:r w:rsidRPr="00194C1D">
        <w:rPr>
          <w:rFonts w:ascii="Times New Roman" w:hAnsi="Times New Roman" w:cs="Times New Roman"/>
          <w:b/>
          <w:sz w:val="24"/>
          <w:szCs w:val="24"/>
          <w:rPrChange w:id="2965" w:author="Owner" w:date="2017-04-10T10:31:00Z">
            <w:rPr>
              <w:b/>
              <w:sz w:val="24"/>
              <w:szCs w:val="24"/>
            </w:rPr>
          </w:rPrChange>
        </w:rPr>
        <w:br/>
      </w:r>
    </w:p>
    <w:p w:rsidR="004307EB" w:rsidRPr="00194C1D" w:rsidRDefault="004307EB" w:rsidP="00727BC6">
      <w:pPr>
        <w:spacing w:after="0"/>
        <w:rPr>
          <w:rFonts w:ascii="Times New Roman" w:hAnsi="Times New Roman" w:cs="Times New Roman"/>
          <w:sz w:val="24"/>
          <w:szCs w:val="24"/>
          <w:rPrChange w:id="2966" w:author="Owner" w:date="2017-04-10T10:31:00Z">
            <w:rPr>
              <w:sz w:val="24"/>
              <w:szCs w:val="24"/>
            </w:rPr>
          </w:rPrChange>
        </w:rPr>
      </w:pPr>
      <w:r w:rsidRPr="00194C1D">
        <w:rPr>
          <w:rFonts w:ascii="Times New Roman" w:hAnsi="Times New Roman" w:cs="Times New Roman"/>
          <w:sz w:val="24"/>
          <w:szCs w:val="24"/>
          <w:rPrChange w:id="2967" w:author="Owner" w:date="2017-04-10T10:31:00Z">
            <w:rPr>
              <w:sz w:val="24"/>
              <w:szCs w:val="24"/>
            </w:rPr>
          </w:rPrChange>
        </w:rPr>
        <w:lastRenderedPageBreak/>
        <w:t xml:space="preserve">Parameters that describe probabilities and/or fractions that, by definition, must add up to 100%, cannot be adequately described by a normal distribution. </w:t>
      </w:r>
      <w:r w:rsidR="008A1568" w:rsidRPr="00194C1D">
        <w:rPr>
          <w:rFonts w:ascii="Times New Roman" w:hAnsi="Times New Roman" w:cs="Times New Roman"/>
          <w:sz w:val="24"/>
          <w:szCs w:val="24"/>
          <w:rPrChange w:id="2968" w:author="Owner" w:date="2017-04-10T10:31:00Z">
            <w:rPr>
              <w:sz w:val="24"/>
              <w:szCs w:val="24"/>
            </w:rPr>
          </w:rPrChange>
        </w:rPr>
        <w:t xml:space="preserve"> Distributions for u</w:t>
      </w:r>
      <w:r w:rsidRPr="00194C1D">
        <w:rPr>
          <w:rFonts w:ascii="Times New Roman" w:hAnsi="Times New Roman" w:cs="Times New Roman"/>
          <w:sz w:val="24"/>
          <w:szCs w:val="24"/>
          <w:rPrChange w:id="2969" w:author="Owner" w:date="2017-04-10T10:31:00Z">
            <w:rPr>
              <w:sz w:val="24"/>
              <w:szCs w:val="24"/>
            </w:rPr>
          </w:rPrChange>
        </w:rPr>
        <w:t xml:space="preserve">nivariate probabilities (for example, the probability of survival from </w:t>
      </w:r>
      <w:r w:rsidR="008A1568" w:rsidRPr="00194C1D">
        <w:rPr>
          <w:rFonts w:ascii="Times New Roman" w:hAnsi="Times New Roman" w:cs="Times New Roman"/>
          <w:sz w:val="24"/>
          <w:szCs w:val="24"/>
          <w:rPrChange w:id="2970" w:author="Owner" w:date="2017-04-10T10:31:00Z">
            <w:rPr>
              <w:sz w:val="24"/>
              <w:szCs w:val="24"/>
            </w:rPr>
          </w:rPrChange>
        </w:rPr>
        <w:t xml:space="preserve">fry to </w:t>
      </w:r>
      <w:r w:rsidR="007D4745" w:rsidRPr="00194C1D">
        <w:rPr>
          <w:rFonts w:ascii="Times New Roman" w:hAnsi="Times New Roman" w:cs="Times New Roman"/>
          <w:sz w:val="24"/>
          <w:szCs w:val="24"/>
          <w:rPrChange w:id="2971" w:author="Owner" w:date="2017-04-10T10:31:00Z">
            <w:rPr>
              <w:sz w:val="24"/>
              <w:szCs w:val="24"/>
            </w:rPr>
          </w:rPrChange>
        </w:rPr>
        <w:t>parr</w:t>
      </w:r>
      <w:r w:rsidRPr="00194C1D">
        <w:rPr>
          <w:rFonts w:ascii="Times New Roman" w:hAnsi="Times New Roman" w:cs="Times New Roman"/>
          <w:sz w:val="24"/>
          <w:szCs w:val="24"/>
          <w:rPrChange w:id="2972" w:author="Owner" w:date="2017-04-10T10:31:00Z">
            <w:rPr>
              <w:sz w:val="24"/>
              <w:szCs w:val="24"/>
            </w:rPr>
          </w:rPrChange>
        </w:rPr>
        <w:t>) are commonly described by the Beta distribution, which allows for values between 0 and 1.  The multivariate generalization of the Beta distribution is the Dirichlet distribution.  This allows probabilities to be assigned to a number of possible events, where all probabilities must add up to one.  For example, within a la</w:t>
      </w:r>
      <w:r w:rsidR="000703FC" w:rsidRPr="00194C1D">
        <w:rPr>
          <w:rFonts w:ascii="Times New Roman" w:hAnsi="Times New Roman" w:cs="Times New Roman"/>
          <w:sz w:val="24"/>
          <w:szCs w:val="24"/>
          <w:rPrChange w:id="2973" w:author="Owner" w:date="2017-04-10T10:31:00Z">
            <w:rPr>
              <w:sz w:val="24"/>
              <w:szCs w:val="24"/>
            </w:rPr>
          </w:rPrChange>
        </w:rPr>
        <w:t>nd use classification such as “f</w:t>
      </w:r>
      <w:r w:rsidRPr="00194C1D">
        <w:rPr>
          <w:rFonts w:ascii="Times New Roman" w:hAnsi="Times New Roman" w:cs="Times New Roman"/>
          <w:sz w:val="24"/>
          <w:szCs w:val="24"/>
          <w:rPrChange w:id="2974" w:author="Owner" w:date="2017-04-10T10:31:00Z">
            <w:rPr>
              <w:sz w:val="24"/>
              <w:szCs w:val="24"/>
            </w:rPr>
          </w:rPrChange>
        </w:rPr>
        <w:t>orest”, there is an assigned fraction of habitat types, all of which must add up to</w:t>
      </w:r>
      <w:r w:rsidR="000703FC" w:rsidRPr="00194C1D">
        <w:rPr>
          <w:rFonts w:ascii="Times New Roman" w:hAnsi="Times New Roman" w:cs="Times New Roman"/>
          <w:sz w:val="24"/>
          <w:szCs w:val="24"/>
          <w:rPrChange w:id="2975" w:author="Owner" w:date="2017-04-10T10:31:00Z">
            <w:rPr>
              <w:sz w:val="24"/>
              <w:szCs w:val="24"/>
            </w:rPr>
          </w:rPrChange>
        </w:rPr>
        <w:t xml:space="preserve"> exactly 1</w:t>
      </w:r>
      <w:r w:rsidRPr="00194C1D">
        <w:rPr>
          <w:rFonts w:ascii="Times New Roman" w:hAnsi="Times New Roman" w:cs="Times New Roman"/>
          <w:sz w:val="24"/>
          <w:szCs w:val="24"/>
          <w:rPrChange w:id="2976" w:author="Owner" w:date="2017-04-10T10:31:00Z">
            <w:rPr>
              <w:sz w:val="24"/>
              <w:szCs w:val="24"/>
            </w:rPr>
          </w:rPrChange>
        </w:rPr>
        <w:t>.  To model uncertainty or variability in these fractions, the Dirichlet distribution is used.</w:t>
      </w:r>
    </w:p>
    <w:p w:rsidR="00624762" w:rsidRPr="00194C1D" w:rsidRDefault="00624762" w:rsidP="00727BC6">
      <w:pPr>
        <w:spacing w:after="0"/>
        <w:rPr>
          <w:rFonts w:ascii="Times New Roman" w:hAnsi="Times New Roman" w:cs="Times New Roman"/>
          <w:sz w:val="24"/>
          <w:szCs w:val="24"/>
          <w:rPrChange w:id="2977" w:author="Owner" w:date="2017-04-10T10:31:00Z">
            <w:rPr>
              <w:sz w:val="24"/>
              <w:szCs w:val="24"/>
            </w:rPr>
          </w:rPrChange>
        </w:rPr>
      </w:pPr>
    </w:p>
    <w:p w:rsidR="00624762" w:rsidRPr="00194C1D" w:rsidRDefault="00414B31" w:rsidP="00624762">
      <w:pPr>
        <w:spacing w:after="0"/>
        <w:rPr>
          <w:rFonts w:ascii="Times New Roman" w:hAnsi="Times New Roman" w:cs="Times New Roman"/>
          <w:sz w:val="24"/>
          <w:szCs w:val="24"/>
          <w:rPrChange w:id="2978" w:author="Owner" w:date="2017-04-10T10:31:00Z">
            <w:rPr>
              <w:sz w:val="24"/>
              <w:szCs w:val="24"/>
            </w:rPr>
          </w:rPrChange>
        </w:rPr>
      </w:pPr>
      <w:r w:rsidRPr="00194C1D">
        <w:rPr>
          <w:rFonts w:ascii="Times New Roman" w:hAnsi="Times New Roman" w:cs="Times New Roman"/>
          <w:sz w:val="24"/>
          <w:szCs w:val="24"/>
          <w:rPrChange w:id="2979" w:author="Owner" w:date="2017-04-10T10:31:00Z">
            <w:rPr>
              <w:sz w:val="24"/>
              <w:szCs w:val="24"/>
            </w:rPr>
          </w:rPrChange>
        </w:rPr>
        <w:t>Typically, a Dirichlet distribution is specified usi</w:t>
      </w:r>
      <w:r w:rsidR="00624762" w:rsidRPr="00194C1D">
        <w:rPr>
          <w:rFonts w:ascii="Times New Roman" w:hAnsi="Times New Roman" w:cs="Times New Roman"/>
          <w:sz w:val="24"/>
          <w:szCs w:val="24"/>
          <w:rPrChange w:id="2980" w:author="Owner" w:date="2017-04-10T10:31:00Z">
            <w:rPr>
              <w:sz w:val="24"/>
              <w:szCs w:val="24"/>
            </w:rPr>
          </w:rPrChange>
        </w:rPr>
        <w:t xml:space="preserve">ng a vector of alpha parameters.  For example, if </w:t>
      </w:r>
      <w:r w:rsidR="00624762" w:rsidRPr="00194C1D">
        <w:rPr>
          <w:rFonts w:ascii="Times New Roman" w:hAnsi="Times New Roman" w:cs="Times New Roman"/>
          <w:b/>
          <w:sz w:val="24"/>
          <w:szCs w:val="24"/>
          <w:rPrChange w:id="2981" w:author="Owner" w:date="2017-04-10T10:31:00Z">
            <w:rPr>
              <w:b/>
              <w:sz w:val="24"/>
              <w:szCs w:val="24"/>
            </w:rPr>
          </w:rPrChange>
        </w:rPr>
        <w:t>X</w:t>
      </w:r>
      <w:r w:rsidR="00624762" w:rsidRPr="00194C1D">
        <w:rPr>
          <w:rFonts w:ascii="Times New Roman" w:hAnsi="Times New Roman" w:cs="Times New Roman"/>
          <w:sz w:val="24"/>
          <w:szCs w:val="24"/>
          <w:rPrChange w:id="2982" w:author="Owner" w:date="2017-04-10T10:31:00Z">
            <w:rPr>
              <w:sz w:val="24"/>
              <w:szCs w:val="24"/>
            </w:rPr>
          </w:rPrChange>
        </w:rPr>
        <w:t xml:space="preserve"> is an n-dimensional Dirichlet random variable, it is specified as:</w:t>
      </w:r>
    </w:p>
    <w:p w:rsidR="00624762" w:rsidRPr="00194C1D" w:rsidRDefault="00624762" w:rsidP="00624762">
      <w:pPr>
        <w:spacing w:after="0"/>
        <w:rPr>
          <w:rFonts w:ascii="Times New Roman" w:hAnsi="Times New Roman" w:cs="Times New Roman"/>
          <w:sz w:val="24"/>
          <w:szCs w:val="24"/>
          <w:rPrChange w:id="2983" w:author="Owner" w:date="2017-04-10T10:31:00Z">
            <w:rPr>
              <w:sz w:val="24"/>
              <w:szCs w:val="24"/>
            </w:rPr>
          </w:rPrChange>
        </w:rPr>
      </w:pPr>
    </w:p>
    <w:p w:rsidR="00414B31" w:rsidRPr="00194C1D" w:rsidRDefault="00624762" w:rsidP="00624762">
      <w:pPr>
        <w:spacing w:after="0"/>
        <w:ind w:firstLine="720"/>
        <w:rPr>
          <w:rFonts w:ascii="Times New Roman" w:hAnsi="Times New Roman" w:cs="Times New Roman"/>
          <w:sz w:val="24"/>
          <w:szCs w:val="24"/>
          <w:rPrChange w:id="2984" w:author="Owner" w:date="2017-04-10T10:31:00Z">
            <w:rPr>
              <w:sz w:val="24"/>
              <w:szCs w:val="24"/>
            </w:rPr>
          </w:rPrChange>
        </w:rPr>
      </w:pPr>
      <w:r w:rsidRPr="00194C1D">
        <w:rPr>
          <w:rFonts w:ascii="Times New Roman" w:hAnsi="Times New Roman" w:cs="Times New Roman"/>
          <w:sz w:val="24"/>
          <w:szCs w:val="24"/>
          <w:rPrChange w:id="2985" w:author="Owner" w:date="2017-04-10T10:31:00Z">
            <w:rPr>
              <w:sz w:val="24"/>
              <w:szCs w:val="24"/>
            </w:rPr>
          </w:rPrChange>
        </w:rPr>
        <w:t xml:space="preserve">X ~ </w:t>
      </w:r>
      <w:proofErr w:type="gramStart"/>
      <w:r w:rsidR="00414B31" w:rsidRPr="00194C1D">
        <w:rPr>
          <w:rFonts w:ascii="Times New Roman" w:hAnsi="Times New Roman" w:cs="Times New Roman"/>
          <w:sz w:val="24"/>
          <w:szCs w:val="24"/>
          <w:rPrChange w:id="2986" w:author="Owner" w:date="2017-04-10T10:31:00Z">
            <w:rPr>
              <w:sz w:val="24"/>
              <w:szCs w:val="24"/>
            </w:rPr>
          </w:rPrChange>
        </w:rPr>
        <w:t>D</w:t>
      </w:r>
      <w:r w:rsidRPr="00194C1D">
        <w:rPr>
          <w:rFonts w:ascii="Times New Roman" w:hAnsi="Times New Roman" w:cs="Times New Roman"/>
          <w:sz w:val="24"/>
          <w:szCs w:val="24"/>
          <w:rPrChange w:id="2987" w:author="Owner" w:date="2017-04-10T10:31:00Z">
            <w:rPr>
              <w:sz w:val="24"/>
              <w:szCs w:val="24"/>
            </w:rPr>
          </w:rPrChange>
        </w:rPr>
        <w:t>irichlet</w:t>
      </w:r>
      <w:r w:rsidR="00414B31" w:rsidRPr="00194C1D">
        <w:rPr>
          <w:rFonts w:ascii="Times New Roman" w:hAnsi="Times New Roman" w:cs="Times New Roman"/>
          <w:sz w:val="24"/>
          <w:szCs w:val="24"/>
          <w:rPrChange w:id="2988" w:author="Owner" w:date="2017-04-10T10:31:00Z">
            <w:rPr>
              <w:sz w:val="24"/>
              <w:szCs w:val="24"/>
            </w:rPr>
          </w:rPrChange>
        </w:rPr>
        <w:t>(</w:t>
      </w:r>
      <w:proofErr w:type="gramEnd"/>
      <w:r w:rsidR="00414B31" w:rsidRPr="00194C1D">
        <w:rPr>
          <w:rFonts w:ascii="Times New Roman" w:hAnsi="Times New Roman" w:cs="Times New Roman"/>
          <w:sz w:val="24"/>
          <w:szCs w:val="24"/>
          <w:rPrChange w:id="2989" w:author="Owner" w:date="2017-04-10T10:31:00Z">
            <w:rPr>
              <w:sz w:val="24"/>
              <w:szCs w:val="24"/>
            </w:rPr>
          </w:rPrChange>
        </w:rPr>
        <w:t>α</w:t>
      </w:r>
      <w:r w:rsidR="00414B31" w:rsidRPr="00194C1D">
        <w:rPr>
          <w:rFonts w:ascii="Times New Roman" w:hAnsi="Times New Roman" w:cs="Times New Roman"/>
          <w:sz w:val="24"/>
          <w:szCs w:val="24"/>
          <w:vertAlign w:val="subscript"/>
          <w:rPrChange w:id="2990" w:author="Owner" w:date="2017-04-10T10:31:00Z">
            <w:rPr>
              <w:sz w:val="24"/>
              <w:szCs w:val="24"/>
              <w:vertAlign w:val="subscript"/>
            </w:rPr>
          </w:rPrChange>
        </w:rPr>
        <w:t>1</w:t>
      </w:r>
      <w:r w:rsidR="00414B31" w:rsidRPr="00194C1D">
        <w:rPr>
          <w:rFonts w:ascii="Times New Roman" w:hAnsi="Times New Roman" w:cs="Times New Roman"/>
          <w:sz w:val="24"/>
          <w:szCs w:val="24"/>
          <w:rPrChange w:id="2991" w:author="Owner" w:date="2017-04-10T10:31:00Z">
            <w:rPr>
              <w:sz w:val="24"/>
              <w:szCs w:val="24"/>
            </w:rPr>
          </w:rPrChange>
        </w:rPr>
        <w:t>, α</w:t>
      </w:r>
      <w:r w:rsidR="00414B31" w:rsidRPr="00194C1D">
        <w:rPr>
          <w:rFonts w:ascii="Times New Roman" w:hAnsi="Times New Roman" w:cs="Times New Roman"/>
          <w:sz w:val="24"/>
          <w:szCs w:val="24"/>
          <w:vertAlign w:val="subscript"/>
          <w:rPrChange w:id="2992" w:author="Owner" w:date="2017-04-10T10:31:00Z">
            <w:rPr>
              <w:sz w:val="24"/>
              <w:szCs w:val="24"/>
              <w:vertAlign w:val="subscript"/>
            </w:rPr>
          </w:rPrChange>
        </w:rPr>
        <w:t>2</w:t>
      </w:r>
      <w:r w:rsidR="00414B31" w:rsidRPr="00194C1D">
        <w:rPr>
          <w:rFonts w:ascii="Times New Roman" w:hAnsi="Times New Roman" w:cs="Times New Roman"/>
          <w:sz w:val="24"/>
          <w:szCs w:val="24"/>
          <w:rPrChange w:id="2993" w:author="Owner" w:date="2017-04-10T10:31:00Z">
            <w:rPr>
              <w:sz w:val="24"/>
              <w:szCs w:val="24"/>
            </w:rPr>
          </w:rPrChange>
        </w:rPr>
        <w:t>, … , α</w:t>
      </w:r>
      <w:r w:rsidR="00414B31" w:rsidRPr="00194C1D">
        <w:rPr>
          <w:rFonts w:ascii="Times New Roman" w:hAnsi="Times New Roman" w:cs="Times New Roman"/>
          <w:sz w:val="24"/>
          <w:szCs w:val="24"/>
          <w:vertAlign w:val="subscript"/>
          <w:rPrChange w:id="2994" w:author="Owner" w:date="2017-04-10T10:31:00Z">
            <w:rPr>
              <w:sz w:val="24"/>
              <w:szCs w:val="24"/>
              <w:vertAlign w:val="subscript"/>
            </w:rPr>
          </w:rPrChange>
        </w:rPr>
        <w:t>n</w:t>
      </w:r>
      <w:r w:rsidR="00414B31" w:rsidRPr="00194C1D">
        <w:rPr>
          <w:rFonts w:ascii="Times New Roman" w:hAnsi="Times New Roman" w:cs="Times New Roman"/>
          <w:sz w:val="24"/>
          <w:szCs w:val="24"/>
          <w:rPrChange w:id="2995" w:author="Owner" w:date="2017-04-10T10:31:00Z">
            <w:rPr>
              <w:sz w:val="24"/>
              <w:szCs w:val="24"/>
            </w:rPr>
          </w:rPrChange>
        </w:rPr>
        <w:t>)</w:t>
      </w:r>
    </w:p>
    <w:p w:rsidR="00624762" w:rsidRPr="00194C1D" w:rsidRDefault="00624762" w:rsidP="00727BC6">
      <w:pPr>
        <w:spacing w:after="0"/>
        <w:rPr>
          <w:rFonts w:ascii="Times New Roman" w:hAnsi="Times New Roman" w:cs="Times New Roman"/>
          <w:sz w:val="24"/>
          <w:szCs w:val="24"/>
          <w:rPrChange w:id="2996" w:author="Owner" w:date="2017-04-10T10:31:00Z">
            <w:rPr>
              <w:sz w:val="24"/>
              <w:szCs w:val="24"/>
            </w:rPr>
          </w:rPrChange>
        </w:rPr>
      </w:pPr>
    </w:p>
    <w:p w:rsidR="00812A52" w:rsidRPr="00194C1D" w:rsidRDefault="00812A52" w:rsidP="00727BC6">
      <w:pPr>
        <w:spacing w:after="0"/>
        <w:rPr>
          <w:rFonts w:ascii="Times New Roman" w:hAnsi="Times New Roman" w:cs="Times New Roman"/>
          <w:sz w:val="24"/>
          <w:szCs w:val="24"/>
          <w:rPrChange w:id="2997" w:author="Owner" w:date="2017-04-10T10:31:00Z">
            <w:rPr>
              <w:sz w:val="24"/>
              <w:szCs w:val="24"/>
            </w:rPr>
          </w:rPrChange>
        </w:rPr>
      </w:pPr>
      <w:r w:rsidRPr="00194C1D">
        <w:rPr>
          <w:rFonts w:ascii="Times New Roman" w:hAnsi="Times New Roman" w:cs="Times New Roman"/>
          <w:sz w:val="24"/>
          <w:szCs w:val="24"/>
          <w:rPrChange w:id="2998" w:author="Owner" w:date="2017-04-10T10:31:00Z">
            <w:rPr>
              <w:sz w:val="24"/>
              <w:szCs w:val="24"/>
            </w:rPr>
          </w:rPrChange>
        </w:rPr>
        <w:t>The mean and variance of e</w:t>
      </w:r>
      <w:r w:rsidR="00EC3435" w:rsidRPr="00194C1D">
        <w:rPr>
          <w:rFonts w:ascii="Times New Roman" w:hAnsi="Times New Roman" w:cs="Times New Roman"/>
          <w:sz w:val="24"/>
          <w:szCs w:val="24"/>
          <w:rPrChange w:id="2999" w:author="Owner" w:date="2017-04-10T10:31:00Z">
            <w:rPr>
              <w:sz w:val="24"/>
              <w:szCs w:val="24"/>
            </w:rPr>
          </w:rPrChange>
        </w:rPr>
        <w:t>ach fraction or probability is:</w:t>
      </w:r>
    </w:p>
    <w:p w:rsidR="00EC3435" w:rsidRPr="00194C1D" w:rsidRDefault="00EC3435" w:rsidP="00727BC6">
      <w:pPr>
        <w:spacing w:after="0"/>
        <w:rPr>
          <w:rFonts w:ascii="Times New Roman" w:hAnsi="Times New Roman" w:cs="Times New Roman"/>
          <w:sz w:val="24"/>
          <w:szCs w:val="24"/>
          <w:rPrChange w:id="3000" w:author="Owner" w:date="2017-04-10T10:31:00Z">
            <w:rPr>
              <w:sz w:val="24"/>
              <w:szCs w:val="24"/>
            </w:rPr>
          </w:rPrChange>
        </w:rPr>
      </w:pPr>
    </w:p>
    <w:p w:rsidR="00CA7A7C" w:rsidRPr="00194C1D" w:rsidRDefault="00812A52" w:rsidP="002B202A">
      <w:pPr>
        <w:spacing w:after="0"/>
        <w:ind w:left="720"/>
        <w:rPr>
          <w:rFonts w:ascii="Times New Roman" w:hAnsi="Times New Roman" w:cs="Times New Roman"/>
          <w:sz w:val="24"/>
          <w:szCs w:val="24"/>
          <w:rPrChange w:id="3001" w:author="Owner" w:date="2017-04-10T10:31:00Z">
            <w:rPr>
              <w:sz w:val="24"/>
              <w:szCs w:val="24"/>
            </w:rPr>
          </w:rPrChange>
        </w:rPr>
      </w:pPr>
      <w:r w:rsidRPr="00194C1D">
        <w:rPr>
          <w:rFonts w:ascii="Times New Roman" w:hAnsi="Times New Roman" w:cs="Times New Roman"/>
          <w:sz w:val="24"/>
          <w:szCs w:val="24"/>
          <w:rPrChange w:id="3002" w:author="Owner" w:date="2017-04-10T10:31:00Z">
            <w:rPr>
              <w:sz w:val="24"/>
              <w:szCs w:val="24"/>
            </w:rPr>
          </w:rPrChange>
        </w:rPr>
        <w:tab/>
      </w:r>
      <m:oMath>
        <m:sSub>
          <m:sSubPr>
            <m:ctrlPr>
              <w:rPr>
                <w:rFonts w:ascii="Cambria Math" w:hAnsi="Cambria Math" w:cs="Times New Roman"/>
                <w:i/>
                <w:sz w:val="24"/>
                <w:szCs w:val="24"/>
                <w:rPrChange w:id="3003" w:author="Owner" w:date="2017-04-10T10:31:00Z">
                  <w:rPr>
                    <w:rFonts w:ascii="Cambria Math" w:hAnsi="Cambria Math"/>
                    <w:i/>
                    <w:sz w:val="24"/>
                    <w:szCs w:val="24"/>
                  </w:rPr>
                </w:rPrChange>
              </w:rPr>
            </m:ctrlPr>
          </m:sSubPr>
          <m:e>
            <m:r>
              <w:rPr>
                <w:rFonts w:ascii="Cambria Math" w:hAnsi="Cambria Math" w:cs="Times New Roman"/>
                <w:sz w:val="24"/>
                <w:szCs w:val="24"/>
                <w:rPrChange w:id="3004" w:author="Owner" w:date="2017-04-10T10:31:00Z">
                  <w:rPr>
                    <w:rFonts w:ascii="Cambria Math" w:hAnsi="Cambria Math"/>
                    <w:sz w:val="24"/>
                    <w:szCs w:val="24"/>
                  </w:rPr>
                </w:rPrChange>
              </w:rPr>
              <m:t>µ</m:t>
            </m:r>
          </m:e>
          <m:sub>
            <m:r>
              <w:rPr>
                <w:rFonts w:ascii="Cambria Math" w:hAnsi="Cambria Math" w:cs="Times New Roman"/>
                <w:sz w:val="24"/>
                <w:szCs w:val="24"/>
                <w:rPrChange w:id="3005" w:author="Owner" w:date="2017-04-10T10:31:00Z">
                  <w:rPr>
                    <w:rFonts w:ascii="Cambria Math" w:hAnsi="Cambria Math"/>
                    <w:sz w:val="24"/>
                    <w:szCs w:val="24"/>
                  </w:rPr>
                </w:rPrChange>
              </w:rPr>
              <m:t>i</m:t>
            </m:r>
          </m:sub>
        </m:sSub>
        <m:r>
          <w:rPr>
            <w:rFonts w:ascii="Cambria Math" w:hAnsi="Cambria Math" w:cs="Times New Roman"/>
            <w:sz w:val="24"/>
            <w:szCs w:val="24"/>
            <w:rPrChange w:id="3006" w:author="Owner" w:date="2017-04-10T10:31:00Z">
              <w:rPr>
                <w:rFonts w:ascii="Cambria Math" w:hAnsi="Cambria Math"/>
                <w:sz w:val="24"/>
                <w:szCs w:val="24"/>
              </w:rPr>
            </w:rPrChange>
          </w:rPr>
          <m:t>=</m:t>
        </m:r>
        <m:sSub>
          <m:sSubPr>
            <m:ctrlPr>
              <w:rPr>
                <w:rFonts w:ascii="Cambria Math" w:hAnsi="Cambria Math" w:cs="Times New Roman"/>
                <w:sz w:val="24"/>
                <w:szCs w:val="24"/>
                <w:rPrChange w:id="3007" w:author="Owner" w:date="2017-04-10T10:31:00Z">
                  <w:rPr>
                    <w:rFonts w:ascii="Cambria Math" w:hAnsi="Cambria Math"/>
                    <w:sz w:val="24"/>
                    <w:szCs w:val="24"/>
                  </w:rPr>
                </w:rPrChange>
              </w:rPr>
            </m:ctrlPr>
          </m:sSubPr>
          <m:e>
            <m:r>
              <w:rPr>
                <w:rFonts w:ascii="Cambria Math" w:hAnsi="Cambria Math" w:cs="Times New Roman"/>
                <w:sz w:val="24"/>
                <w:szCs w:val="24"/>
                <w:rPrChange w:id="3008" w:author="Owner" w:date="2017-04-10T10:31:00Z">
                  <w:rPr>
                    <w:rFonts w:ascii="Cambria Math" w:hAnsi="Cambria Math"/>
                    <w:sz w:val="24"/>
                    <w:szCs w:val="24"/>
                  </w:rPr>
                </w:rPrChange>
              </w:rPr>
              <m:t>α</m:t>
            </m:r>
          </m:e>
          <m:sub>
            <m:r>
              <w:rPr>
                <w:rFonts w:ascii="Cambria Math" w:hAnsi="Cambria Math" w:cs="Times New Roman"/>
                <w:sz w:val="24"/>
                <w:szCs w:val="24"/>
                <w:rPrChange w:id="3009" w:author="Owner" w:date="2017-04-10T10:31:00Z">
                  <w:rPr>
                    <w:rFonts w:ascii="Cambria Math" w:hAnsi="Cambria Math"/>
                    <w:sz w:val="24"/>
                    <w:szCs w:val="24"/>
                  </w:rPr>
                </w:rPrChange>
              </w:rPr>
              <m:t>i</m:t>
            </m:r>
          </m:sub>
        </m:sSub>
        <m:r>
          <w:rPr>
            <w:rFonts w:ascii="Cambria Math" w:hAnsi="Cambria Math" w:cs="Times New Roman"/>
            <w:sz w:val="24"/>
            <w:szCs w:val="24"/>
            <w:rPrChange w:id="3010" w:author="Owner" w:date="2017-04-10T10:31:00Z">
              <w:rPr>
                <w:rFonts w:ascii="Cambria Math" w:hAnsi="Cambria Math"/>
                <w:sz w:val="24"/>
                <w:szCs w:val="24"/>
              </w:rPr>
            </w:rPrChange>
          </w:rPr>
          <m:t xml:space="preserve">/ </m:t>
        </m:r>
        <m:nary>
          <m:naryPr>
            <m:chr m:val="∑"/>
            <m:grow m:val="1"/>
            <m:ctrlPr>
              <w:rPr>
                <w:rFonts w:ascii="Cambria Math" w:hAnsi="Cambria Math" w:cs="Times New Roman"/>
                <w:sz w:val="24"/>
                <w:szCs w:val="24"/>
                <w:rPrChange w:id="3011" w:author="Owner" w:date="2017-04-10T10:31:00Z">
                  <w:rPr>
                    <w:rFonts w:ascii="Cambria Math" w:hAnsi="Cambria Math"/>
                    <w:sz w:val="24"/>
                    <w:szCs w:val="24"/>
                  </w:rPr>
                </w:rPrChange>
              </w:rPr>
            </m:ctrlPr>
          </m:naryPr>
          <m:sub>
            <m:r>
              <w:rPr>
                <w:rFonts w:ascii="Cambria Math" w:hAnsi="Cambria Math" w:cs="Times New Roman"/>
                <w:sz w:val="24"/>
                <w:szCs w:val="24"/>
                <w:rPrChange w:id="3012" w:author="Owner" w:date="2017-04-10T10:31:00Z">
                  <w:rPr>
                    <w:rFonts w:ascii="Cambria Math" w:hAnsi="Cambria Math"/>
                    <w:sz w:val="24"/>
                    <w:szCs w:val="24"/>
                  </w:rPr>
                </w:rPrChange>
              </w:rPr>
              <m:t>n=1</m:t>
            </m:r>
          </m:sub>
          <m:sup>
            <m:r>
              <w:rPr>
                <w:rFonts w:ascii="Cambria Math" w:hAnsi="Cambria Math" w:cs="Times New Roman"/>
                <w:sz w:val="24"/>
                <w:szCs w:val="24"/>
                <w:rPrChange w:id="3013" w:author="Owner" w:date="2017-04-10T10:31:00Z">
                  <w:rPr>
                    <w:rFonts w:ascii="Cambria Math" w:hAnsi="Cambria Math"/>
                    <w:sz w:val="24"/>
                    <w:szCs w:val="24"/>
                  </w:rPr>
                </w:rPrChange>
              </w:rPr>
              <m:t>j</m:t>
            </m:r>
          </m:sup>
          <m:e>
            <m:d>
              <m:dPr>
                <m:ctrlPr>
                  <w:rPr>
                    <w:rFonts w:ascii="Cambria Math" w:hAnsi="Cambria Math" w:cs="Times New Roman"/>
                    <w:sz w:val="24"/>
                    <w:szCs w:val="24"/>
                    <w:rPrChange w:id="3014" w:author="Owner" w:date="2017-04-10T10:31:00Z">
                      <w:rPr>
                        <w:rFonts w:ascii="Cambria Math" w:hAnsi="Cambria Math"/>
                        <w:sz w:val="24"/>
                        <w:szCs w:val="24"/>
                      </w:rPr>
                    </w:rPrChange>
                  </w:rPr>
                </m:ctrlPr>
              </m:dPr>
              <m:e>
                <m:sSub>
                  <m:sSubPr>
                    <m:ctrlPr>
                      <w:rPr>
                        <w:rFonts w:ascii="Cambria Math" w:hAnsi="Cambria Math" w:cs="Times New Roman"/>
                        <w:sz w:val="24"/>
                        <w:szCs w:val="24"/>
                        <w:rPrChange w:id="3015" w:author="Owner" w:date="2017-04-10T10:31:00Z">
                          <w:rPr>
                            <w:rFonts w:ascii="Cambria Math" w:hAnsi="Cambria Math"/>
                            <w:sz w:val="24"/>
                            <w:szCs w:val="24"/>
                          </w:rPr>
                        </w:rPrChange>
                      </w:rPr>
                    </m:ctrlPr>
                  </m:sSubPr>
                  <m:e>
                    <m:r>
                      <w:rPr>
                        <w:rFonts w:ascii="Cambria Math" w:eastAsia="Cambria Math" w:hAnsi="Cambria Math" w:cs="Times New Roman"/>
                        <w:sz w:val="24"/>
                        <w:szCs w:val="24"/>
                        <w:rPrChange w:id="3016" w:author="Owner" w:date="2017-04-10T10:31:00Z">
                          <w:rPr>
                            <w:rFonts w:ascii="Cambria Math" w:eastAsia="Cambria Math" w:hAnsi="Cambria Math" w:cs="Cambria Math"/>
                            <w:sz w:val="24"/>
                            <w:szCs w:val="24"/>
                          </w:rPr>
                        </w:rPrChange>
                      </w:rPr>
                      <m:t>α</m:t>
                    </m:r>
                  </m:e>
                  <m:sub>
                    <m:r>
                      <w:rPr>
                        <w:rFonts w:ascii="Cambria Math" w:eastAsia="Cambria Math" w:hAnsi="Cambria Math" w:cs="Times New Roman"/>
                        <w:sz w:val="24"/>
                        <w:szCs w:val="24"/>
                        <w:rPrChange w:id="3017" w:author="Owner" w:date="2017-04-10T10:31:00Z">
                          <w:rPr>
                            <w:rFonts w:ascii="Cambria Math" w:eastAsia="Cambria Math" w:hAnsi="Cambria Math" w:cs="Cambria Math"/>
                            <w:sz w:val="24"/>
                            <w:szCs w:val="24"/>
                          </w:rPr>
                        </w:rPrChange>
                      </w:rPr>
                      <m:t>n</m:t>
                    </m:r>
                  </m:sub>
                </m:sSub>
              </m:e>
            </m:d>
          </m:e>
        </m:nary>
      </m:oMath>
      <w:r w:rsidR="002B202A" w:rsidRPr="00194C1D">
        <w:rPr>
          <w:rFonts w:ascii="Times New Roman" w:hAnsi="Times New Roman" w:cs="Times New Roman"/>
          <w:sz w:val="24"/>
          <w:szCs w:val="24"/>
          <w:rPrChange w:id="3018" w:author="Owner" w:date="2017-04-10T10:31:00Z">
            <w:rPr>
              <w:sz w:val="24"/>
              <w:szCs w:val="24"/>
            </w:rPr>
          </w:rPrChange>
        </w:rPr>
        <w:tab/>
      </w:r>
      <w:r w:rsidR="002B202A" w:rsidRPr="00194C1D">
        <w:rPr>
          <w:rFonts w:ascii="Times New Roman" w:hAnsi="Times New Roman" w:cs="Times New Roman"/>
          <w:sz w:val="24"/>
          <w:szCs w:val="24"/>
          <w:rPrChange w:id="3019" w:author="Owner" w:date="2017-04-10T10:31:00Z">
            <w:rPr>
              <w:sz w:val="24"/>
              <w:szCs w:val="24"/>
            </w:rPr>
          </w:rPrChange>
        </w:rPr>
        <w:tab/>
      </w:r>
      <w:r w:rsidR="002B202A" w:rsidRPr="00194C1D">
        <w:rPr>
          <w:rFonts w:ascii="Times New Roman" w:hAnsi="Times New Roman" w:cs="Times New Roman"/>
          <w:sz w:val="24"/>
          <w:szCs w:val="24"/>
          <w:rPrChange w:id="3020" w:author="Owner" w:date="2017-04-10T10:31:00Z">
            <w:rPr>
              <w:sz w:val="24"/>
              <w:szCs w:val="24"/>
            </w:rPr>
          </w:rPrChange>
        </w:rPr>
        <w:tab/>
      </w:r>
      <w:r w:rsidR="002B202A" w:rsidRPr="00194C1D">
        <w:rPr>
          <w:rFonts w:ascii="Times New Roman" w:hAnsi="Times New Roman" w:cs="Times New Roman"/>
          <w:sz w:val="24"/>
          <w:szCs w:val="24"/>
          <w:rPrChange w:id="3021" w:author="Owner" w:date="2017-04-10T10:31:00Z">
            <w:rPr>
              <w:sz w:val="24"/>
              <w:szCs w:val="24"/>
            </w:rPr>
          </w:rPrChange>
        </w:rPr>
        <w:tab/>
      </w:r>
      <w:r w:rsidR="002B202A" w:rsidRPr="00194C1D">
        <w:rPr>
          <w:rFonts w:ascii="Times New Roman" w:hAnsi="Times New Roman" w:cs="Times New Roman"/>
          <w:sz w:val="24"/>
          <w:szCs w:val="24"/>
          <w:rPrChange w:id="3022" w:author="Owner" w:date="2017-04-10T10:31:00Z">
            <w:rPr>
              <w:sz w:val="24"/>
              <w:szCs w:val="24"/>
            </w:rPr>
          </w:rPrChange>
        </w:rPr>
        <w:tab/>
      </w:r>
      <w:r w:rsidR="002B202A" w:rsidRPr="00194C1D">
        <w:rPr>
          <w:rFonts w:ascii="Times New Roman" w:hAnsi="Times New Roman" w:cs="Times New Roman"/>
          <w:sz w:val="24"/>
          <w:szCs w:val="24"/>
          <w:rPrChange w:id="3023" w:author="Owner" w:date="2017-04-10T10:31:00Z">
            <w:rPr>
              <w:sz w:val="24"/>
              <w:szCs w:val="24"/>
            </w:rPr>
          </w:rPrChange>
        </w:rPr>
        <w:tab/>
      </w:r>
      <w:r w:rsidR="002B202A" w:rsidRPr="00194C1D">
        <w:rPr>
          <w:rFonts w:ascii="Times New Roman" w:hAnsi="Times New Roman" w:cs="Times New Roman"/>
          <w:sz w:val="24"/>
          <w:szCs w:val="24"/>
          <w:rPrChange w:id="3024" w:author="Owner" w:date="2017-04-10T10:31:00Z">
            <w:rPr>
              <w:sz w:val="24"/>
              <w:szCs w:val="24"/>
            </w:rPr>
          </w:rPrChange>
        </w:rPr>
        <w:tab/>
      </w:r>
      <w:r w:rsidR="002B202A" w:rsidRPr="00194C1D">
        <w:rPr>
          <w:rFonts w:ascii="Times New Roman" w:hAnsi="Times New Roman" w:cs="Times New Roman"/>
          <w:sz w:val="24"/>
          <w:szCs w:val="24"/>
          <w:rPrChange w:id="3025" w:author="Owner" w:date="2017-04-10T10:31:00Z">
            <w:rPr>
              <w:sz w:val="24"/>
              <w:szCs w:val="24"/>
            </w:rPr>
          </w:rPrChange>
        </w:rPr>
        <w:tab/>
        <w:t>(</w:t>
      </w:r>
      <w:del w:id="3026" w:author="Owner" w:date="2017-04-10T10:44:00Z">
        <w:r w:rsidR="002B202A" w:rsidRPr="00194C1D" w:rsidDel="00B343EF">
          <w:rPr>
            <w:rFonts w:ascii="Times New Roman" w:hAnsi="Times New Roman" w:cs="Times New Roman"/>
            <w:sz w:val="24"/>
            <w:szCs w:val="24"/>
            <w:rPrChange w:id="3027" w:author="Owner" w:date="2017-04-10T10:31:00Z">
              <w:rPr>
                <w:sz w:val="24"/>
                <w:szCs w:val="24"/>
              </w:rPr>
            </w:rPrChange>
          </w:rPr>
          <w:delText>5</w:delText>
        </w:r>
      </w:del>
      <w:ins w:id="3028" w:author="Owner" w:date="2017-04-10T10:44:00Z">
        <w:r w:rsidR="00B343EF">
          <w:rPr>
            <w:rFonts w:ascii="Times New Roman" w:hAnsi="Times New Roman" w:cs="Times New Roman"/>
            <w:sz w:val="24"/>
            <w:szCs w:val="24"/>
          </w:rPr>
          <w:t>6</w:t>
        </w:r>
      </w:ins>
      <w:r w:rsidR="002B202A" w:rsidRPr="00194C1D">
        <w:rPr>
          <w:rFonts w:ascii="Times New Roman" w:hAnsi="Times New Roman" w:cs="Times New Roman"/>
          <w:sz w:val="24"/>
          <w:szCs w:val="24"/>
          <w:rPrChange w:id="3029" w:author="Owner" w:date="2017-04-10T10:31:00Z">
            <w:rPr>
              <w:sz w:val="24"/>
              <w:szCs w:val="24"/>
            </w:rPr>
          </w:rPrChange>
        </w:rPr>
        <w:t>.1)</w:t>
      </w:r>
    </w:p>
    <w:p w:rsidR="002B202A" w:rsidRPr="00194C1D" w:rsidRDefault="002B202A" w:rsidP="002B202A">
      <w:pPr>
        <w:spacing w:after="0"/>
        <w:rPr>
          <w:rFonts w:ascii="Times New Roman" w:hAnsi="Times New Roman" w:cs="Times New Roman"/>
          <w:sz w:val="24"/>
          <w:szCs w:val="24"/>
          <w:rPrChange w:id="3030" w:author="Owner" w:date="2017-04-10T10:31:00Z">
            <w:rPr>
              <w:sz w:val="24"/>
              <w:szCs w:val="24"/>
            </w:rPr>
          </w:rPrChange>
        </w:rPr>
      </w:pPr>
    </w:p>
    <w:p w:rsidR="00CA7A7C" w:rsidRPr="00194C1D" w:rsidRDefault="00194C1D" w:rsidP="002B202A">
      <w:pPr>
        <w:spacing w:after="0"/>
        <w:ind w:left="720" w:firstLine="720"/>
        <w:rPr>
          <w:rFonts w:ascii="Times New Roman" w:hAnsi="Times New Roman" w:cs="Times New Roman"/>
          <w:sz w:val="24"/>
          <w:szCs w:val="24"/>
          <w:rPrChange w:id="3031" w:author="Owner" w:date="2017-04-10T10:31:00Z">
            <w:rPr>
              <w:sz w:val="24"/>
              <w:szCs w:val="24"/>
            </w:rPr>
          </w:rPrChange>
        </w:rPr>
      </w:pPr>
      <m:oMath>
        <m:sSubSup>
          <m:sSubSupPr>
            <m:ctrlPr>
              <w:rPr>
                <w:rFonts w:ascii="Cambria Math" w:hAnsi="Cambria Math" w:cs="Times New Roman"/>
                <w:i/>
                <w:sz w:val="24"/>
                <w:szCs w:val="24"/>
                <w:rPrChange w:id="3032" w:author="Owner" w:date="2017-04-10T10:31:00Z">
                  <w:rPr>
                    <w:rFonts w:ascii="Cambria Math" w:hAnsi="Cambria Math"/>
                    <w:i/>
                    <w:sz w:val="24"/>
                    <w:szCs w:val="24"/>
                  </w:rPr>
                </w:rPrChange>
              </w:rPr>
            </m:ctrlPr>
          </m:sSubSupPr>
          <m:e>
            <m:r>
              <w:rPr>
                <w:rFonts w:ascii="Cambria Math" w:hAnsi="Cambria Math" w:cs="Times New Roman"/>
                <w:sz w:val="24"/>
                <w:szCs w:val="24"/>
                <w:rPrChange w:id="3033" w:author="Owner" w:date="2017-04-10T10:31:00Z">
                  <w:rPr>
                    <w:rFonts w:ascii="Cambria Math" w:hAnsi="Cambria Math"/>
                    <w:sz w:val="24"/>
                    <w:szCs w:val="24"/>
                  </w:rPr>
                </w:rPrChange>
              </w:rPr>
              <m:t>σ</m:t>
            </m:r>
          </m:e>
          <m:sub>
            <m:r>
              <w:rPr>
                <w:rFonts w:ascii="Cambria Math" w:hAnsi="Cambria Math" w:cs="Times New Roman"/>
                <w:sz w:val="24"/>
                <w:szCs w:val="24"/>
                <w:rPrChange w:id="3034" w:author="Owner" w:date="2017-04-10T10:31:00Z">
                  <w:rPr>
                    <w:rFonts w:ascii="Cambria Math" w:hAnsi="Cambria Math"/>
                    <w:sz w:val="24"/>
                    <w:szCs w:val="24"/>
                  </w:rPr>
                </w:rPrChange>
              </w:rPr>
              <m:t>i</m:t>
            </m:r>
          </m:sub>
          <m:sup>
            <m:r>
              <w:rPr>
                <w:rFonts w:ascii="Cambria Math" w:hAnsi="Cambria Math" w:cs="Times New Roman"/>
                <w:sz w:val="24"/>
                <w:szCs w:val="24"/>
                <w:rPrChange w:id="3035" w:author="Owner" w:date="2017-04-10T10:31:00Z">
                  <w:rPr>
                    <w:rFonts w:ascii="Cambria Math" w:hAnsi="Cambria Math"/>
                    <w:sz w:val="24"/>
                    <w:szCs w:val="24"/>
                  </w:rPr>
                </w:rPrChange>
              </w:rPr>
              <m:t>2</m:t>
            </m:r>
          </m:sup>
        </m:sSubSup>
        <m:r>
          <w:rPr>
            <w:rFonts w:ascii="Cambria Math" w:hAnsi="Cambria Math" w:cs="Times New Roman"/>
            <w:sz w:val="24"/>
            <w:szCs w:val="24"/>
            <w:rPrChange w:id="3036" w:author="Owner" w:date="2017-04-10T10:31:00Z">
              <w:rPr>
                <w:rFonts w:ascii="Cambria Math" w:hAnsi="Cambria Math"/>
                <w:sz w:val="24"/>
                <w:szCs w:val="24"/>
              </w:rPr>
            </w:rPrChange>
          </w:rPr>
          <m:t xml:space="preserve">= </m:t>
        </m:r>
        <m:f>
          <m:fPr>
            <m:ctrlPr>
              <w:rPr>
                <w:rFonts w:ascii="Cambria Math" w:hAnsi="Cambria Math" w:cs="Times New Roman"/>
                <w:i/>
                <w:sz w:val="24"/>
                <w:szCs w:val="24"/>
                <w:rPrChange w:id="3037" w:author="Owner" w:date="2017-04-10T10:31:00Z">
                  <w:rPr>
                    <w:rFonts w:ascii="Cambria Math" w:hAnsi="Cambria Math"/>
                    <w:i/>
                    <w:sz w:val="24"/>
                    <w:szCs w:val="24"/>
                  </w:rPr>
                </w:rPrChange>
              </w:rPr>
            </m:ctrlPr>
          </m:fPr>
          <m:num>
            <m:sSub>
              <m:sSubPr>
                <m:ctrlPr>
                  <w:rPr>
                    <w:rFonts w:ascii="Cambria Math" w:hAnsi="Cambria Math" w:cs="Times New Roman"/>
                    <w:i/>
                    <w:sz w:val="24"/>
                    <w:szCs w:val="24"/>
                    <w:rPrChange w:id="3038" w:author="Owner" w:date="2017-04-10T10:31:00Z">
                      <w:rPr>
                        <w:rFonts w:ascii="Cambria Math" w:hAnsi="Cambria Math"/>
                        <w:i/>
                        <w:sz w:val="24"/>
                        <w:szCs w:val="24"/>
                      </w:rPr>
                    </w:rPrChange>
                  </w:rPr>
                </m:ctrlPr>
              </m:sSubPr>
              <m:e>
                <m:r>
                  <w:rPr>
                    <w:rFonts w:ascii="Cambria Math" w:hAnsi="Cambria Math" w:cs="Times New Roman"/>
                    <w:sz w:val="24"/>
                    <w:szCs w:val="24"/>
                    <w:rPrChange w:id="3039" w:author="Owner" w:date="2017-04-10T10:31:00Z">
                      <w:rPr>
                        <w:rFonts w:ascii="Cambria Math" w:hAnsi="Cambria Math"/>
                        <w:sz w:val="24"/>
                        <w:szCs w:val="24"/>
                      </w:rPr>
                    </w:rPrChange>
                  </w:rPr>
                  <m:t>α</m:t>
                </m:r>
              </m:e>
              <m:sub>
                <m:r>
                  <w:rPr>
                    <w:rFonts w:ascii="Cambria Math" w:hAnsi="Cambria Math" w:cs="Times New Roman"/>
                    <w:sz w:val="24"/>
                    <w:szCs w:val="24"/>
                    <w:rPrChange w:id="3040" w:author="Owner" w:date="2017-04-10T10:31:00Z">
                      <w:rPr>
                        <w:rFonts w:ascii="Cambria Math" w:hAnsi="Cambria Math"/>
                        <w:sz w:val="24"/>
                        <w:szCs w:val="24"/>
                      </w:rPr>
                    </w:rPrChange>
                  </w:rPr>
                  <m:t>i</m:t>
                </m:r>
              </m:sub>
            </m:sSub>
            <m:r>
              <w:rPr>
                <w:rFonts w:ascii="Cambria Math" w:hAnsi="Cambria Math" w:cs="Times New Roman"/>
                <w:sz w:val="24"/>
                <w:szCs w:val="24"/>
                <w:rPrChange w:id="3041" w:author="Owner" w:date="2017-04-10T10:31:00Z">
                  <w:rPr>
                    <w:rFonts w:ascii="Cambria Math" w:hAnsi="Cambria Math"/>
                    <w:sz w:val="24"/>
                    <w:szCs w:val="24"/>
                  </w:rPr>
                </w:rPrChange>
              </w:rPr>
              <m:t>-{(</m:t>
            </m:r>
            <m:nary>
              <m:naryPr>
                <m:chr m:val="∑"/>
                <m:limLoc m:val="undOvr"/>
                <m:ctrlPr>
                  <w:rPr>
                    <w:rFonts w:ascii="Cambria Math" w:hAnsi="Cambria Math" w:cs="Times New Roman"/>
                    <w:i/>
                    <w:sz w:val="24"/>
                    <w:szCs w:val="24"/>
                    <w:rPrChange w:id="3042" w:author="Owner" w:date="2017-04-10T10:31:00Z">
                      <w:rPr>
                        <w:rFonts w:ascii="Cambria Math" w:hAnsi="Cambria Math"/>
                        <w:i/>
                        <w:sz w:val="24"/>
                        <w:szCs w:val="24"/>
                      </w:rPr>
                    </w:rPrChange>
                  </w:rPr>
                </m:ctrlPr>
              </m:naryPr>
              <m:sub>
                <m:r>
                  <w:rPr>
                    <w:rFonts w:ascii="Cambria Math" w:hAnsi="Cambria Math" w:cs="Times New Roman"/>
                    <w:sz w:val="24"/>
                    <w:szCs w:val="24"/>
                    <w:rPrChange w:id="3043" w:author="Owner" w:date="2017-04-10T10:31:00Z">
                      <w:rPr>
                        <w:rFonts w:ascii="Cambria Math" w:hAnsi="Cambria Math"/>
                        <w:sz w:val="24"/>
                        <w:szCs w:val="24"/>
                      </w:rPr>
                    </w:rPrChange>
                  </w:rPr>
                  <m:t>1</m:t>
                </m:r>
              </m:sub>
              <m:sup>
                <m:r>
                  <w:rPr>
                    <w:rFonts w:ascii="Cambria Math" w:hAnsi="Cambria Math" w:cs="Times New Roman"/>
                    <w:sz w:val="24"/>
                    <w:szCs w:val="24"/>
                    <w:rPrChange w:id="3044" w:author="Owner" w:date="2017-04-10T10:31:00Z">
                      <w:rPr>
                        <w:rFonts w:ascii="Cambria Math" w:hAnsi="Cambria Math"/>
                        <w:sz w:val="24"/>
                        <w:szCs w:val="24"/>
                      </w:rPr>
                    </w:rPrChange>
                  </w:rPr>
                  <m:t>j</m:t>
                </m:r>
              </m:sup>
              <m:e>
                <m:sSub>
                  <m:sSubPr>
                    <m:ctrlPr>
                      <w:rPr>
                        <w:rFonts w:ascii="Cambria Math" w:hAnsi="Cambria Math" w:cs="Times New Roman"/>
                        <w:i/>
                        <w:sz w:val="24"/>
                        <w:szCs w:val="24"/>
                        <w:rPrChange w:id="3045" w:author="Owner" w:date="2017-04-10T10:31:00Z">
                          <w:rPr>
                            <w:rFonts w:ascii="Cambria Math" w:hAnsi="Cambria Math"/>
                            <w:i/>
                            <w:sz w:val="24"/>
                            <w:szCs w:val="24"/>
                          </w:rPr>
                        </w:rPrChange>
                      </w:rPr>
                    </m:ctrlPr>
                  </m:sSubPr>
                  <m:e>
                    <m:r>
                      <w:rPr>
                        <w:rFonts w:ascii="Cambria Math" w:hAnsi="Cambria Math" w:cs="Times New Roman"/>
                        <w:sz w:val="24"/>
                        <w:szCs w:val="24"/>
                        <w:rPrChange w:id="3046" w:author="Owner" w:date="2017-04-10T10:31:00Z">
                          <w:rPr>
                            <w:rFonts w:ascii="Cambria Math" w:hAnsi="Cambria Math"/>
                            <w:sz w:val="24"/>
                            <w:szCs w:val="24"/>
                          </w:rPr>
                        </w:rPrChange>
                      </w:rPr>
                      <m:t>α</m:t>
                    </m:r>
                  </m:e>
                  <m:sub>
                    <m:r>
                      <w:rPr>
                        <w:rFonts w:ascii="Cambria Math" w:hAnsi="Cambria Math" w:cs="Times New Roman"/>
                        <w:sz w:val="24"/>
                        <w:szCs w:val="24"/>
                        <w:rPrChange w:id="3047" w:author="Owner" w:date="2017-04-10T10:31:00Z">
                          <w:rPr>
                            <w:rFonts w:ascii="Cambria Math" w:hAnsi="Cambria Math"/>
                            <w:sz w:val="24"/>
                            <w:szCs w:val="24"/>
                          </w:rPr>
                        </w:rPrChange>
                      </w:rPr>
                      <m:t>j</m:t>
                    </m:r>
                  </m:sub>
                </m:sSub>
                <m:r>
                  <w:rPr>
                    <w:rFonts w:ascii="Cambria Math" w:hAnsi="Cambria Math" w:cs="Times New Roman"/>
                    <w:sz w:val="24"/>
                    <w:szCs w:val="24"/>
                    <w:rPrChange w:id="3048" w:author="Owner" w:date="2017-04-10T10:31:00Z">
                      <w:rPr>
                        <w:rFonts w:ascii="Cambria Math" w:hAnsi="Cambria Math"/>
                        <w:sz w:val="24"/>
                        <w:szCs w:val="24"/>
                      </w:rPr>
                    </w:rPrChange>
                  </w:rPr>
                  <m:t>)-</m:t>
                </m:r>
                <m:sSub>
                  <m:sSubPr>
                    <m:ctrlPr>
                      <w:rPr>
                        <w:rFonts w:ascii="Cambria Math" w:hAnsi="Cambria Math" w:cs="Times New Roman"/>
                        <w:i/>
                        <w:sz w:val="24"/>
                        <w:szCs w:val="24"/>
                        <w:rPrChange w:id="3049" w:author="Owner" w:date="2017-04-10T10:31:00Z">
                          <w:rPr>
                            <w:rFonts w:ascii="Cambria Math" w:hAnsi="Cambria Math"/>
                            <w:i/>
                            <w:sz w:val="24"/>
                            <w:szCs w:val="24"/>
                          </w:rPr>
                        </w:rPrChange>
                      </w:rPr>
                    </m:ctrlPr>
                  </m:sSubPr>
                  <m:e>
                    <m:r>
                      <w:rPr>
                        <w:rFonts w:ascii="Cambria Math" w:hAnsi="Cambria Math" w:cs="Times New Roman"/>
                        <w:sz w:val="24"/>
                        <w:szCs w:val="24"/>
                        <w:rPrChange w:id="3050" w:author="Owner" w:date="2017-04-10T10:31:00Z">
                          <w:rPr>
                            <w:rFonts w:ascii="Cambria Math" w:hAnsi="Cambria Math"/>
                            <w:sz w:val="24"/>
                            <w:szCs w:val="24"/>
                          </w:rPr>
                        </w:rPrChange>
                      </w:rPr>
                      <m:t>α</m:t>
                    </m:r>
                  </m:e>
                  <m:sub>
                    <m:r>
                      <w:rPr>
                        <w:rFonts w:ascii="Cambria Math" w:hAnsi="Cambria Math" w:cs="Times New Roman"/>
                        <w:sz w:val="24"/>
                        <w:szCs w:val="24"/>
                        <w:rPrChange w:id="3051" w:author="Owner" w:date="2017-04-10T10:31:00Z">
                          <w:rPr>
                            <w:rFonts w:ascii="Cambria Math" w:hAnsi="Cambria Math"/>
                            <w:sz w:val="24"/>
                            <w:szCs w:val="24"/>
                          </w:rPr>
                        </w:rPrChange>
                      </w:rPr>
                      <m:t>}</m:t>
                    </m:r>
                  </m:sub>
                </m:sSub>
                <m:r>
                  <w:rPr>
                    <w:rFonts w:ascii="Cambria Math" w:hAnsi="Cambria Math" w:cs="Times New Roman"/>
                    <w:sz w:val="24"/>
                    <w:szCs w:val="24"/>
                    <w:rPrChange w:id="3052" w:author="Owner" w:date="2017-04-10T10:31:00Z">
                      <w:rPr>
                        <w:rFonts w:ascii="Cambria Math" w:hAnsi="Cambria Math"/>
                        <w:sz w:val="24"/>
                        <w:szCs w:val="24"/>
                      </w:rPr>
                    </w:rPrChange>
                  </w:rPr>
                  <m:t>}</m:t>
                </m:r>
              </m:e>
            </m:nary>
          </m:num>
          <m:den>
            <m:r>
              <w:rPr>
                <w:rFonts w:ascii="Cambria Math" w:hAnsi="Cambria Math" w:cs="Times New Roman"/>
                <w:sz w:val="24"/>
                <w:szCs w:val="24"/>
                <w:rPrChange w:id="3053" w:author="Owner" w:date="2017-04-10T10:31:00Z">
                  <w:rPr>
                    <w:rFonts w:ascii="Cambria Math" w:hAnsi="Cambria Math"/>
                    <w:sz w:val="24"/>
                    <w:szCs w:val="24"/>
                  </w:rPr>
                </w:rPrChange>
              </w:rPr>
              <m:t>(</m:t>
            </m:r>
            <m:sSup>
              <m:sSupPr>
                <m:ctrlPr>
                  <w:rPr>
                    <w:rFonts w:ascii="Cambria Math" w:hAnsi="Cambria Math" w:cs="Times New Roman"/>
                    <w:i/>
                    <w:sz w:val="24"/>
                    <w:szCs w:val="24"/>
                    <w:rPrChange w:id="3054" w:author="Owner" w:date="2017-04-10T10:31:00Z">
                      <w:rPr>
                        <w:rFonts w:ascii="Cambria Math" w:hAnsi="Cambria Math"/>
                        <w:i/>
                        <w:sz w:val="24"/>
                        <w:szCs w:val="24"/>
                      </w:rPr>
                    </w:rPrChange>
                  </w:rPr>
                </m:ctrlPr>
              </m:sSupPr>
              <m:e>
                <m:nary>
                  <m:naryPr>
                    <m:chr m:val="∑"/>
                    <m:limLoc m:val="undOvr"/>
                    <m:ctrlPr>
                      <w:rPr>
                        <w:rFonts w:ascii="Cambria Math" w:hAnsi="Cambria Math" w:cs="Times New Roman"/>
                        <w:i/>
                        <w:sz w:val="24"/>
                        <w:szCs w:val="24"/>
                        <w:rPrChange w:id="3055" w:author="Owner" w:date="2017-04-10T10:31:00Z">
                          <w:rPr>
                            <w:rFonts w:ascii="Cambria Math" w:hAnsi="Cambria Math"/>
                            <w:i/>
                            <w:sz w:val="24"/>
                            <w:szCs w:val="24"/>
                          </w:rPr>
                        </w:rPrChange>
                      </w:rPr>
                    </m:ctrlPr>
                  </m:naryPr>
                  <m:sub>
                    <m:r>
                      <w:rPr>
                        <w:rFonts w:ascii="Cambria Math" w:hAnsi="Cambria Math" w:cs="Times New Roman"/>
                        <w:sz w:val="24"/>
                        <w:szCs w:val="24"/>
                        <w:rPrChange w:id="3056" w:author="Owner" w:date="2017-04-10T10:31:00Z">
                          <w:rPr>
                            <w:rFonts w:ascii="Cambria Math" w:hAnsi="Cambria Math"/>
                            <w:sz w:val="24"/>
                            <w:szCs w:val="24"/>
                          </w:rPr>
                        </w:rPrChange>
                      </w:rPr>
                      <m:t>1</m:t>
                    </m:r>
                  </m:sub>
                  <m:sup>
                    <m:r>
                      <w:rPr>
                        <w:rFonts w:ascii="Cambria Math" w:hAnsi="Cambria Math" w:cs="Times New Roman"/>
                        <w:sz w:val="24"/>
                        <w:szCs w:val="24"/>
                        <w:rPrChange w:id="3057" w:author="Owner" w:date="2017-04-10T10:31:00Z">
                          <w:rPr>
                            <w:rFonts w:ascii="Cambria Math" w:hAnsi="Cambria Math"/>
                            <w:sz w:val="24"/>
                            <w:szCs w:val="24"/>
                          </w:rPr>
                        </w:rPrChange>
                      </w:rPr>
                      <m:t>j</m:t>
                    </m:r>
                  </m:sup>
                  <m:e>
                    <m:sSub>
                      <m:sSubPr>
                        <m:ctrlPr>
                          <w:rPr>
                            <w:rFonts w:ascii="Cambria Math" w:hAnsi="Cambria Math" w:cs="Times New Roman"/>
                            <w:i/>
                            <w:sz w:val="24"/>
                            <w:szCs w:val="24"/>
                            <w:rPrChange w:id="3058" w:author="Owner" w:date="2017-04-10T10:31:00Z">
                              <w:rPr>
                                <w:rFonts w:ascii="Cambria Math" w:hAnsi="Cambria Math"/>
                                <w:i/>
                                <w:sz w:val="24"/>
                                <w:szCs w:val="24"/>
                              </w:rPr>
                            </w:rPrChange>
                          </w:rPr>
                        </m:ctrlPr>
                      </m:sSubPr>
                      <m:e>
                        <m:r>
                          <w:rPr>
                            <w:rFonts w:ascii="Cambria Math" w:hAnsi="Cambria Math" w:cs="Times New Roman"/>
                            <w:sz w:val="24"/>
                            <w:szCs w:val="24"/>
                            <w:rPrChange w:id="3059" w:author="Owner" w:date="2017-04-10T10:31:00Z">
                              <w:rPr>
                                <w:rFonts w:ascii="Cambria Math" w:hAnsi="Cambria Math"/>
                                <w:sz w:val="24"/>
                                <w:szCs w:val="24"/>
                              </w:rPr>
                            </w:rPrChange>
                          </w:rPr>
                          <m:t>α</m:t>
                        </m:r>
                      </m:e>
                      <m:sub>
                        <m:r>
                          <w:rPr>
                            <w:rFonts w:ascii="Cambria Math" w:hAnsi="Cambria Math" w:cs="Times New Roman"/>
                            <w:sz w:val="24"/>
                            <w:szCs w:val="24"/>
                            <w:rPrChange w:id="3060" w:author="Owner" w:date="2017-04-10T10:31:00Z">
                              <w:rPr>
                                <w:rFonts w:ascii="Cambria Math" w:hAnsi="Cambria Math"/>
                                <w:sz w:val="24"/>
                                <w:szCs w:val="24"/>
                              </w:rPr>
                            </w:rPrChange>
                          </w:rPr>
                          <m:t>j</m:t>
                        </m:r>
                      </m:sub>
                    </m:sSub>
                    <m:r>
                      <w:rPr>
                        <w:rFonts w:ascii="Cambria Math" w:hAnsi="Cambria Math" w:cs="Times New Roman"/>
                        <w:sz w:val="24"/>
                        <w:szCs w:val="24"/>
                        <w:rPrChange w:id="3061" w:author="Owner" w:date="2017-04-10T10:31:00Z">
                          <w:rPr>
                            <w:rFonts w:ascii="Cambria Math" w:hAnsi="Cambria Math"/>
                            <w:sz w:val="24"/>
                            <w:szCs w:val="24"/>
                          </w:rPr>
                        </w:rPrChange>
                      </w:rPr>
                      <m:t>)</m:t>
                    </m:r>
                  </m:e>
                </m:nary>
              </m:e>
              <m:sup>
                <m:r>
                  <w:rPr>
                    <w:rFonts w:ascii="Cambria Math" w:hAnsi="Cambria Math" w:cs="Times New Roman"/>
                    <w:sz w:val="24"/>
                    <w:szCs w:val="24"/>
                    <w:rPrChange w:id="3062" w:author="Owner" w:date="2017-04-10T10:31:00Z">
                      <w:rPr>
                        <w:rFonts w:ascii="Cambria Math" w:hAnsi="Cambria Math"/>
                        <w:sz w:val="24"/>
                        <w:szCs w:val="24"/>
                      </w:rPr>
                    </w:rPrChange>
                  </w:rPr>
                  <m:t>2</m:t>
                </m:r>
              </m:sup>
            </m:sSup>
            <m:r>
              <w:rPr>
                <w:rFonts w:ascii="Cambria Math" w:hAnsi="Cambria Math" w:cs="Times New Roman"/>
                <w:sz w:val="24"/>
                <w:szCs w:val="24"/>
                <w:rPrChange w:id="3063" w:author="Owner" w:date="2017-04-10T10:31:00Z">
                  <w:rPr>
                    <w:rFonts w:ascii="Cambria Math" w:hAnsi="Cambria Math"/>
                    <w:sz w:val="24"/>
                    <w:szCs w:val="24"/>
                  </w:rPr>
                </w:rPrChange>
              </w:rPr>
              <m:t>{(</m:t>
            </m:r>
            <m:nary>
              <m:naryPr>
                <m:chr m:val="∑"/>
                <m:limLoc m:val="undOvr"/>
                <m:ctrlPr>
                  <w:rPr>
                    <w:rFonts w:ascii="Cambria Math" w:hAnsi="Cambria Math" w:cs="Times New Roman"/>
                    <w:i/>
                    <w:sz w:val="24"/>
                    <w:szCs w:val="24"/>
                    <w:rPrChange w:id="3064" w:author="Owner" w:date="2017-04-10T10:31:00Z">
                      <w:rPr>
                        <w:rFonts w:ascii="Cambria Math" w:hAnsi="Cambria Math"/>
                        <w:i/>
                        <w:sz w:val="24"/>
                        <w:szCs w:val="24"/>
                      </w:rPr>
                    </w:rPrChange>
                  </w:rPr>
                </m:ctrlPr>
              </m:naryPr>
              <m:sub>
                <m:r>
                  <w:rPr>
                    <w:rFonts w:ascii="Cambria Math" w:hAnsi="Cambria Math" w:cs="Times New Roman"/>
                    <w:sz w:val="24"/>
                    <w:szCs w:val="24"/>
                    <w:rPrChange w:id="3065" w:author="Owner" w:date="2017-04-10T10:31:00Z">
                      <w:rPr>
                        <w:rFonts w:ascii="Cambria Math" w:hAnsi="Cambria Math"/>
                        <w:sz w:val="24"/>
                        <w:szCs w:val="24"/>
                      </w:rPr>
                    </w:rPrChange>
                  </w:rPr>
                  <m:t>1</m:t>
                </m:r>
              </m:sub>
              <m:sup>
                <m:r>
                  <w:rPr>
                    <w:rFonts w:ascii="Cambria Math" w:hAnsi="Cambria Math" w:cs="Times New Roman"/>
                    <w:sz w:val="24"/>
                    <w:szCs w:val="24"/>
                    <w:rPrChange w:id="3066" w:author="Owner" w:date="2017-04-10T10:31:00Z">
                      <w:rPr>
                        <w:rFonts w:ascii="Cambria Math" w:hAnsi="Cambria Math"/>
                        <w:sz w:val="24"/>
                        <w:szCs w:val="24"/>
                      </w:rPr>
                    </w:rPrChange>
                  </w:rPr>
                  <m:t>j</m:t>
                </m:r>
              </m:sup>
              <m:e>
                <m:sSub>
                  <m:sSubPr>
                    <m:ctrlPr>
                      <w:rPr>
                        <w:rFonts w:ascii="Cambria Math" w:hAnsi="Cambria Math" w:cs="Times New Roman"/>
                        <w:i/>
                        <w:sz w:val="24"/>
                        <w:szCs w:val="24"/>
                        <w:rPrChange w:id="3067" w:author="Owner" w:date="2017-04-10T10:31:00Z">
                          <w:rPr>
                            <w:rFonts w:ascii="Cambria Math" w:hAnsi="Cambria Math"/>
                            <w:i/>
                            <w:sz w:val="24"/>
                            <w:szCs w:val="24"/>
                          </w:rPr>
                        </w:rPrChange>
                      </w:rPr>
                    </m:ctrlPr>
                  </m:sSubPr>
                  <m:e>
                    <m:r>
                      <w:rPr>
                        <w:rFonts w:ascii="Cambria Math" w:hAnsi="Cambria Math" w:cs="Times New Roman"/>
                        <w:sz w:val="24"/>
                        <w:szCs w:val="24"/>
                        <w:rPrChange w:id="3068" w:author="Owner" w:date="2017-04-10T10:31:00Z">
                          <w:rPr>
                            <w:rFonts w:ascii="Cambria Math" w:hAnsi="Cambria Math"/>
                            <w:sz w:val="24"/>
                            <w:szCs w:val="24"/>
                          </w:rPr>
                        </w:rPrChange>
                      </w:rPr>
                      <m:t>α</m:t>
                    </m:r>
                  </m:e>
                  <m:sub>
                    <m:r>
                      <w:rPr>
                        <w:rFonts w:ascii="Cambria Math" w:hAnsi="Cambria Math" w:cs="Times New Roman"/>
                        <w:sz w:val="24"/>
                        <w:szCs w:val="24"/>
                        <w:rPrChange w:id="3069" w:author="Owner" w:date="2017-04-10T10:31:00Z">
                          <w:rPr>
                            <w:rFonts w:ascii="Cambria Math" w:hAnsi="Cambria Math"/>
                            <w:sz w:val="24"/>
                            <w:szCs w:val="24"/>
                          </w:rPr>
                        </w:rPrChange>
                      </w:rPr>
                      <m:t>j</m:t>
                    </m:r>
                  </m:sub>
                </m:sSub>
                <m:r>
                  <w:rPr>
                    <w:rFonts w:ascii="Cambria Math" w:hAnsi="Cambria Math" w:cs="Times New Roman"/>
                    <w:sz w:val="24"/>
                    <w:szCs w:val="24"/>
                    <w:rPrChange w:id="3070" w:author="Owner" w:date="2017-04-10T10:31:00Z">
                      <w:rPr>
                        <w:rFonts w:ascii="Cambria Math" w:hAnsi="Cambria Math"/>
                        <w:sz w:val="24"/>
                        <w:szCs w:val="24"/>
                      </w:rPr>
                    </w:rPrChange>
                  </w:rPr>
                  <m:t>)+1}</m:t>
                </m:r>
              </m:e>
            </m:nary>
          </m:den>
        </m:f>
      </m:oMath>
      <w:r w:rsidR="002B202A" w:rsidRPr="00194C1D">
        <w:rPr>
          <w:rFonts w:ascii="Times New Roman" w:hAnsi="Times New Roman" w:cs="Times New Roman"/>
          <w:sz w:val="24"/>
          <w:szCs w:val="24"/>
          <w:rPrChange w:id="3071" w:author="Owner" w:date="2017-04-10T10:31:00Z">
            <w:rPr>
              <w:sz w:val="24"/>
              <w:szCs w:val="24"/>
            </w:rPr>
          </w:rPrChange>
        </w:rPr>
        <w:tab/>
      </w:r>
      <w:r w:rsidR="002B202A" w:rsidRPr="00194C1D">
        <w:rPr>
          <w:rFonts w:ascii="Times New Roman" w:hAnsi="Times New Roman" w:cs="Times New Roman"/>
          <w:sz w:val="24"/>
          <w:szCs w:val="24"/>
          <w:rPrChange w:id="3072" w:author="Owner" w:date="2017-04-10T10:31:00Z">
            <w:rPr>
              <w:sz w:val="24"/>
              <w:szCs w:val="24"/>
            </w:rPr>
          </w:rPrChange>
        </w:rPr>
        <w:tab/>
      </w:r>
      <w:r w:rsidR="002B202A" w:rsidRPr="00194C1D">
        <w:rPr>
          <w:rFonts w:ascii="Times New Roman" w:hAnsi="Times New Roman" w:cs="Times New Roman"/>
          <w:sz w:val="24"/>
          <w:szCs w:val="24"/>
          <w:rPrChange w:id="3073" w:author="Owner" w:date="2017-04-10T10:31:00Z">
            <w:rPr>
              <w:sz w:val="24"/>
              <w:szCs w:val="24"/>
            </w:rPr>
          </w:rPrChange>
        </w:rPr>
        <w:tab/>
      </w:r>
      <w:r w:rsidR="002B202A" w:rsidRPr="00194C1D">
        <w:rPr>
          <w:rFonts w:ascii="Times New Roman" w:hAnsi="Times New Roman" w:cs="Times New Roman"/>
          <w:sz w:val="24"/>
          <w:szCs w:val="24"/>
          <w:rPrChange w:id="3074" w:author="Owner" w:date="2017-04-10T10:31:00Z">
            <w:rPr>
              <w:sz w:val="24"/>
              <w:szCs w:val="24"/>
            </w:rPr>
          </w:rPrChange>
        </w:rPr>
        <w:tab/>
      </w:r>
      <w:r w:rsidR="002B202A" w:rsidRPr="00194C1D">
        <w:rPr>
          <w:rFonts w:ascii="Times New Roman" w:hAnsi="Times New Roman" w:cs="Times New Roman"/>
          <w:sz w:val="24"/>
          <w:szCs w:val="24"/>
          <w:rPrChange w:id="3075" w:author="Owner" w:date="2017-04-10T10:31:00Z">
            <w:rPr>
              <w:sz w:val="24"/>
              <w:szCs w:val="24"/>
            </w:rPr>
          </w:rPrChange>
        </w:rPr>
        <w:tab/>
      </w:r>
      <w:r w:rsidR="002B202A" w:rsidRPr="00194C1D">
        <w:rPr>
          <w:rFonts w:ascii="Times New Roman" w:hAnsi="Times New Roman" w:cs="Times New Roman"/>
          <w:sz w:val="24"/>
          <w:szCs w:val="24"/>
          <w:rPrChange w:id="3076" w:author="Owner" w:date="2017-04-10T10:31:00Z">
            <w:rPr>
              <w:sz w:val="24"/>
              <w:szCs w:val="24"/>
            </w:rPr>
          </w:rPrChange>
        </w:rPr>
        <w:tab/>
      </w:r>
      <w:r w:rsidR="002B202A" w:rsidRPr="00194C1D">
        <w:rPr>
          <w:rFonts w:ascii="Times New Roman" w:hAnsi="Times New Roman" w:cs="Times New Roman"/>
          <w:sz w:val="24"/>
          <w:szCs w:val="24"/>
          <w:rPrChange w:id="3077" w:author="Owner" w:date="2017-04-10T10:31:00Z">
            <w:rPr>
              <w:sz w:val="24"/>
              <w:szCs w:val="24"/>
            </w:rPr>
          </w:rPrChange>
        </w:rPr>
        <w:tab/>
        <w:t>(</w:t>
      </w:r>
      <w:del w:id="3078" w:author="Owner" w:date="2017-04-10T10:44:00Z">
        <w:r w:rsidR="002B202A" w:rsidRPr="00194C1D" w:rsidDel="00B343EF">
          <w:rPr>
            <w:rFonts w:ascii="Times New Roman" w:hAnsi="Times New Roman" w:cs="Times New Roman"/>
            <w:sz w:val="24"/>
            <w:szCs w:val="24"/>
            <w:rPrChange w:id="3079" w:author="Owner" w:date="2017-04-10T10:31:00Z">
              <w:rPr>
                <w:sz w:val="24"/>
                <w:szCs w:val="24"/>
              </w:rPr>
            </w:rPrChange>
          </w:rPr>
          <w:delText>5</w:delText>
        </w:r>
      </w:del>
      <w:ins w:id="3080" w:author="Owner" w:date="2017-04-10T10:44:00Z">
        <w:r w:rsidR="00B343EF">
          <w:rPr>
            <w:rFonts w:ascii="Times New Roman" w:hAnsi="Times New Roman" w:cs="Times New Roman"/>
            <w:sz w:val="24"/>
            <w:szCs w:val="24"/>
          </w:rPr>
          <w:t>6</w:t>
        </w:r>
      </w:ins>
      <w:r w:rsidR="002B202A" w:rsidRPr="00194C1D">
        <w:rPr>
          <w:rFonts w:ascii="Times New Roman" w:hAnsi="Times New Roman" w:cs="Times New Roman"/>
          <w:sz w:val="24"/>
          <w:szCs w:val="24"/>
          <w:rPrChange w:id="3081" w:author="Owner" w:date="2017-04-10T10:31:00Z">
            <w:rPr>
              <w:sz w:val="24"/>
              <w:szCs w:val="24"/>
            </w:rPr>
          </w:rPrChange>
        </w:rPr>
        <w:t>.2)</w:t>
      </w:r>
    </w:p>
    <w:p w:rsidR="00CA7A7C" w:rsidRPr="00194C1D" w:rsidRDefault="00CA7A7C" w:rsidP="00727BC6">
      <w:pPr>
        <w:spacing w:after="0"/>
        <w:rPr>
          <w:rFonts w:ascii="Times New Roman" w:hAnsi="Times New Roman" w:cs="Times New Roman"/>
          <w:sz w:val="24"/>
          <w:szCs w:val="24"/>
          <w:rPrChange w:id="3082" w:author="Owner" w:date="2017-04-10T10:31:00Z">
            <w:rPr>
              <w:sz w:val="24"/>
              <w:szCs w:val="24"/>
            </w:rPr>
          </w:rPrChange>
        </w:rPr>
      </w:pPr>
    </w:p>
    <w:p w:rsidR="00162AFB" w:rsidRPr="00194C1D" w:rsidRDefault="00414B31" w:rsidP="00727BC6">
      <w:pPr>
        <w:spacing w:after="0"/>
        <w:rPr>
          <w:rFonts w:ascii="Times New Roman" w:hAnsi="Times New Roman" w:cs="Times New Roman"/>
          <w:sz w:val="24"/>
          <w:szCs w:val="24"/>
          <w:rPrChange w:id="3083" w:author="Owner" w:date="2017-04-10T10:31:00Z">
            <w:rPr>
              <w:sz w:val="24"/>
              <w:szCs w:val="24"/>
            </w:rPr>
          </w:rPrChange>
        </w:rPr>
      </w:pPr>
      <w:r w:rsidRPr="00194C1D">
        <w:rPr>
          <w:rFonts w:ascii="Times New Roman" w:hAnsi="Times New Roman" w:cs="Times New Roman"/>
          <w:sz w:val="24"/>
          <w:szCs w:val="24"/>
          <w:rPrChange w:id="3084" w:author="Owner" w:date="2017-04-10T10:31:00Z">
            <w:rPr>
              <w:sz w:val="24"/>
              <w:szCs w:val="24"/>
            </w:rPr>
          </w:rPrChange>
        </w:rPr>
        <w:t>A complete discussion of the Dirichlet is not included here.  Many standard statistics texts, particularly those describing Bayesian statistics, provide complete descriptions.</w:t>
      </w:r>
    </w:p>
    <w:p w:rsidR="00624762" w:rsidRPr="00194C1D" w:rsidRDefault="00624762" w:rsidP="00727BC6">
      <w:pPr>
        <w:spacing w:after="0"/>
        <w:rPr>
          <w:rFonts w:ascii="Times New Roman" w:hAnsi="Times New Roman" w:cs="Times New Roman"/>
          <w:sz w:val="24"/>
          <w:szCs w:val="24"/>
          <w:rPrChange w:id="3085" w:author="Owner" w:date="2017-04-10T10:31:00Z">
            <w:rPr>
              <w:sz w:val="24"/>
              <w:szCs w:val="24"/>
            </w:rPr>
          </w:rPrChange>
        </w:rPr>
      </w:pPr>
    </w:p>
    <w:p w:rsidR="00414B31" w:rsidRPr="00194C1D" w:rsidRDefault="00414B31" w:rsidP="00727BC6">
      <w:pPr>
        <w:spacing w:after="0"/>
        <w:rPr>
          <w:rFonts w:ascii="Times New Roman" w:hAnsi="Times New Roman" w:cs="Times New Roman"/>
          <w:sz w:val="24"/>
          <w:szCs w:val="24"/>
          <w:rPrChange w:id="3086" w:author="Owner" w:date="2017-04-10T10:31:00Z">
            <w:rPr>
              <w:sz w:val="24"/>
              <w:szCs w:val="24"/>
            </w:rPr>
          </w:rPrChange>
        </w:rPr>
      </w:pPr>
      <w:r w:rsidRPr="00194C1D">
        <w:rPr>
          <w:rFonts w:ascii="Times New Roman" w:hAnsi="Times New Roman" w:cs="Times New Roman"/>
          <w:sz w:val="24"/>
          <w:szCs w:val="24"/>
          <w:rPrChange w:id="3087" w:author="Owner" w:date="2017-04-10T10:31:00Z">
            <w:rPr>
              <w:sz w:val="24"/>
              <w:szCs w:val="24"/>
            </w:rPr>
          </w:rPrChange>
        </w:rPr>
        <w:t>For the purposes of the watershed model, having the user specify a vector of α values for each component of variation would be quite tedious, and for non statisticians, perhaps excessively esoteric.  For these reason, an alternate, though somewhat restrictive, parameterization is used throughout this model for all Dirichlet variables (including B</w:t>
      </w:r>
      <w:r w:rsidR="002B202A" w:rsidRPr="00194C1D">
        <w:rPr>
          <w:rFonts w:ascii="Times New Roman" w:hAnsi="Times New Roman" w:cs="Times New Roman"/>
          <w:sz w:val="24"/>
          <w:szCs w:val="24"/>
          <w:rPrChange w:id="3088" w:author="Owner" w:date="2017-04-10T10:31:00Z">
            <w:rPr>
              <w:sz w:val="24"/>
              <w:szCs w:val="24"/>
            </w:rPr>
          </w:rPrChange>
        </w:rPr>
        <w:t>eta variables</w:t>
      </w:r>
      <w:r w:rsidR="006460E0" w:rsidRPr="00194C1D">
        <w:rPr>
          <w:rFonts w:ascii="Times New Roman" w:hAnsi="Times New Roman" w:cs="Times New Roman"/>
          <w:sz w:val="24"/>
          <w:szCs w:val="24"/>
          <w:rPrChange w:id="3089" w:author="Owner" w:date="2017-04-10T10:31:00Z">
            <w:rPr>
              <w:sz w:val="24"/>
              <w:szCs w:val="24"/>
            </w:rPr>
          </w:rPrChange>
        </w:rPr>
        <w:t>, which are merely two</w:t>
      </w:r>
      <w:r w:rsidR="002B202A" w:rsidRPr="00194C1D">
        <w:rPr>
          <w:rFonts w:ascii="Times New Roman" w:hAnsi="Times New Roman" w:cs="Times New Roman"/>
          <w:sz w:val="24"/>
          <w:szCs w:val="24"/>
          <w:rPrChange w:id="3090" w:author="Owner" w:date="2017-04-10T10:31:00Z">
            <w:rPr>
              <w:sz w:val="24"/>
              <w:szCs w:val="24"/>
            </w:rPr>
          </w:rPrChange>
        </w:rPr>
        <w:t xml:space="preserve"> parameter </w:t>
      </w:r>
      <w:r w:rsidRPr="00194C1D">
        <w:rPr>
          <w:rFonts w:ascii="Times New Roman" w:hAnsi="Times New Roman" w:cs="Times New Roman"/>
          <w:sz w:val="24"/>
          <w:szCs w:val="24"/>
          <w:rPrChange w:id="3091" w:author="Owner" w:date="2017-04-10T10:31:00Z">
            <w:rPr>
              <w:sz w:val="24"/>
              <w:szCs w:val="24"/>
            </w:rPr>
          </w:rPrChange>
        </w:rPr>
        <w:t>Dirichlet</w:t>
      </w:r>
      <w:r w:rsidR="002B202A" w:rsidRPr="00194C1D">
        <w:rPr>
          <w:rFonts w:ascii="Times New Roman" w:hAnsi="Times New Roman" w:cs="Times New Roman"/>
          <w:sz w:val="24"/>
          <w:szCs w:val="24"/>
          <w:rPrChange w:id="3092" w:author="Owner" w:date="2017-04-10T10:31:00Z">
            <w:rPr>
              <w:sz w:val="24"/>
              <w:szCs w:val="24"/>
            </w:rPr>
          </w:rPrChange>
        </w:rPr>
        <w:t xml:space="preserve"> random variables</w:t>
      </w:r>
      <w:r w:rsidRPr="00194C1D">
        <w:rPr>
          <w:rFonts w:ascii="Times New Roman" w:hAnsi="Times New Roman" w:cs="Times New Roman"/>
          <w:sz w:val="24"/>
          <w:szCs w:val="24"/>
          <w:rPrChange w:id="3093" w:author="Owner" w:date="2017-04-10T10:31:00Z">
            <w:rPr>
              <w:sz w:val="24"/>
              <w:szCs w:val="24"/>
            </w:rPr>
          </w:rPrChange>
        </w:rPr>
        <w:t>).</w:t>
      </w:r>
    </w:p>
    <w:p w:rsidR="00624762" w:rsidRPr="00194C1D" w:rsidRDefault="00624762" w:rsidP="00727BC6">
      <w:pPr>
        <w:spacing w:after="0"/>
        <w:rPr>
          <w:rFonts w:ascii="Times New Roman" w:hAnsi="Times New Roman" w:cs="Times New Roman"/>
          <w:sz w:val="24"/>
          <w:szCs w:val="24"/>
          <w:rPrChange w:id="3094" w:author="Owner" w:date="2017-04-10T10:31:00Z">
            <w:rPr>
              <w:sz w:val="24"/>
              <w:szCs w:val="24"/>
            </w:rPr>
          </w:rPrChange>
        </w:rPr>
      </w:pPr>
    </w:p>
    <w:p w:rsidR="00414B31" w:rsidRPr="00194C1D" w:rsidRDefault="00414B31" w:rsidP="00727BC6">
      <w:pPr>
        <w:spacing w:after="0"/>
        <w:rPr>
          <w:rFonts w:ascii="Times New Roman" w:hAnsi="Times New Roman" w:cs="Times New Roman"/>
          <w:sz w:val="24"/>
          <w:szCs w:val="24"/>
          <w:rPrChange w:id="3095" w:author="Owner" w:date="2017-04-10T10:31:00Z">
            <w:rPr>
              <w:sz w:val="24"/>
              <w:szCs w:val="24"/>
            </w:rPr>
          </w:rPrChange>
        </w:rPr>
      </w:pPr>
      <w:r w:rsidRPr="00194C1D">
        <w:rPr>
          <w:rFonts w:ascii="Times New Roman" w:hAnsi="Times New Roman" w:cs="Times New Roman"/>
          <w:sz w:val="24"/>
          <w:szCs w:val="24"/>
          <w:rPrChange w:id="3096" w:author="Owner" w:date="2017-04-10T10:31:00Z">
            <w:rPr>
              <w:sz w:val="24"/>
              <w:szCs w:val="24"/>
            </w:rPr>
          </w:rPrChange>
        </w:rPr>
        <w:t>First, the mean probability or fraction for each outcome is spe</w:t>
      </w:r>
      <w:r w:rsidR="002B202A" w:rsidRPr="00194C1D">
        <w:rPr>
          <w:rFonts w:ascii="Times New Roman" w:hAnsi="Times New Roman" w:cs="Times New Roman"/>
          <w:sz w:val="24"/>
          <w:szCs w:val="24"/>
          <w:rPrChange w:id="3097" w:author="Owner" w:date="2017-04-10T10:31:00Z">
            <w:rPr>
              <w:sz w:val="24"/>
              <w:szCs w:val="24"/>
            </w:rPr>
          </w:rPrChange>
        </w:rPr>
        <w:t xml:space="preserve">cified.  This should be fairly </w:t>
      </w:r>
      <w:r w:rsidRPr="00194C1D">
        <w:rPr>
          <w:rFonts w:ascii="Times New Roman" w:hAnsi="Times New Roman" w:cs="Times New Roman"/>
          <w:sz w:val="24"/>
          <w:szCs w:val="24"/>
          <w:rPrChange w:id="3098" w:author="Owner" w:date="2017-04-10T10:31:00Z">
            <w:rPr>
              <w:sz w:val="24"/>
              <w:szCs w:val="24"/>
            </w:rPr>
          </w:rPrChange>
        </w:rPr>
        <w:t>self explanatory for the user.  For example, the following table shows a hypothetical</w:t>
      </w:r>
      <w:r w:rsidR="00825516" w:rsidRPr="00194C1D">
        <w:rPr>
          <w:rFonts w:ascii="Times New Roman" w:hAnsi="Times New Roman" w:cs="Times New Roman"/>
          <w:sz w:val="24"/>
          <w:szCs w:val="24"/>
          <w:rPrChange w:id="3099" w:author="Owner" w:date="2017-04-10T10:31:00Z">
            <w:rPr>
              <w:sz w:val="24"/>
              <w:szCs w:val="24"/>
            </w:rPr>
          </w:rPrChange>
        </w:rPr>
        <w:t xml:space="preserve"> set of values for the average fraction of various habitat types for the land use classification of “forest”:</w:t>
      </w:r>
    </w:p>
    <w:p w:rsidR="002B202A" w:rsidRPr="00194C1D" w:rsidRDefault="002B202A" w:rsidP="00727BC6">
      <w:pPr>
        <w:spacing w:after="0"/>
        <w:rPr>
          <w:rFonts w:ascii="Times New Roman" w:hAnsi="Times New Roman" w:cs="Times New Roman"/>
          <w:sz w:val="24"/>
          <w:szCs w:val="24"/>
          <w:rPrChange w:id="3100" w:author="Owner" w:date="2017-04-10T10:31:00Z">
            <w:rPr>
              <w:sz w:val="24"/>
              <w:szCs w:val="24"/>
            </w:rPr>
          </w:rPrChange>
        </w:rPr>
      </w:pPr>
    </w:p>
    <w:p w:rsidR="006460E0" w:rsidRPr="00194C1D" w:rsidRDefault="006460E0" w:rsidP="00727BC6">
      <w:pPr>
        <w:spacing w:after="0"/>
        <w:rPr>
          <w:rFonts w:ascii="Times New Roman" w:hAnsi="Times New Roman" w:cs="Times New Roman"/>
          <w:sz w:val="24"/>
          <w:szCs w:val="24"/>
          <w:rPrChange w:id="3101" w:author="Owner" w:date="2017-04-10T10:31:00Z">
            <w:rPr>
              <w:sz w:val="24"/>
              <w:szCs w:val="24"/>
            </w:rPr>
          </w:rPrChange>
        </w:rPr>
      </w:pPr>
    </w:p>
    <w:p w:rsidR="00414B31" w:rsidRPr="00194C1D" w:rsidRDefault="002B202A" w:rsidP="00727BC6">
      <w:pPr>
        <w:spacing w:after="0"/>
        <w:rPr>
          <w:rFonts w:ascii="Times New Roman" w:hAnsi="Times New Roman" w:cs="Times New Roman"/>
          <w:b/>
          <w:sz w:val="24"/>
          <w:szCs w:val="24"/>
          <w:rPrChange w:id="3102" w:author="Owner" w:date="2017-04-10T10:31:00Z">
            <w:rPr>
              <w:b/>
              <w:sz w:val="24"/>
              <w:szCs w:val="24"/>
            </w:rPr>
          </w:rPrChange>
        </w:rPr>
      </w:pPr>
      <w:r w:rsidRPr="00194C1D">
        <w:rPr>
          <w:rFonts w:ascii="Times New Roman" w:hAnsi="Times New Roman" w:cs="Times New Roman"/>
          <w:b/>
          <w:sz w:val="24"/>
          <w:szCs w:val="24"/>
          <w:rPrChange w:id="3103" w:author="Owner" w:date="2017-04-10T10:31:00Z">
            <w:rPr>
              <w:b/>
              <w:sz w:val="24"/>
              <w:szCs w:val="24"/>
            </w:rPr>
          </w:rPrChange>
        </w:rPr>
        <w:t xml:space="preserve">Table </w:t>
      </w:r>
      <w:ins w:id="3104" w:author="Owner" w:date="2017-04-10T10:32:00Z">
        <w:r w:rsidR="00194C1D">
          <w:rPr>
            <w:rFonts w:ascii="Times New Roman" w:hAnsi="Times New Roman" w:cs="Times New Roman"/>
            <w:b/>
            <w:sz w:val="24"/>
            <w:szCs w:val="24"/>
          </w:rPr>
          <w:t>6</w:t>
        </w:r>
      </w:ins>
      <w:del w:id="3105" w:author="Owner" w:date="2017-04-10T10:32:00Z">
        <w:r w:rsidRPr="00194C1D" w:rsidDel="00194C1D">
          <w:rPr>
            <w:rFonts w:ascii="Times New Roman" w:hAnsi="Times New Roman" w:cs="Times New Roman"/>
            <w:b/>
            <w:sz w:val="24"/>
            <w:szCs w:val="24"/>
            <w:rPrChange w:id="3106" w:author="Owner" w:date="2017-04-10T10:31:00Z">
              <w:rPr>
                <w:b/>
                <w:sz w:val="24"/>
                <w:szCs w:val="24"/>
              </w:rPr>
            </w:rPrChange>
          </w:rPr>
          <w:delText>5</w:delText>
        </w:r>
      </w:del>
      <w:r w:rsidRPr="00194C1D">
        <w:rPr>
          <w:rFonts w:ascii="Times New Roman" w:hAnsi="Times New Roman" w:cs="Times New Roman"/>
          <w:b/>
          <w:sz w:val="24"/>
          <w:szCs w:val="24"/>
          <w:rPrChange w:id="3107" w:author="Owner" w:date="2017-04-10T10:31:00Z">
            <w:rPr>
              <w:b/>
              <w:sz w:val="24"/>
              <w:szCs w:val="24"/>
            </w:rPr>
          </w:rPrChange>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194C1D" w:rsidTr="002B202A">
        <w:trPr>
          <w:trHeight w:val="315"/>
        </w:trPr>
        <w:tc>
          <w:tcPr>
            <w:tcW w:w="192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0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09" w:author="Owner" w:date="2017-04-10T10:31:00Z">
                  <w:rPr>
                    <w:rFonts w:ascii="Calibri" w:eastAsia="Times New Roman" w:hAnsi="Calibri" w:cs="Calibri"/>
                    <w:color w:val="000000"/>
                    <w:sz w:val="24"/>
                    <w:szCs w:val="24"/>
                  </w:rPr>
                </w:rPrChange>
              </w:rPr>
              <w:t>LU_Classification</w:t>
            </w:r>
          </w:p>
        </w:tc>
        <w:tc>
          <w:tcPr>
            <w:tcW w:w="15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1" w:author="Owner" w:date="2017-04-10T10:31:00Z">
                  <w:rPr>
                    <w:rFonts w:ascii="Calibri" w:eastAsia="Times New Roman" w:hAnsi="Calibri" w:cs="Calibri"/>
                    <w:color w:val="000000"/>
                    <w:sz w:val="24"/>
                    <w:szCs w:val="24"/>
                  </w:rPr>
                </w:rPrChange>
              </w:rPr>
              <w:t>pools</w:t>
            </w:r>
          </w:p>
        </w:tc>
        <w:tc>
          <w:tcPr>
            <w:tcW w:w="17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3" w:author="Owner" w:date="2017-04-10T10:31:00Z">
                  <w:rPr>
                    <w:rFonts w:ascii="Calibri" w:eastAsia="Times New Roman" w:hAnsi="Calibri" w:cs="Calibri"/>
                    <w:color w:val="000000"/>
                    <w:sz w:val="24"/>
                    <w:szCs w:val="24"/>
                  </w:rPr>
                </w:rPrChange>
              </w:rPr>
              <w:t>cascades</w:t>
            </w:r>
          </w:p>
        </w:tc>
        <w:tc>
          <w:tcPr>
            <w:tcW w:w="134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5" w:author="Owner" w:date="2017-04-10T10:31:00Z">
                  <w:rPr>
                    <w:rFonts w:ascii="Calibri" w:eastAsia="Times New Roman" w:hAnsi="Calibri" w:cs="Calibri"/>
                    <w:color w:val="000000"/>
                    <w:sz w:val="24"/>
                    <w:szCs w:val="24"/>
                  </w:rPr>
                </w:rPrChange>
              </w:rPr>
              <w:t>glides</w:t>
            </w:r>
          </w:p>
        </w:tc>
        <w:tc>
          <w:tcPr>
            <w:tcW w:w="13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7" w:author="Owner" w:date="2017-04-10T10:31:00Z">
                  <w:rPr>
                    <w:rFonts w:ascii="Calibri" w:eastAsia="Times New Roman" w:hAnsi="Calibri" w:cs="Calibri"/>
                    <w:color w:val="000000"/>
                    <w:sz w:val="24"/>
                    <w:szCs w:val="24"/>
                  </w:rPr>
                </w:rPrChange>
              </w:rPr>
              <w:t>Riffles</w:t>
            </w:r>
          </w:p>
        </w:tc>
        <w:tc>
          <w:tcPr>
            <w:tcW w:w="1360" w:type="dxa"/>
            <w:shd w:val="clear" w:color="auto" w:fill="auto"/>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1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19" w:author="Owner" w:date="2017-04-10T10:31:00Z">
                  <w:rPr>
                    <w:rFonts w:ascii="Calibri" w:eastAsia="Times New Roman" w:hAnsi="Calibri" w:cs="Calibri"/>
                    <w:color w:val="000000"/>
                    <w:sz w:val="24"/>
                    <w:szCs w:val="24"/>
                  </w:rPr>
                </w:rPrChange>
              </w:rPr>
              <w:t>rapids</w:t>
            </w:r>
          </w:p>
        </w:tc>
      </w:tr>
      <w:tr w:rsidR="00825516" w:rsidRPr="00194C1D" w:rsidTr="002B202A">
        <w:trPr>
          <w:trHeight w:val="300"/>
        </w:trPr>
        <w:tc>
          <w:tcPr>
            <w:tcW w:w="1920" w:type="dxa"/>
            <w:shd w:val="clear" w:color="auto" w:fill="auto"/>
            <w:noWrap/>
            <w:vAlign w:val="bottom"/>
            <w:hideMark/>
          </w:tcPr>
          <w:p w:rsidR="00825516" w:rsidRPr="00194C1D" w:rsidRDefault="00825516" w:rsidP="00727BC6">
            <w:pPr>
              <w:spacing w:after="0" w:line="240" w:lineRule="auto"/>
              <w:rPr>
                <w:rFonts w:ascii="Times New Roman" w:eastAsia="Times New Roman" w:hAnsi="Times New Roman" w:cs="Times New Roman"/>
                <w:color w:val="000000"/>
                <w:sz w:val="24"/>
                <w:szCs w:val="24"/>
                <w:rPrChange w:id="312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1" w:author="Owner" w:date="2017-04-10T10:31:00Z">
                  <w:rPr>
                    <w:rFonts w:ascii="Calibri" w:eastAsia="Times New Roman" w:hAnsi="Calibri" w:cs="Calibri"/>
                    <w:color w:val="000000"/>
                    <w:sz w:val="24"/>
                    <w:szCs w:val="24"/>
                  </w:rPr>
                </w:rPrChange>
              </w:rPr>
              <w:t>Forest</w:t>
            </w:r>
          </w:p>
        </w:tc>
        <w:tc>
          <w:tcPr>
            <w:tcW w:w="15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3" w:author="Owner" w:date="2017-04-10T10:31:00Z">
                  <w:rPr>
                    <w:rFonts w:ascii="Calibri" w:eastAsia="Times New Roman" w:hAnsi="Calibri" w:cs="Calibri"/>
                    <w:color w:val="000000"/>
                    <w:sz w:val="24"/>
                    <w:szCs w:val="24"/>
                  </w:rPr>
                </w:rPrChange>
              </w:rPr>
              <w:t>0.6</w:t>
            </w:r>
          </w:p>
        </w:tc>
        <w:tc>
          <w:tcPr>
            <w:tcW w:w="17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5" w:author="Owner" w:date="2017-04-10T10:31:00Z">
                  <w:rPr>
                    <w:rFonts w:ascii="Calibri" w:eastAsia="Times New Roman" w:hAnsi="Calibri" w:cs="Calibri"/>
                    <w:color w:val="000000"/>
                    <w:sz w:val="24"/>
                    <w:szCs w:val="24"/>
                  </w:rPr>
                </w:rPrChange>
              </w:rPr>
              <w:t>0</w:t>
            </w:r>
          </w:p>
        </w:tc>
        <w:tc>
          <w:tcPr>
            <w:tcW w:w="134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7" w:author="Owner" w:date="2017-04-10T10:31:00Z">
                  <w:rPr>
                    <w:rFonts w:ascii="Calibri" w:eastAsia="Times New Roman" w:hAnsi="Calibri" w:cs="Calibri"/>
                    <w:color w:val="000000"/>
                    <w:sz w:val="24"/>
                    <w:szCs w:val="24"/>
                  </w:rPr>
                </w:rPrChange>
              </w:rPr>
              <w:t>0.25</w:t>
            </w:r>
          </w:p>
        </w:tc>
        <w:tc>
          <w:tcPr>
            <w:tcW w:w="13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2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29" w:author="Owner" w:date="2017-04-10T10:31:00Z">
                  <w:rPr>
                    <w:rFonts w:ascii="Calibri" w:eastAsia="Times New Roman" w:hAnsi="Calibri" w:cs="Calibri"/>
                    <w:color w:val="000000"/>
                    <w:sz w:val="24"/>
                    <w:szCs w:val="24"/>
                  </w:rPr>
                </w:rPrChange>
              </w:rPr>
              <w:t>0.1</w:t>
            </w:r>
          </w:p>
        </w:tc>
        <w:tc>
          <w:tcPr>
            <w:tcW w:w="1360" w:type="dxa"/>
            <w:shd w:val="clear" w:color="000000" w:fill="C5D9F1"/>
            <w:noWrap/>
            <w:vAlign w:val="bottom"/>
            <w:hideMark/>
          </w:tcPr>
          <w:p w:rsidR="00825516" w:rsidRPr="00194C1D" w:rsidRDefault="00825516" w:rsidP="00727BC6">
            <w:pPr>
              <w:spacing w:after="0" w:line="240" w:lineRule="auto"/>
              <w:jc w:val="right"/>
              <w:rPr>
                <w:rFonts w:ascii="Times New Roman" w:eastAsia="Times New Roman" w:hAnsi="Times New Roman" w:cs="Times New Roman"/>
                <w:color w:val="000000"/>
                <w:sz w:val="24"/>
                <w:szCs w:val="24"/>
                <w:rPrChange w:id="313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31" w:author="Owner" w:date="2017-04-10T10:31:00Z">
                  <w:rPr>
                    <w:rFonts w:ascii="Calibri" w:eastAsia="Times New Roman" w:hAnsi="Calibri" w:cs="Calibri"/>
                    <w:color w:val="000000"/>
                    <w:sz w:val="24"/>
                    <w:szCs w:val="24"/>
                  </w:rPr>
                </w:rPrChange>
              </w:rPr>
              <w:t>0.05</w:t>
            </w:r>
          </w:p>
        </w:tc>
      </w:tr>
    </w:tbl>
    <w:p w:rsidR="00414B31" w:rsidRPr="00194C1D" w:rsidRDefault="00414B31" w:rsidP="00727BC6">
      <w:pPr>
        <w:spacing w:after="0"/>
        <w:rPr>
          <w:rFonts w:ascii="Times New Roman" w:hAnsi="Times New Roman" w:cs="Times New Roman"/>
          <w:sz w:val="24"/>
          <w:szCs w:val="24"/>
          <w:rPrChange w:id="3132" w:author="Owner" w:date="2017-04-10T10:31:00Z">
            <w:rPr>
              <w:sz w:val="24"/>
              <w:szCs w:val="24"/>
            </w:rPr>
          </w:rPrChange>
        </w:rPr>
      </w:pPr>
    </w:p>
    <w:p w:rsidR="00894E66" w:rsidRPr="00194C1D" w:rsidRDefault="00894E66" w:rsidP="00727BC6">
      <w:pPr>
        <w:spacing w:after="0"/>
        <w:rPr>
          <w:rFonts w:ascii="Times New Roman" w:hAnsi="Times New Roman" w:cs="Times New Roman"/>
          <w:sz w:val="24"/>
          <w:szCs w:val="24"/>
          <w:rPrChange w:id="3133" w:author="Owner" w:date="2017-04-10T10:31:00Z">
            <w:rPr>
              <w:sz w:val="24"/>
              <w:szCs w:val="24"/>
            </w:rPr>
          </w:rPrChange>
        </w:rPr>
      </w:pPr>
      <w:r w:rsidRPr="00194C1D">
        <w:rPr>
          <w:rFonts w:ascii="Times New Roman" w:hAnsi="Times New Roman" w:cs="Times New Roman"/>
          <w:sz w:val="24"/>
          <w:szCs w:val="24"/>
          <w:rPrChange w:id="3134" w:author="Owner" w:date="2017-04-10T10:31:00Z">
            <w:rPr>
              <w:sz w:val="24"/>
              <w:szCs w:val="24"/>
            </w:rPr>
          </w:rPrChange>
        </w:rPr>
        <w:t xml:space="preserve">Note that the sum of all the values must add up to 1.0.  In order to add specification for the uncertainty or variability associated with each of the values, a single </w:t>
      </w:r>
      <w:r w:rsidR="002B202A" w:rsidRPr="00194C1D">
        <w:rPr>
          <w:rFonts w:ascii="Times New Roman" w:hAnsi="Times New Roman" w:cs="Times New Roman"/>
          <w:sz w:val="24"/>
          <w:szCs w:val="24"/>
          <w:rPrChange w:id="3135" w:author="Owner" w:date="2017-04-10T10:31:00Z">
            <w:rPr>
              <w:sz w:val="24"/>
              <w:szCs w:val="24"/>
            </w:rPr>
          </w:rPrChange>
        </w:rPr>
        <w:t>multiplier</w:t>
      </w:r>
      <w:r w:rsidRPr="00194C1D">
        <w:rPr>
          <w:rFonts w:ascii="Times New Roman" w:hAnsi="Times New Roman" w:cs="Times New Roman"/>
          <w:sz w:val="24"/>
          <w:szCs w:val="24"/>
          <w:rPrChange w:id="3136" w:author="Owner" w:date="2017-04-10T10:31:00Z">
            <w:rPr>
              <w:sz w:val="24"/>
              <w:szCs w:val="24"/>
            </w:rPr>
          </w:rPrChange>
        </w:rPr>
        <w:t xml:space="preserve"> “N.alpha” is used for each component of variability.  This multiplier is used to generate a set of alpha values describing the Dirichlet distribution:</w:t>
      </w:r>
    </w:p>
    <w:p w:rsidR="00624762" w:rsidRPr="00194C1D" w:rsidRDefault="00624762" w:rsidP="00727BC6">
      <w:pPr>
        <w:spacing w:after="0"/>
        <w:rPr>
          <w:rFonts w:ascii="Times New Roman" w:hAnsi="Times New Roman" w:cs="Times New Roman"/>
          <w:sz w:val="24"/>
          <w:szCs w:val="24"/>
          <w:rPrChange w:id="3137" w:author="Owner" w:date="2017-04-10T10:31:00Z">
            <w:rPr>
              <w:sz w:val="24"/>
              <w:szCs w:val="24"/>
            </w:rPr>
          </w:rPrChange>
        </w:rPr>
      </w:pPr>
    </w:p>
    <w:p w:rsidR="00894E66" w:rsidRPr="00194C1D" w:rsidRDefault="00894E66" w:rsidP="00624762">
      <w:pPr>
        <w:spacing w:after="0"/>
        <w:ind w:firstLine="720"/>
        <w:rPr>
          <w:rFonts w:ascii="Times New Roman" w:hAnsi="Times New Roman" w:cs="Times New Roman"/>
          <w:sz w:val="24"/>
          <w:szCs w:val="24"/>
          <w:rPrChange w:id="3138" w:author="Owner" w:date="2017-04-10T10:31:00Z">
            <w:rPr>
              <w:rFonts w:cstheme="minorHAnsi"/>
              <w:sz w:val="24"/>
              <w:szCs w:val="24"/>
            </w:rPr>
          </w:rPrChange>
        </w:rPr>
      </w:pPr>
      <w:proofErr w:type="gramStart"/>
      <w:r w:rsidRPr="00194C1D">
        <w:rPr>
          <w:rFonts w:ascii="Times New Roman" w:hAnsi="Times New Roman" w:cs="Times New Roman"/>
          <w:sz w:val="24"/>
          <w:szCs w:val="24"/>
          <w:rPrChange w:id="3139" w:author="Owner" w:date="2017-04-10T10:31:00Z">
            <w:rPr>
              <w:sz w:val="24"/>
              <w:szCs w:val="24"/>
            </w:rPr>
          </w:rPrChange>
        </w:rPr>
        <w:t>αi</w:t>
      </w:r>
      <w:proofErr w:type="gramEnd"/>
      <w:r w:rsidRPr="00194C1D">
        <w:rPr>
          <w:rFonts w:ascii="Times New Roman" w:hAnsi="Times New Roman" w:cs="Times New Roman"/>
          <w:sz w:val="24"/>
          <w:szCs w:val="24"/>
          <w:rPrChange w:id="3140" w:author="Owner" w:date="2017-04-10T10:31:00Z">
            <w:rPr>
              <w:sz w:val="24"/>
              <w:szCs w:val="24"/>
            </w:rPr>
          </w:rPrChange>
        </w:rPr>
        <w:t xml:space="preserve"> = </w:t>
      </w:r>
      <w:r w:rsidRPr="00194C1D">
        <w:rPr>
          <w:rFonts w:ascii="Times New Roman" w:hAnsi="Times New Roman" w:cs="Times New Roman"/>
          <w:sz w:val="24"/>
          <w:szCs w:val="24"/>
          <w:rPrChange w:id="3141" w:author="Owner" w:date="2017-04-10T10:31:00Z">
            <w:rPr>
              <w:rFonts w:cstheme="minorHAnsi"/>
              <w:sz w:val="24"/>
              <w:szCs w:val="24"/>
            </w:rPr>
          </w:rPrChange>
        </w:rPr>
        <w:t>µi * N.alpha</w:t>
      </w:r>
      <w:r w:rsidR="002B202A" w:rsidRPr="00194C1D">
        <w:rPr>
          <w:rFonts w:ascii="Times New Roman" w:hAnsi="Times New Roman" w:cs="Times New Roman"/>
          <w:sz w:val="24"/>
          <w:szCs w:val="24"/>
          <w:rPrChange w:id="3142" w:author="Owner" w:date="2017-04-10T10:31:00Z">
            <w:rPr>
              <w:rFonts w:cstheme="minorHAnsi"/>
              <w:sz w:val="24"/>
              <w:szCs w:val="24"/>
            </w:rPr>
          </w:rPrChange>
        </w:rPr>
        <w:tab/>
      </w:r>
      <w:r w:rsidR="002B202A" w:rsidRPr="00194C1D">
        <w:rPr>
          <w:rFonts w:ascii="Times New Roman" w:hAnsi="Times New Roman" w:cs="Times New Roman"/>
          <w:sz w:val="24"/>
          <w:szCs w:val="24"/>
          <w:rPrChange w:id="3143" w:author="Owner" w:date="2017-04-10T10:31:00Z">
            <w:rPr>
              <w:rFonts w:cstheme="minorHAnsi"/>
              <w:sz w:val="24"/>
              <w:szCs w:val="24"/>
            </w:rPr>
          </w:rPrChange>
        </w:rPr>
        <w:tab/>
      </w:r>
      <w:r w:rsidR="002B202A" w:rsidRPr="00194C1D">
        <w:rPr>
          <w:rFonts w:ascii="Times New Roman" w:hAnsi="Times New Roman" w:cs="Times New Roman"/>
          <w:sz w:val="24"/>
          <w:szCs w:val="24"/>
          <w:rPrChange w:id="3144" w:author="Owner" w:date="2017-04-10T10:31:00Z">
            <w:rPr>
              <w:rFonts w:cstheme="minorHAnsi"/>
              <w:sz w:val="24"/>
              <w:szCs w:val="24"/>
            </w:rPr>
          </w:rPrChange>
        </w:rPr>
        <w:tab/>
      </w:r>
      <w:r w:rsidR="002B202A" w:rsidRPr="00194C1D">
        <w:rPr>
          <w:rFonts w:ascii="Times New Roman" w:hAnsi="Times New Roman" w:cs="Times New Roman"/>
          <w:sz w:val="24"/>
          <w:szCs w:val="24"/>
          <w:rPrChange w:id="3145" w:author="Owner" w:date="2017-04-10T10:31:00Z">
            <w:rPr>
              <w:rFonts w:cstheme="minorHAnsi"/>
              <w:sz w:val="24"/>
              <w:szCs w:val="24"/>
            </w:rPr>
          </w:rPrChange>
        </w:rPr>
        <w:tab/>
      </w:r>
      <w:r w:rsidR="002B202A" w:rsidRPr="00194C1D">
        <w:rPr>
          <w:rFonts w:ascii="Times New Roman" w:hAnsi="Times New Roman" w:cs="Times New Roman"/>
          <w:sz w:val="24"/>
          <w:szCs w:val="24"/>
          <w:rPrChange w:id="3146" w:author="Owner" w:date="2017-04-10T10:31:00Z">
            <w:rPr>
              <w:rFonts w:cstheme="minorHAnsi"/>
              <w:sz w:val="24"/>
              <w:szCs w:val="24"/>
            </w:rPr>
          </w:rPrChange>
        </w:rPr>
        <w:tab/>
      </w:r>
      <w:r w:rsidR="002B202A" w:rsidRPr="00194C1D">
        <w:rPr>
          <w:rFonts w:ascii="Times New Roman" w:hAnsi="Times New Roman" w:cs="Times New Roman"/>
          <w:sz w:val="24"/>
          <w:szCs w:val="24"/>
          <w:rPrChange w:id="3147" w:author="Owner" w:date="2017-04-10T10:31:00Z">
            <w:rPr>
              <w:rFonts w:cstheme="minorHAnsi"/>
              <w:sz w:val="24"/>
              <w:szCs w:val="24"/>
            </w:rPr>
          </w:rPrChange>
        </w:rPr>
        <w:tab/>
      </w:r>
      <w:r w:rsidR="002B202A" w:rsidRPr="00194C1D">
        <w:rPr>
          <w:rFonts w:ascii="Times New Roman" w:hAnsi="Times New Roman" w:cs="Times New Roman"/>
          <w:sz w:val="24"/>
          <w:szCs w:val="24"/>
          <w:rPrChange w:id="3148" w:author="Owner" w:date="2017-04-10T10:31:00Z">
            <w:rPr>
              <w:rFonts w:cstheme="minorHAnsi"/>
              <w:sz w:val="24"/>
              <w:szCs w:val="24"/>
            </w:rPr>
          </w:rPrChange>
        </w:rPr>
        <w:tab/>
      </w:r>
      <w:r w:rsidR="002B202A" w:rsidRPr="00194C1D">
        <w:rPr>
          <w:rFonts w:ascii="Times New Roman" w:hAnsi="Times New Roman" w:cs="Times New Roman"/>
          <w:sz w:val="24"/>
          <w:szCs w:val="24"/>
          <w:rPrChange w:id="3149" w:author="Owner" w:date="2017-04-10T10:31:00Z">
            <w:rPr>
              <w:rFonts w:cstheme="minorHAnsi"/>
              <w:sz w:val="24"/>
              <w:szCs w:val="24"/>
            </w:rPr>
          </w:rPrChange>
        </w:rPr>
        <w:tab/>
      </w:r>
      <w:r w:rsidR="002B202A" w:rsidRPr="00194C1D">
        <w:rPr>
          <w:rFonts w:ascii="Times New Roman" w:hAnsi="Times New Roman" w:cs="Times New Roman"/>
          <w:sz w:val="24"/>
          <w:szCs w:val="24"/>
          <w:rPrChange w:id="3150" w:author="Owner" w:date="2017-04-10T10:31:00Z">
            <w:rPr>
              <w:rFonts w:cstheme="minorHAnsi"/>
              <w:sz w:val="24"/>
              <w:szCs w:val="24"/>
            </w:rPr>
          </w:rPrChange>
        </w:rPr>
        <w:tab/>
        <w:t>(</w:t>
      </w:r>
      <w:del w:id="3151" w:author="Owner" w:date="2017-04-10T10:45:00Z">
        <w:r w:rsidR="002B202A" w:rsidRPr="00194C1D" w:rsidDel="00B343EF">
          <w:rPr>
            <w:rFonts w:ascii="Times New Roman" w:hAnsi="Times New Roman" w:cs="Times New Roman"/>
            <w:sz w:val="24"/>
            <w:szCs w:val="24"/>
            <w:rPrChange w:id="3152" w:author="Owner" w:date="2017-04-10T10:31:00Z">
              <w:rPr>
                <w:rFonts w:cstheme="minorHAnsi"/>
                <w:sz w:val="24"/>
                <w:szCs w:val="24"/>
              </w:rPr>
            </w:rPrChange>
          </w:rPr>
          <w:delText>5</w:delText>
        </w:r>
      </w:del>
      <w:ins w:id="3153" w:author="Owner" w:date="2017-04-10T10:45:00Z">
        <w:r w:rsidR="00B343EF">
          <w:rPr>
            <w:rFonts w:ascii="Times New Roman" w:hAnsi="Times New Roman" w:cs="Times New Roman"/>
            <w:sz w:val="24"/>
            <w:szCs w:val="24"/>
          </w:rPr>
          <w:t>6</w:t>
        </w:r>
      </w:ins>
      <w:r w:rsidR="002B202A" w:rsidRPr="00194C1D">
        <w:rPr>
          <w:rFonts w:ascii="Times New Roman" w:hAnsi="Times New Roman" w:cs="Times New Roman"/>
          <w:sz w:val="24"/>
          <w:szCs w:val="24"/>
          <w:rPrChange w:id="3154" w:author="Owner" w:date="2017-04-10T10:31:00Z">
            <w:rPr>
              <w:rFonts w:cstheme="minorHAnsi"/>
              <w:sz w:val="24"/>
              <w:szCs w:val="24"/>
            </w:rPr>
          </w:rPrChange>
        </w:rPr>
        <w:t>.3)</w:t>
      </w:r>
    </w:p>
    <w:p w:rsidR="00624762" w:rsidRPr="00194C1D" w:rsidRDefault="00624762" w:rsidP="00727BC6">
      <w:pPr>
        <w:spacing w:after="0"/>
        <w:rPr>
          <w:rFonts w:ascii="Times New Roman" w:hAnsi="Times New Roman" w:cs="Times New Roman"/>
          <w:sz w:val="24"/>
          <w:szCs w:val="24"/>
          <w:rPrChange w:id="3155" w:author="Owner" w:date="2017-04-10T10:31:00Z">
            <w:rPr>
              <w:rFonts w:cstheme="minorHAnsi"/>
              <w:sz w:val="24"/>
              <w:szCs w:val="24"/>
            </w:rPr>
          </w:rPrChange>
        </w:rPr>
      </w:pPr>
    </w:p>
    <w:p w:rsidR="00894E66" w:rsidRPr="00194C1D" w:rsidRDefault="00894E66" w:rsidP="00727BC6">
      <w:pPr>
        <w:spacing w:after="0"/>
        <w:rPr>
          <w:rFonts w:ascii="Times New Roman" w:hAnsi="Times New Roman" w:cs="Times New Roman"/>
          <w:sz w:val="24"/>
          <w:szCs w:val="24"/>
          <w:rPrChange w:id="3156" w:author="Owner" w:date="2017-04-10T10:31:00Z">
            <w:rPr>
              <w:rFonts w:cstheme="minorHAnsi"/>
              <w:sz w:val="24"/>
              <w:szCs w:val="24"/>
            </w:rPr>
          </w:rPrChange>
        </w:rPr>
      </w:pPr>
      <w:r w:rsidRPr="00194C1D">
        <w:rPr>
          <w:rFonts w:ascii="Times New Roman" w:hAnsi="Times New Roman" w:cs="Times New Roman"/>
          <w:sz w:val="24"/>
          <w:szCs w:val="24"/>
          <w:rPrChange w:id="3157" w:author="Owner" w:date="2017-04-10T10:31:00Z">
            <w:rPr>
              <w:rFonts w:cstheme="minorHAnsi"/>
              <w:sz w:val="24"/>
              <w:szCs w:val="24"/>
            </w:rPr>
          </w:rPrChange>
        </w:rPr>
        <w:t>For example, if N.</w:t>
      </w:r>
      <w:r w:rsidR="002B202A" w:rsidRPr="00194C1D">
        <w:rPr>
          <w:rFonts w:ascii="Times New Roman" w:hAnsi="Times New Roman" w:cs="Times New Roman"/>
          <w:sz w:val="24"/>
          <w:szCs w:val="24"/>
          <w:rPrChange w:id="3158" w:author="Owner" w:date="2017-04-10T10:31:00Z">
            <w:rPr>
              <w:rFonts w:cstheme="minorHAnsi"/>
              <w:sz w:val="24"/>
              <w:szCs w:val="24"/>
            </w:rPr>
          </w:rPrChange>
        </w:rPr>
        <w:t xml:space="preserve">alpha = 100 is used for the </w:t>
      </w:r>
      <w:r w:rsidRPr="00194C1D">
        <w:rPr>
          <w:rFonts w:ascii="Times New Roman" w:hAnsi="Times New Roman" w:cs="Times New Roman"/>
          <w:sz w:val="24"/>
          <w:szCs w:val="24"/>
          <w:rPrChange w:id="3159" w:author="Owner" w:date="2017-04-10T10:31:00Z">
            <w:rPr>
              <w:rFonts w:cstheme="minorHAnsi"/>
              <w:sz w:val="24"/>
              <w:szCs w:val="24"/>
            </w:rPr>
          </w:rPrChange>
        </w:rPr>
        <w:t>habitat types with the forest land use classification above, we get the following set of α values:</w:t>
      </w:r>
    </w:p>
    <w:p w:rsidR="002B202A" w:rsidRPr="00194C1D" w:rsidRDefault="002B202A" w:rsidP="00727BC6">
      <w:pPr>
        <w:spacing w:after="0"/>
        <w:rPr>
          <w:rFonts w:ascii="Times New Roman" w:hAnsi="Times New Roman" w:cs="Times New Roman"/>
          <w:sz w:val="24"/>
          <w:szCs w:val="24"/>
          <w:rPrChange w:id="3160" w:author="Owner" w:date="2017-04-10T10:31:00Z">
            <w:rPr>
              <w:rFonts w:cstheme="minorHAnsi"/>
              <w:sz w:val="24"/>
              <w:szCs w:val="24"/>
            </w:rPr>
          </w:rPrChange>
        </w:rPr>
      </w:pPr>
    </w:p>
    <w:p w:rsidR="002B202A" w:rsidRPr="00194C1D" w:rsidRDefault="002B202A" w:rsidP="00727BC6">
      <w:pPr>
        <w:spacing w:after="0"/>
        <w:rPr>
          <w:rFonts w:ascii="Times New Roman" w:hAnsi="Times New Roman" w:cs="Times New Roman"/>
          <w:b/>
          <w:sz w:val="24"/>
          <w:szCs w:val="24"/>
          <w:rPrChange w:id="3161" w:author="Owner" w:date="2017-04-10T10:31:00Z">
            <w:rPr>
              <w:rFonts w:cstheme="minorHAnsi"/>
              <w:b/>
              <w:sz w:val="24"/>
              <w:szCs w:val="24"/>
            </w:rPr>
          </w:rPrChange>
        </w:rPr>
      </w:pPr>
      <w:r w:rsidRPr="00194C1D">
        <w:rPr>
          <w:rFonts w:ascii="Times New Roman" w:hAnsi="Times New Roman" w:cs="Times New Roman"/>
          <w:b/>
          <w:sz w:val="24"/>
          <w:szCs w:val="24"/>
          <w:rPrChange w:id="3162" w:author="Owner" w:date="2017-04-10T10:31:00Z">
            <w:rPr>
              <w:rFonts w:cstheme="minorHAnsi"/>
              <w:b/>
              <w:sz w:val="24"/>
              <w:szCs w:val="24"/>
            </w:rPr>
          </w:rPrChange>
        </w:rPr>
        <w:t xml:space="preserve">Table </w:t>
      </w:r>
      <w:ins w:id="3163" w:author="Owner" w:date="2017-04-10T10:32:00Z">
        <w:r w:rsidR="00194C1D">
          <w:rPr>
            <w:rFonts w:ascii="Times New Roman" w:hAnsi="Times New Roman" w:cs="Times New Roman"/>
            <w:b/>
            <w:sz w:val="24"/>
            <w:szCs w:val="24"/>
          </w:rPr>
          <w:t>6</w:t>
        </w:r>
      </w:ins>
      <w:del w:id="3164" w:author="Owner" w:date="2017-04-10T10:32:00Z">
        <w:r w:rsidRPr="00194C1D" w:rsidDel="00194C1D">
          <w:rPr>
            <w:rFonts w:ascii="Times New Roman" w:hAnsi="Times New Roman" w:cs="Times New Roman"/>
            <w:b/>
            <w:sz w:val="24"/>
            <w:szCs w:val="24"/>
            <w:rPrChange w:id="3165" w:author="Owner" w:date="2017-04-10T10:31:00Z">
              <w:rPr>
                <w:rFonts w:cstheme="minorHAnsi"/>
                <w:b/>
                <w:sz w:val="24"/>
                <w:szCs w:val="24"/>
              </w:rPr>
            </w:rPrChange>
          </w:rPr>
          <w:delText>5</w:delText>
        </w:r>
      </w:del>
      <w:r w:rsidRPr="00194C1D">
        <w:rPr>
          <w:rFonts w:ascii="Times New Roman" w:hAnsi="Times New Roman" w:cs="Times New Roman"/>
          <w:b/>
          <w:sz w:val="24"/>
          <w:szCs w:val="24"/>
          <w:rPrChange w:id="3166" w:author="Owner" w:date="2017-04-10T10:31:00Z">
            <w:rPr>
              <w:rFonts w:cstheme="minorHAnsi"/>
              <w:b/>
              <w:sz w:val="24"/>
              <w:szCs w:val="24"/>
            </w:rPr>
          </w:rPrChange>
        </w:rPr>
        <w:t>.2.  Dirichlet α values corresponding to Mean Values of Table 5.1 and “alpha</w:t>
      </w:r>
      <w:r w:rsidR="008E14FD" w:rsidRPr="00194C1D">
        <w:rPr>
          <w:rFonts w:ascii="Times New Roman" w:hAnsi="Times New Roman" w:cs="Times New Roman"/>
          <w:b/>
          <w:sz w:val="24"/>
          <w:szCs w:val="24"/>
          <w:rPrChange w:id="3167" w:author="Owner" w:date="2017-04-10T10:31:00Z">
            <w:rPr>
              <w:rFonts w:cstheme="minorHAnsi"/>
              <w:b/>
              <w:sz w:val="24"/>
              <w:szCs w:val="24"/>
            </w:rPr>
          </w:rPrChange>
        </w:rPr>
        <w:t>.N</w:t>
      </w:r>
      <w:r w:rsidRPr="00194C1D">
        <w:rPr>
          <w:rFonts w:ascii="Times New Roman" w:hAnsi="Times New Roman" w:cs="Times New Roman"/>
          <w:b/>
          <w:sz w:val="24"/>
          <w:szCs w:val="24"/>
          <w:rPrChange w:id="3168" w:author="Owner" w:date="2017-04-10T10:31:00Z">
            <w:rPr>
              <w:rFonts w:cstheme="minorHAnsi"/>
              <w:b/>
              <w:sz w:val="24"/>
              <w:szCs w:val="24"/>
            </w:rPr>
          </w:rPrChange>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194C1D" w:rsidTr="002B202A">
        <w:trPr>
          <w:trHeight w:val="315"/>
        </w:trPr>
        <w:tc>
          <w:tcPr>
            <w:tcW w:w="192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69"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0" w:author="Owner" w:date="2017-04-10T10:31:00Z">
                  <w:rPr>
                    <w:rFonts w:ascii="Calibri" w:eastAsia="Times New Roman" w:hAnsi="Calibri" w:cs="Calibri"/>
                    <w:color w:val="000000"/>
                    <w:sz w:val="24"/>
                    <w:szCs w:val="24"/>
                  </w:rPr>
                </w:rPrChange>
              </w:rPr>
              <w:t>LU_Classification</w:t>
            </w:r>
          </w:p>
        </w:tc>
        <w:tc>
          <w:tcPr>
            <w:tcW w:w="15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1"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2" w:author="Owner" w:date="2017-04-10T10:31:00Z">
                  <w:rPr>
                    <w:rFonts w:ascii="Calibri" w:eastAsia="Times New Roman" w:hAnsi="Calibri" w:cs="Calibri"/>
                    <w:color w:val="000000"/>
                    <w:sz w:val="24"/>
                    <w:szCs w:val="24"/>
                  </w:rPr>
                </w:rPrChange>
              </w:rPr>
              <w:t>pools</w:t>
            </w:r>
          </w:p>
        </w:tc>
        <w:tc>
          <w:tcPr>
            <w:tcW w:w="17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3"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4" w:author="Owner" w:date="2017-04-10T10:31:00Z">
                  <w:rPr>
                    <w:rFonts w:ascii="Calibri" w:eastAsia="Times New Roman" w:hAnsi="Calibri" w:cs="Calibri"/>
                    <w:color w:val="000000"/>
                    <w:sz w:val="24"/>
                    <w:szCs w:val="24"/>
                  </w:rPr>
                </w:rPrChange>
              </w:rPr>
              <w:t>cascades</w:t>
            </w:r>
          </w:p>
        </w:tc>
        <w:tc>
          <w:tcPr>
            <w:tcW w:w="134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5"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6" w:author="Owner" w:date="2017-04-10T10:31:00Z">
                  <w:rPr>
                    <w:rFonts w:ascii="Calibri" w:eastAsia="Times New Roman" w:hAnsi="Calibri" w:cs="Calibri"/>
                    <w:color w:val="000000"/>
                    <w:sz w:val="24"/>
                    <w:szCs w:val="24"/>
                  </w:rPr>
                </w:rPrChange>
              </w:rPr>
              <w:t>glides</w:t>
            </w:r>
          </w:p>
        </w:tc>
        <w:tc>
          <w:tcPr>
            <w:tcW w:w="13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7"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78" w:author="Owner" w:date="2017-04-10T10:31:00Z">
                  <w:rPr>
                    <w:rFonts w:ascii="Calibri" w:eastAsia="Times New Roman" w:hAnsi="Calibri" w:cs="Calibri"/>
                    <w:color w:val="000000"/>
                    <w:sz w:val="24"/>
                    <w:szCs w:val="24"/>
                  </w:rPr>
                </w:rPrChange>
              </w:rPr>
              <w:t>Riffles</w:t>
            </w:r>
          </w:p>
        </w:tc>
        <w:tc>
          <w:tcPr>
            <w:tcW w:w="1360" w:type="dxa"/>
            <w:shd w:val="clear" w:color="auto" w:fill="auto"/>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79"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0" w:author="Owner" w:date="2017-04-10T10:31:00Z">
                  <w:rPr>
                    <w:rFonts w:ascii="Calibri" w:eastAsia="Times New Roman" w:hAnsi="Calibri" w:cs="Calibri"/>
                    <w:color w:val="000000"/>
                    <w:sz w:val="24"/>
                    <w:szCs w:val="24"/>
                  </w:rPr>
                </w:rPrChange>
              </w:rPr>
              <w:t>rapids</w:t>
            </w:r>
          </w:p>
        </w:tc>
      </w:tr>
      <w:tr w:rsidR="00894E66" w:rsidRPr="00194C1D" w:rsidTr="002B202A">
        <w:trPr>
          <w:trHeight w:val="300"/>
        </w:trPr>
        <w:tc>
          <w:tcPr>
            <w:tcW w:w="1920" w:type="dxa"/>
            <w:shd w:val="clear" w:color="auto" w:fill="auto"/>
            <w:noWrap/>
            <w:vAlign w:val="bottom"/>
            <w:hideMark/>
          </w:tcPr>
          <w:p w:rsidR="00894E66" w:rsidRPr="00194C1D" w:rsidRDefault="00894E66" w:rsidP="00727BC6">
            <w:pPr>
              <w:spacing w:after="0" w:line="240" w:lineRule="auto"/>
              <w:rPr>
                <w:rFonts w:ascii="Times New Roman" w:eastAsia="Times New Roman" w:hAnsi="Times New Roman" w:cs="Times New Roman"/>
                <w:color w:val="000000"/>
                <w:sz w:val="24"/>
                <w:szCs w:val="24"/>
                <w:rPrChange w:id="3181"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2" w:author="Owner" w:date="2017-04-10T10:31:00Z">
                  <w:rPr>
                    <w:rFonts w:ascii="Calibri" w:eastAsia="Times New Roman" w:hAnsi="Calibri" w:cs="Calibri"/>
                    <w:color w:val="000000"/>
                    <w:sz w:val="24"/>
                    <w:szCs w:val="24"/>
                  </w:rPr>
                </w:rPrChange>
              </w:rPr>
              <w:t>Forest</w:t>
            </w:r>
          </w:p>
        </w:tc>
        <w:tc>
          <w:tcPr>
            <w:tcW w:w="15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3"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4" w:author="Owner" w:date="2017-04-10T10:31:00Z">
                  <w:rPr>
                    <w:rFonts w:ascii="Calibri" w:eastAsia="Times New Roman" w:hAnsi="Calibri" w:cs="Calibri"/>
                    <w:color w:val="000000"/>
                    <w:sz w:val="24"/>
                    <w:szCs w:val="24"/>
                  </w:rPr>
                </w:rPrChange>
              </w:rPr>
              <w:t>60</w:t>
            </w:r>
          </w:p>
        </w:tc>
        <w:tc>
          <w:tcPr>
            <w:tcW w:w="17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5"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6" w:author="Owner" w:date="2017-04-10T10:31:00Z">
                  <w:rPr>
                    <w:rFonts w:ascii="Calibri" w:eastAsia="Times New Roman" w:hAnsi="Calibri" w:cs="Calibri"/>
                    <w:color w:val="000000"/>
                    <w:sz w:val="24"/>
                    <w:szCs w:val="24"/>
                  </w:rPr>
                </w:rPrChange>
              </w:rPr>
              <w:t>0</w:t>
            </w:r>
          </w:p>
        </w:tc>
        <w:tc>
          <w:tcPr>
            <w:tcW w:w="134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7"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88" w:author="Owner" w:date="2017-04-10T10:31:00Z">
                  <w:rPr>
                    <w:rFonts w:ascii="Calibri" w:eastAsia="Times New Roman" w:hAnsi="Calibri" w:cs="Calibri"/>
                    <w:color w:val="000000"/>
                    <w:sz w:val="24"/>
                    <w:szCs w:val="24"/>
                  </w:rPr>
                </w:rPrChange>
              </w:rPr>
              <w:t>25</w:t>
            </w:r>
          </w:p>
        </w:tc>
        <w:tc>
          <w:tcPr>
            <w:tcW w:w="13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89"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90" w:author="Owner" w:date="2017-04-10T10:31:00Z">
                  <w:rPr>
                    <w:rFonts w:ascii="Calibri" w:eastAsia="Times New Roman" w:hAnsi="Calibri" w:cs="Calibri"/>
                    <w:color w:val="000000"/>
                    <w:sz w:val="24"/>
                    <w:szCs w:val="24"/>
                  </w:rPr>
                </w:rPrChange>
              </w:rPr>
              <w:t>10</w:t>
            </w:r>
          </w:p>
        </w:tc>
        <w:tc>
          <w:tcPr>
            <w:tcW w:w="1360" w:type="dxa"/>
            <w:shd w:val="clear" w:color="000000" w:fill="C5D9F1"/>
            <w:noWrap/>
            <w:vAlign w:val="bottom"/>
            <w:hideMark/>
          </w:tcPr>
          <w:p w:rsidR="00894E66" w:rsidRPr="00194C1D" w:rsidRDefault="00894E66" w:rsidP="00727BC6">
            <w:pPr>
              <w:spacing w:after="0" w:line="240" w:lineRule="auto"/>
              <w:jc w:val="right"/>
              <w:rPr>
                <w:rFonts w:ascii="Times New Roman" w:eastAsia="Times New Roman" w:hAnsi="Times New Roman" w:cs="Times New Roman"/>
                <w:color w:val="000000"/>
                <w:sz w:val="24"/>
                <w:szCs w:val="24"/>
                <w:rPrChange w:id="3191"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192" w:author="Owner" w:date="2017-04-10T10:31:00Z">
                  <w:rPr>
                    <w:rFonts w:ascii="Calibri" w:eastAsia="Times New Roman" w:hAnsi="Calibri" w:cs="Calibri"/>
                    <w:color w:val="000000"/>
                    <w:sz w:val="24"/>
                    <w:szCs w:val="24"/>
                  </w:rPr>
                </w:rPrChange>
              </w:rPr>
              <w:t>5</w:t>
            </w:r>
          </w:p>
        </w:tc>
      </w:tr>
    </w:tbl>
    <w:p w:rsidR="00894E66" w:rsidRPr="00194C1D" w:rsidRDefault="00894E66" w:rsidP="00727BC6">
      <w:pPr>
        <w:spacing w:after="0"/>
        <w:rPr>
          <w:rFonts w:ascii="Times New Roman" w:hAnsi="Times New Roman" w:cs="Times New Roman"/>
          <w:sz w:val="24"/>
          <w:szCs w:val="24"/>
          <w:rPrChange w:id="3193" w:author="Owner" w:date="2017-04-10T10:31:00Z">
            <w:rPr>
              <w:rFonts w:cstheme="minorHAnsi"/>
              <w:sz w:val="24"/>
              <w:szCs w:val="24"/>
            </w:rPr>
          </w:rPrChange>
        </w:rPr>
      </w:pPr>
    </w:p>
    <w:p w:rsidR="00894E66" w:rsidRPr="00194C1D" w:rsidRDefault="002B202A" w:rsidP="00727BC6">
      <w:pPr>
        <w:spacing w:after="0"/>
        <w:rPr>
          <w:rFonts w:ascii="Times New Roman" w:hAnsi="Times New Roman" w:cs="Times New Roman"/>
          <w:sz w:val="24"/>
          <w:szCs w:val="24"/>
          <w:rPrChange w:id="3194" w:author="Owner" w:date="2017-04-10T10:31:00Z">
            <w:rPr>
              <w:sz w:val="24"/>
              <w:szCs w:val="24"/>
            </w:rPr>
          </w:rPrChange>
        </w:rPr>
      </w:pPr>
      <w:r w:rsidRPr="00194C1D">
        <w:rPr>
          <w:rFonts w:ascii="Times New Roman" w:hAnsi="Times New Roman" w:cs="Times New Roman"/>
          <w:sz w:val="24"/>
          <w:szCs w:val="24"/>
          <w:rPrChange w:id="3195" w:author="Owner" w:date="2017-04-10T10:31:00Z">
            <w:rPr>
              <w:sz w:val="24"/>
              <w:szCs w:val="24"/>
            </w:rPr>
          </w:rPrChange>
        </w:rPr>
        <w:t>Thus we have multivariate random variable distributed</w:t>
      </w:r>
      <w:r w:rsidR="006460E0" w:rsidRPr="00194C1D">
        <w:rPr>
          <w:rFonts w:ascii="Times New Roman" w:hAnsi="Times New Roman" w:cs="Times New Roman"/>
          <w:sz w:val="24"/>
          <w:szCs w:val="24"/>
          <w:rPrChange w:id="3196" w:author="Owner" w:date="2017-04-10T10:31:00Z">
            <w:rPr>
              <w:sz w:val="24"/>
              <w:szCs w:val="24"/>
            </w:rPr>
          </w:rPrChange>
        </w:rPr>
        <w:t xml:space="preserve">, </w:t>
      </w:r>
      <w:proofErr w:type="gramStart"/>
      <w:r w:rsidR="006460E0" w:rsidRPr="00194C1D">
        <w:rPr>
          <w:rFonts w:ascii="Times New Roman" w:hAnsi="Times New Roman" w:cs="Times New Roman"/>
          <w:sz w:val="24"/>
          <w:szCs w:val="24"/>
          <w:rPrChange w:id="3197" w:author="Owner" w:date="2017-04-10T10:31:00Z">
            <w:rPr>
              <w:sz w:val="24"/>
              <w:szCs w:val="24"/>
            </w:rPr>
          </w:rPrChange>
        </w:rPr>
        <w:t>Dirichlet</w:t>
      </w:r>
      <w:r w:rsidRPr="00194C1D">
        <w:rPr>
          <w:rFonts w:ascii="Times New Roman" w:hAnsi="Times New Roman" w:cs="Times New Roman"/>
          <w:sz w:val="24"/>
          <w:szCs w:val="24"/>
          <w:rPrChange w:id="3198" w:author="Owner" w:date="2017-04-10T10:31:00Z">
            <w:rPr>
              <w:sz w:val="24"/>
              <w:szCs w:val="24"/>
            </w:rPr>
          </w:rPrChange>
        </w:rPr>
        <w:t>(</w:t>
      </w:r>
      <w:proofErr w:type="gramEnd"/>
      <w:r w:rsidRPr="00194C1D">
        <w:rPr>
          <w:rFonts w:ascii="Times New Roman" w:hAnsi="Times New Roman" w:cs="Times New Roman"/>
          <w:sz w:val="24"/>
          <w:szCs w:val="24"/>
          <w:rPrChange w:id="3199" w:author="Owner" w:date="2017-04-10T10:31:00Z">
            <w:rPr>
              <w:sz w:val="24"/>
              <w:szCs w:val="24"/>
            </w:rPr>
          </w:rPrChange>
        </w:rPr>
        <w:t xml:space="preserve">60, 0, 25, 10, 5). From this, and equations </w:t>
      </w:r>
      <w:del w:id="3200" w:author="Owner" w:date="2017-04-10T10:45:00Z">
        <w:r w:rsidRPr="00194C1D" w:rsidDel="00B343EF">
          <w:rPr>
            <w:rFonts w:ascii="Times New Roman" w:hAnsi="Times New Roman" w:cs="Times New Roman"/>
            <w:sz w:val="24"/>
            <w:szCs w:val="24"/>
            <w:rPrChange w:id="3201" w:author="Owner" w:date="2017-04-10T10:31:00Z">
              <w:rPr>
                <w:sz w:val="24"/>
                <w:szCs w:val="24"/>
              </w:rPr>
            </w:rPrChange>
          </w:rPr>
          <w:delText>5</w:delText>
        </w:r>
      </w:del>
      <w:ins w:id="3202" w:author="Owner" w:date="2017-04-10T10:45:00Z">
        <w:r w:rsidR="00B343EF">
          <w:rPr>
            <w:rFonts w:ascii="Times New Roman" w:hAnsi="Times New Roman" w:cs="Times New Roman"/>
            <w:sz w:val="24"/>
            <w:szCs w:val="24"/>
          </w:rPr>
          <w:t>6</w:t>
        </w:r>
      </w:ins>
      <w:r w:rsidRPr="00194C1D">
        <w:rPr>
          <w:rFonts w:ascii="Times New Roman" w:hAnsi="Times New Roman" w:cs="Times New Roman"/>
          <w:sz w:val="24"/>
          <w:szCs w:val="24"/>
          <w:rPrChange w:id="3203" w:author="Owner" w:date="2017-04-10T10:31:00Z">
            <w:rPr>
              <w:sz w:val="24"/>
              <w:szCs w:val="24"/>
            </w:rPr>
          </w:rPrChange>
        </w:rPr>
        <w:t xml:space="preserve">.1 and </w:t>
      </w:r>
      <w:del w:id="3204" w:author="Owner" w:date="2017-04-10T10:45:00Z">
        <w:r w:rsidRPr="00194C1D" w:rsidDel="00B343EF">
          <w:rPr>
            <w:rFonts w:ascii="Times New Roman" w:hAnsi="Times New Roman" w:cs="Times New Roman"/>
            <w:sz w:val="24"/>
            <w:szCs w:val="24"/>
            <w:rPrChange w:id="3205" w:author="Owner" w:date="2017-04-10T10:31:00Z">
              <w:rPr>
                <w:sz w:val="24"/>
                <w:szCs w:val="24"/>
              </w:rPr>
            </w:rPrChange>
          </w:rPr>
          <w:delText>5</w:delText>
        </w:r>
      </w:del>
      <w:ins w:id="3206" w:author="Owner" w:date="2017-04-10T10:45:00Z">
        <w:r w:rsidR="00B343EF">
          <w:rPr>
            <w:rFonts w:ascii="Times New Roman" w:hAnsi="Times New Roman" w:cs="Times New Roman"/>
            <w:sz w:val="24"/>
            <w:szCs w:val="24"/>
          </w:rPr>
          <w:t>6</w:t>
        </w:r>
      </w:ins>
      <w:r w:rsidRPr="00194C1D">
        <w:rPr>
          <w:rFonts w:ascii="Times New Roman" w:hAnsi="Times New Roman" w:cs="Times New Roman"/>
          <w:sz w:val="24"/>
          <w:szCs w:val="24"/>
          <w:rPrChange w:id="3207" w:author="Owner" w:date="2017-04-10T10:31:00Z">
            <w:rPr>
              <w:sz w:val="24"/>
              <w:szCs w:val="24"/>
            </w:rPr>
          </w:rPrChange>
        </w:rPr>
        <w:t>.2,</w:t>
      </w:r>
      <w:r w:rsidR="00161BCD" w:rsidRPr="00194C1D">
        <w:rPr>
          <w:rFonts w:ascii="Times New Roman" w:hAnsi="Times New Roman" w:cs="Times New Roman"/>
          <w:sz w:val="24"/>
          <w:szCs w:val="24"/>
          <w:rPrChange w:id="3208" w:author="Owner" w:date="2017-04-10T10:31:00Z">
            <w:rPr>
              <w:sz w:val="24"/>
              <w:szCs w:val="24"/>
            </w:rPr>
          </w:rPrChange>
        </w:rPr>
        <w:t xml:space="preserve"> above, we see we get the same vector of</w:t>
      </w:r>
      <w:r w:rsidR="006460E0" w:rsidRPr="00194C1D">
        <w:rPr>
          <w:rFonts w:ascii="Times New Roman" w:hAnsi="Times New Roman" w:cs="Times New Roman"/>
          <w:sz w:val="24"/>
          <w:szCs w:val="24"/>
          <w:rPrChange w:id="3209" w:author="Owner" w:date="2017-04-10T10:31:00Z">
            <w:rPr>
              <w:sz w:val="24"/>
              <w:szCs w:val="24"/>
            </w:rPr>
          </w:rPrChange>
        </w:rPr>
        <w:t xml:space="preserve"> means as specified in Table </w:t>
      </w:r>
      <w:del w:id="3210" w:author="Owner" w:date="2017-04-10T10:45:00Z">
        <w:r w:rsidR="006460E0" w:rsidRPr="00194C1D" w:rsidDel="00B343EF">
          <w:rPr>
            <w:rFonts w:ascii="Times New Roman" w:hAnsi="Times New Roman" w:cs="Times New Roman"/>
            <w:sz w:val="24"/>
            <w:szCs w:val="24"/>
            <w:rPrChange w:id="3211" w:author="Owner" w:date="2017-04-10T10:31:00Z">
              <w:rPr>
                <w:sz w:val="24"/>
                <w:szCs w:val="24"/>
              </w:rPr>
            </w:rPrChange>
          </w:rPr>
          <w:delText>5</w:delText>
        </w:r>
      </w:del>
      <w:ins w:id="3212" w:author="Owner" w:date="2017-04-10T10:45:00Z">
        <w:r w:rsidR="00B343EF">
          <w:rPr>
            <w:rFonts w:ascii="Times New Roman" w:hAnsi="Times New Roman" w:cs="Times New Roman"/>
            <w:sz w:val="24"/>
            <w:szCs w:val="24"/>
          </w:rPr>
          <w:t>6</w:t>
        </w:r>
      </w:ins>
      <w:r w:rsidR="006460E0" w:rsidRPr="00194C1D">
        <w:rPr>
          <w:rFonts w:ascii="Times New Roman" w:hAnsi="Times New Roman" w:cs="Times New Roman"/>
          <w:sz w:val="24"/>
          <w:szCs w:val="24"/>
          <w:rPrChange w:id="3213" w:author="Owner" w:date="2017-04-10T10:31:00Z">
            <w:rPr>
              <w:sz w:val="24"/>
              <w:szCs w:val="24"/>
            </w:rPr>
          </w:rPrChange>
        </w:rPr>
        <w:t>.1,</w:t>
      </w:r>
      <w:r w:rsidR="00161BCD" w:rsidRPr="00194C1D">
        <w:rPr>
          <w:rFonts w:ascii="Times New Roman" w:hAnsi="Times New Roman" w:cs="Times New Roman"/>
          <w:sz w:val="24"/>
          <w:szCs w:val="24"/>
          <w:rPrChange w:id="3214" w:author="Owner" w:date="2017-04-10T10:31:00Z">
            <w:rPr>
              <w:sz w:val="24"/>
              <w:szCs w:val="24"/>
            </w:rPr>
          </w:rPrChange>
        </w:rPr>
        <w:t xml:space="preserve"> and the standard deviation (square root of the variance) of each fraction is as follows:</w:t>
      </w:r>
    </w:p>
    <w:p w:rsidR="004D2D85" w:rsidRPr="00194C1D" w:rsidRDefault="004D2D85" w:rsidP="00727BC6">
      <w:pPr>
        <w:spacing w:after="0"/>
        <w:rPr>
          <w:rFonts w:ascii="Times New Roman" w:hAnsi="Times New Roman" w:cs="Times New Roman"/>
          <w:sz w:val="24"/>
          <w:szCs w:val="24"/>
          <w:rPrChange w:id="3215" w:author="Owner" w:date="2017-04-10T10:31:00Z">
            <w:rPr>
              <w:sz w:val="24"/>
              <w:szCs w:val="24"/>
            </w:rPr>
          </w:rPrChange>
        </w:rPr>
      </w:pPr>
    </w:p>
    <w:p w:rsidR="00161BCD" w:rsidRPr="00194C1D" w:rsidRDefault="004D2D85" w:rsidP="00727BC6">
      <w:pPr>
        <w:spacing w:after="0"/>
        <w:rPr>
          <w:rFonts w:ascii="Times New Roman" w:hAnsi="Times New Roman" w:cs="Times New Roman"/>
          <w:b/>
          <w:sz w:val="24"/>
          <w:szCs w:val="24"/>
          <w:rPrChange w:id="3216" w:author="Owner" w:date="2017-04-10T10:31:00Z">
            <w:rPr>
              <w:b/>
              <w:sz w:val="24"/>
              <w:szCs w:val="24"/>
            </w:rPr>
          </w:rPrChange>
        </w:rPr>
      </w:pPr>
      <w:r w:rsidRPr="00194C1D">
        <w:rPr>
          <w:rFonts w:ascii="Times New Roman" w:hAnsi="Times New Roman" w:cs="Times New Roman"/>
          <w:b/>
          <w:sz w:val="24"/>
          <w:szCs w:val="24"/>
          <w:rPrChange w:id="3217" w:author="Owner" w:date="2017-04-10T10:31:00Z">
            <w:rPr>
              <w:b/>
              <w:sz w:val="24"/>
              <w:szCs w:val="24"/>
            </w:rPr>
          </w:rPrChange>
        </w:rPr>
        <w:t xml:space="preserve">Table </w:t>
      </w:r>
      <w:ins w:id="3218" w:author="Owner" w:date="2017-04-10T10:32:00Z">
        <w:r w:rsidR="00194C1D">
          <w:rPr>
            <w:rFonts w:ascii="Times New Roman" w:hAnsi="Times New Roman" w:cs="Times New Roman"/>
            <w:b/>
            <w:sz w:val="24"/>
            <w:szCs w:val="24"/>
          </w:rPr>
          <w:t>6</w:t>
        </w:r>
      </w:ins>
      <w:del w:id="3219" w:author="Owner" w:date="2017-04-10T10:32:00Z">
        <w:r w:rsidRPr="00194C1D" w:rsidDel="00194C1D">
          <w:rPr>
            <w:rFonts w:ascii="Times New Roman" w:hAnsi="Times New Roman" w:cs="Times New Roman"/>
            <w:b/>
            <w:sz w:val="24"/>
            <w:szCs w:val="24"/>
            <w:rPrChange w:id="3220" w:author="Owner" w:date="2017-04-10T10:31:00Z">
              <w:rPr>
                <w:b/>
                <w:sz w:val="24"/>
                <w:szCs w:val="24"/>
              </w:rPr>
            </w:rPrChange>
          </w:rPr>
          <w:delText>5</w:delText>
        </w:r>
      </w:del>
      <w:r w:rsidRPr="00194C1D">
        <w:rPr>
          <w:rFonts w:ascii="Times New Roman" w:hAnsi="Times New Roman" w:cs="Times New Roman"/>
          <w:b/>
          <w:sz w:val="24"/>
          <w:szCs w:val="24"/>
          <w:rPrChange w:id="3221" w:author="Owner" w:date="2017-04-10T10:31:00Z">
            <w:rPr>
              <w:b/>
              <w:sz w:val="24"/>
              <w:szCs w:val="24"/>
            </w:rPr>
          </w:rPrChange>
        </w:rPr>
        <w:t>.</w:t>
      </w:r>
      <w:del w:id="3222" w:author="Owner" w:date="2017-04-10T10:32:00Z">
        <w:r w:rsidRPr="00194C1D" w:rsidDel="00194C1D">
          <w:rPr>
            <w:rFonts w:ascii="Times New Roman" w:hAnsi="Times New Roman" w:cs="Times New Roman"/>
            <w:b/>
            <w:sz w:val="24"/>
            <w:szCs w:val="24"/>
            <w:rPrChange w:id="3223" w:author="Owner" w:date="2017-04-10T10:31:00Z">
              <w:rPr>
                <w:b/>
                <w:sz w:val="24"/>
                <w:szCs w:val="24"/>
              </w:rPr>
            </w:rPrChange>
          </w:rPr>
          <w:delText>2</w:delText>
        </w:r>
      </w:del>
      <w:ins w:id="3224" w:author="Owner" w:date="2017-04-10T10:32:00Z">
        <w:r w:rsidR="00194C1D">
          <w:rPr>
            <w:rFonts w:ascii="Times New Roman" w:hAnsi="Times New Roman" w:cs="Times New Roman"/>
            <w:b/>
            <w:sz w:val="24"/>
            <w:szCs w:val="24"/>
          </w:rPr>
          <w:t>3</w:t>
        </w:r>
      </w:ins>
      <w:r w:rsidRPr="00194C1D">
        <w:rPr>
          <w:rFonts w:ascii="Times New Roman" w:hAnsi="Times New Roman" w:cs="Times New Roman"/>
          <w:b/>
          <w:sz w:val="24"/>
          <w:szCs w:val="24"/>
          <w:rPrChange w:id="3225" w:author="Owner" w:date="2017-04-10T10:31:00Z">
            <w:rPr>
              <w:b/>
              <w:sz w:val="24"/>
              <w:szCs w:val="24"/>
            </w:rPr>
          </w:rPrChange>
        </w:rPr>
        <w:t xml:space="preserve">.  Standard Deviation Values based on Dirichlet Distribution of Table </w:t>
      </w:r>
      <w:del w:id="3226" w:author="Owner" w:date="2017-04-10T10:45:00Z">
        <w:r w:rsidRPr="00194C1D" w:rsidDel="00B343EF">
          <w:rPr>
            <w:rFonts w:ascii="Times New Roman" w:hAnsi="Times New Roman" w:cs="Times New Roman"/>
            <w:b/>
            <w:sz w:val="24"/>
            <w:szCs w:val="24"/>
            <w:rPrChange w:id="3227" w:author="Owner" w:date="2017-04-10T10:31:00Z">
              <w:rPr>
                <w:b/>
                <w:sz w:val="24"/>
                <w:szCs w:val="24"/>
              </w:rPr>
            </w:rPrChange>
          </w:rPr>
          <w:delText>5</w:delText>
        </w:r>
      </w:del>
      <w:ins w:id="3228" w:author="Owner" w:date="2017-04-10T10:45:00Z">
        <w:r w:rsidR="00B343EF">
          <w:rPr>
            <w:rFonts w:ascii="Times New Roman" w:hAnsi="Times New Roman" w:cs="Times New Roman"/>
            <w:b/>
            <w:sz w:val="24"/>
            <w:szCs w:val="24"/>
          </w:rPr>
          <w:t>6</w:t>
        </w:r>
      </w:ins>
      <w:r w:rsidRPr="00194C1D">
        <w:rPr>
          <w:rFonts w:ascii="Times New Roman" w:hAnsi="Times New Roman" w:cs="Times New Roman"/>
          <w:b/>
          <w:sz w:val="24"/>
          <w:szCs w:val="24"/>
          <w:rPrChange w:id="3229" w:author="Owner" w:date="2017-04-10T10:31:00Z">
            <w:rPr>
              <w:b/>
              <w:sz w:val="24"/>
              <w:szCs w:val="24"/>
            </w:rPr>
          </w:rPrChange>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194C1D" w:rsidTr="002B202A">
        <w:trPr>
          <w:trHeight w:val="315"/>
        </w:trPr>
        <w:tc>
          <w:tcPr>
            <w:tcW w:w="192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1" w:author="Owner" w:date="2017-04-10T10:31:00Z">
                  <w:rPr>
                    <w:rFonts w:ascii="Calibri" w:eastAsia="Times New Roman" w:hAnsi="Calibri" w:cs="Calibri"/>
                    <w:color w:val="000000"/>
                    <w:sz w:val="24"/>
                    <w:szCs w:val="24"/>
                  </w:rPr>
                </w:rPrChange>
              </w:rPr>
              <w:t>LU_Classification</w:t>
            </w:r>
          </w:p>
        </w:tc>
        <w:tc>
          <w:tcPr>
            <w:tcW w:w="15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3" w:author="Owner" w:date="2017-04-10T10:31:00Z">
                  <w:rPr>
                    <w:rFonts w:ascii="Calibri" w:eastAsia="Times New Roman" w:hAnsi="Calibri" w:cs="Calibri"/>
                    <w:color w:val="000000"/>
                    <w:sz w:val="24"/>
                    <w:szCs w:val="24"/>
                  </w:rPr>
                </w:rPrChange>
              </w:rPr>
              <w:t>pools</w:t>
            </w:r>
          </w:p>
        </w:tc>
        <w:tc>
          <w:tcPr>
            <w:tcW w:w="17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5" w:author="Owner" w:date="2017-04-10T10:31:00Z">
                  <w:rPr>
                    <w:rFonts w:ascii="Calibri" w:eastAsia="Times New Roman" w:hAnsi="Calibri" w:cs="Calibri"/>
                    <w:color w:val="000000"/>
                    <w:sz w:val="24"/>
                    <w:szCs w:val="24"/>
                  </w:rPr>
                </w:rPrChange>
              </w:rPr>
              <w:t>cascades</w:t>
            </w:r>
          </w:p>
        </w:tc>
        <w:tc>
          <w:tcPr>
            <w:tcW w:w="134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7" w:author="Owner" w:date="2017-04-10T10:31:00Z">
                  <w:rPr>
                    <w:rFonts w:ascii="Calibri" w:eastAsia="Times New Roman" w:hAnsi="Calibri" w:cs="Calibri"/>
                    <w:color w:val="000000"/>
                    <w:sz w:val="24"/>
                    <w:szCs w:val="24"/>
                  </w:rPr>
                </w:rPrChange>
              </w:rPr>
              <w:t>glides</w:t>
            </w:r>
          </w:p>
        </w:tc>
        <w:tc>
          <w:tcPr>
            <w:tcW w:w="13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3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39" w:author="Owner" w:date="2017-04-10T10:31:00Z">
                  <w:rPr>
                    <w:rFonts w:ascii="Calibri" w:eastAsia="Times New Roman" w:hAnsi="Calibri" w:cs="Calibri"/>
                    <w:color w:val="000000"/>
                    <w:sz w:val="24"/>
                    <w:szCs w:val="24"/>
                  </w:rPr>
                </w:rPrChange>
              </w:rPr>
              <w:t>Riffles</w:t>
            </w:r>
          </w:p>
        </w:tc>
        <w:tc>
          <w:tcPr>
            <w:tcW w:w="1360" w:type="dxa"/>
            <w:shd w:val="clear" w:color="auto" w:fill="auto"/>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4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1" w:author="Owner" w:date="2017-04-10T10:31:00Z">
                  <w:rPr>
                    <w:rFonts w:ascii="Calibri" w:eastAsia="Times New Roman" w:hAnsi="Calibri" w:cs="Calibri"/>
                    <w:color w:val="000000"/>
                    <w:sz w:val="24"/>
                    <w:szCs w:val="24"/>
                  </w:rPr>
                </w:rPrChange>
              </w:rPr>
              <w:t>rapids</w:t>
            </w:r>
          </w:p>
        </w:tc>
      </w:tr>
      <w:tr w:rsidR="00161BCD" w:rsidRPr="00194C1D" w:rsidTr="002B202A">
        <w:trPr>
          <w:trHeight w:val="300"/>
        </w:trPr>
        <w:tc>
          <w:tcPr>
            <w:tcW w:w="1920" w:type="dxa"/>
            <w:shd w:val="clear" w:color="auto" w:fill="auto"/>
            <w:noWrap/>
            <w:vAlign w:val="bottom"/>
            <w:hideMark/>
          </w:tcPr>
          <w:p w:rsidR="00161BCD" w:rsidRPr="00194C1D" w:rsidRDefault="00161BCD" w:rsidP="00727BC6">
            <w:pPr>
              <w:spacing w:after="0" w:line="240" w:lineRule="auto"/>
              <w:rPr>
                <w:rFonts w:ascii="Times New Roman" w:eastAsia="Times New Roman" w:hAnsi="Times New Roman" w:cs="Times New Roman"/>
                <w:color w:val="000000"/>
                <w:sz w:val="24"/>
                <w:szCs w:val="24"/>
                <w:rPrChange w:id="324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3" w:author="Owner" w:date="2017-04-10T10:31:00Z">
                  <w:rPr>
                    <w:rFonts w:ascii="Calibri" w:eastAsia="Times New Roman" w:hAnsi="Calibri" w:cs="Calibri"/>
                    <w:color w:val="000000"/>
                    <w:sz w:val="24"/>
                    <w:szCs w:val="24"/>
                  </w:rPr>
                </w:rPrChange>
              </w:rPr>
              <w:t>Forest</w:t>
            </w:r>
          </w:p>
        </w:tc>
        <w:tc>
          <w:tcPr>
            <w:tcW w:w="15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44"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5" w:author="Owner" w:date="2017-04-10T10:31:00Z">
                  <w:rPr>
                    <w:rFonts w:ascii="Calibri" w:eastAsia="Times New Roman" w:hAnsi="Calibri" w:cs="Calibri"/>
                    <w:color w:val="000000"/>
                    <w:sz w:val="24"/>
                    <w:szCs w:val="24"/>
                  </w:rPr>
                </w:rPrChange>
              </w:rPr>
              <w:t>0.0049</w:t>
            </w:r>
          </w:p>
        </w:tc>
        <w:tc>
          <w:tcPr>
            <w:tcW w:w="17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46"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7" w:author="Owner" w:date="2017-04-10T10:31:00Z">
                  <w:rPr>
                    <w:rFonts w:ascii="Calibri" w:eastAsia="Times New Roman" w:hAnsi="Calibri" w:cs="Calibri"/>
                    <w:color w:val="000000"/>
                    <w:sz w:val="24"/>
                    <w:szCs w:val="24"/>
                  </w:rPr>
                </w:rPrChange>
              </w:rPr>
              <w:t>0</w:t>
            </w:r>
          </w:p>
        </w:tc>
        <w:tc>
          <w:tcPr>
            <w:tcW w:w="134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48"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49" w:author="Owner" w:date="2017-04-10T10:31:00Z">
                  <w:rPr>
                    <w:rFonts w:ascii="Calibri" w:eastAsia="Times New Roman" w:hAnsi="Calibri" w:cs="Calibri"/>
                    <w:color w:val="000000"/>
                    <w:sz w:val="24"/>
                    <w:szCs w:val="24"/>
                  </w:rPr>
                </w:rPrChange>
              </w:rPr>
              <w:t>0.0043</w:t>
            </w:r>
          </w:p>
        </w:tc>
        <w:tc>
          <w:tcPr>
            <w:tcW w:w="13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50"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51" w:author="Owner" w:date="2017-04-10T10:31:00Z">
                  <w:rPr>
                    <w:rFonts w:ascii="Calibri" w:eastAsia="Times New Roman" w:hAnsi="Calibri" w:cs="Calibri"/>
                    <w:color w:val="000000"/>
                    <w:sz w:val="24"/>
                    <w:szCs w:val="24"/>
                  </w:rPr>
                </w:rPrChange>
              </w:rPr>
              <w:t>0.003</w:t>
            </w:r>
          </w:p>
        </w:tc>
        <w:tc>
          <w:tcPr>
            <w:tcW w:w="1360" w:type="dxa"/>
            <w:shd w:val="clear" w:color="000000" w:fill="C5D9F1"/>
            <w:noWrap/>
            <w:vAlign w:val="bottom"/>
            <w:hideMark/>
          </w:tcPr>
          <w:p w:rsidR="00161BCD" w:rsidRPr="00194C1D" w:rsidRDefault="00161BCD" w:rsidP="00727BC6">
            <w:pPr>
              <w:spacing w:after="0" w:line="240" w:lineRule="auto"/>
              <w:jc w:val="right"/>
              <w:rPr>
                <w:rFonts w:ascii="Times New Roman" w:eastAsia="Times New Roman" w:hAnsi="Times New Roman" w:cs="Times New Roman"/>
                <w:color w:val="000000"/>
                <w:sz w:val="24"/>
                <w:szCs w:val="24"/>
                <w:rPrChange w:id="3252" w:author="Owner" w:date="2017-04-10T10:31:00Z">
                  <w:rPr>
                    <w:rFonts w:ascii="Calibri" w:eastAsia="Times New Roman" w:hAnsi="Calibri" w:cs="Calibri"/>
                    <w:color w:val="000000"/>
                    <w:sz w:val="24"/>
                    <w:szCs w:val="24"/>
                  </w:rPr>
                </w:rPrChange>
              </w:rPr>
            </w:pPr>
            <w:r w:rsidRPr="00194C1D">
              <w:rPr>
                <w:rFonts w:ascii="Times New Roman" w:eastAsia="Times New Roman" w:hAnsi="Times New Roman" w:cs="Times New Roman"/>
                <w:color w:val="000000"/>
                <w:sz w:val="24"/>
                <w:szCs w:val="24"/>
                <w:rPrChange w:id="3253" w:author="Owner" w:date="2017-04-10T10:31:00Z">
                  <w:rPr>
                    <w:rFonts w:ascii="Calibri" w:eastAsia="Times New Roman" w:hAnsi="Calibri" w:cs="Calibri"/>
                    <w:color w:val="000000"/>
                    <w:sz w:val="24"/>
                    <w:szCs w:val="24"/>
                  </w:rPr>
                </w:rPrChange>
              </w:rPr>
              <w:t>0.0022</w:t>
            </w:r>
          </w:p>
        </w:tc>
      </w:tr>
    </w:tbl>
    <w:p w:rsidR="00161BCD" w:rsidRPr="00194C1D" w:rsidRDefault="00161BCD" w:rsidP="00727BC6">
      <w:pPr>
        <w:spacing w:after="0"/>
        <w:rPr>
          <w:rFonts w:ascii="Times New Roman" w:hAnsi="Times New Roman" w:cs="Times New Roman"/>
          <w:sz w:val="24"/>
          <w:szCs w:val="24"/>
          <w:rPrChange w:id="3254" w:author="Owner" w:date="2017-04-10T10:31:00Z">
            <w:rPr>
              <w:sz w:val="24"/>
              <w:szCs w:val="24"/>
            </w:rPr>
          </w:rPrChange>
        </w:rPr>
      </w:pPr>
    </w:p>
    <w:p w:rsidR="00161BCD" w:rsidRPr="00194C1D" w:rsidRDefault="00161BCD" w:rsidP="00727BC6">
      <w:pPr>
        <w:spacing w:after="0"/>
        <w:rPr>
          <w:rFonts w:ascii="Times New Roman" w:hAnsi="Times New Roman" w:cs="Times New Roman"/>
          <w:sz w:val="24"/>
          <w:szCs w:val="24"/>
          <w:rPrChange w:id="3255" w:author="Owner" w:date="2017-04-10T10:31:00Z">
            <w:rPr>
              <w:sz w:val="24"/>
              <w:szCs w:val="24"/>
            </w:rPr>
          </w:rPrChange>
        </w:rPr>
      </w:pPr>
      <w:r w:rsidRPr="00194C1D">
        <w:rPr>
          <w:rFonts w:ascii="Times New Roman" w:hAnsi="Times New Roman" w:cs="Times New Roman"/>
          <w:sz w:val="24"/>
          <w:szCs w:val="24"/>
          <w:rPrChange w:id="3256" w:author="Owner" w:date="2017-04-10T10:31:00Z">
            <w:rPr>
              <w:sz w:val="24"/>
              <w:szCs w:val="24"/>
            </w:rPr>
          </w:rPrChange>
        </w:rPr>
        <w:t>Thus, with</w:t>
      </w:r>
      <w:r w:rsidR="004D2D85" w:rsidRPr="00194C1D">
        <w:rPr>
          <w:rFonts w:ascii="Times New Roman" w:hAnsi="Times New Roman" w:cs="Times New Roman"/>
          <w:sz w:val="24"/>
          <w:szCs w:val="24"/>
          <w:rPrChange w:id="3257" w:author="Owner" w:date="2017-04-10T10:31:00Z">
            <w:rPr>
              <w:sz w:val="24"/>
              <w:szCs w:val="24"/>
            </w:rPr>
          </w:rPrChange>
        </w:rPr>
        <w:t xml:space="preserve"> a set of mean proportions, and</w:t>
      </w:r>
      <w:r w:rsidRPr="00194C1D">
        <w:rPr>
          <w:rFonts w:ascii="Times New Roman" w:hAnsi="Times New Roman" w:cs="Times New Roman"/>
          <w:sz w:val="24"/>
          <w:szCs w:val="24"/>
          <w:rPrChange w:id="3258" w:author="Owner" w:date="2017-04-10T10:31:00Z">
            <w:rPr>
              <w:sz w:val="24"/>
              <w:szCs w:val="24"/>
            </w:rPr>
          </w:rPrChange>
        </w:rPr>
        <w:t xml:space="preserve"> a single value</w:t>
      </w:r>
      <w:r w:rsidR="004D2D85" w:rsidRPr="00194C1D">
        <w:rPr>
          <w:rFonts w:ascii="Times New Roman" w:hAnsi="Times New Roman" w:cs="Times New Roman"/>
          <w:sz w:val="24"/>
          <w:szCs w:val="24"/>
          <w:rPrChange w:id="3259" w:author="Owner" w:date="2017-04-10T10:31:00Z">
            <w:rPr>
              <w:sz w:val="24"/>
              <w:szCs w:val="24"/>
            </w:rPr>
          </w:rPrChange>
        </w:rPr>
        <w:t xml:space="preserve"> for “</w:t>
      </w:r>
      <w:r w:rsidRPr="00194C1D">
        <w:rPr>
          <w:rFonts w:ascii="Times New Roman" w:hAnsi="Times New Roman" w:cs="Times New Roman"/>
          <w:sz w:val="24"/>
          <w:szCs w:val="24"/>
          <w:rPrChange w:id="3260" w:author="Owner" w:date="2017-04-10T10:31:00Z">
            <w:rPr>
              <w:sz w:val="24"/>
              <w:szCs w:val="24"/>
            </w:rPr>
          </w:rPrChange>
        </w:rPr>
        <w:t>alpha.N</w:t>
      </w:r>
      <w:r w:rsidR="004D2D85" w:rsidRPr="00194C1D">
        <w:rPr>
          <w:rFonts w:ascii="Times New Roman" w:hAnsi="Times New Roman" w:cs="Times New Roman"/>
          <w:sz w:val="24"/>
          <w:szCs w:val="24"/>
          <w:rPrChange w:id="3261" w:author="Owner" w:date="2017-04-10T10:31:00Z">
            <w:rPr>
              <w:sz w:val="24"/>
              <w:szCs w:val="24"/>
            </w:rPr>
          </w:rPrChange>
        </w:rPr>
        <w:t xml:space="preserve">”, </w:t>
      </w:r>
      <w:r w:rsidRPr="00194C1D">
        <w:rPr>
          <w:rFonts w:ascii="Times New Roman" w:hAnsi="Times New Roman" w:cs="Times New Roman"/>
          <w:sz w:val="24"/>
          <w:szCs w:val="24"/>
          <w:rPrChange w:id="3262" w:author="Owner" w:date="2017-04-10T10:31:00Z">
            <w:rPr>
              <w:sz w:val="24"/>
              <w:szCs w:val="24"/>
            </w:rPr>
          </w:rPrChange>
        </w:rPr>
        <w:t xml:space="preserve">we can specify </w:t>
      </w:r>
      <w:r w:rsidR="004D2D85" w:rsidRPr="00194C1D">
        <w:rPr>
          <w:rFonts w:ascii="Times New Roman" w:hAnsi="Times New Roman" w:cs="Times New Roman"/>
          <w:sz w:val="24"/>
          <w:szCs w:val="24"/>
          <w:rPrChange w:id="3263" w:author="Owner" w:date="2017-04-10T10:31:00Z">
            <w:rPr>
              <w:sz w:val="24"/>
              <w:szCs w:val="24"/>
            </w:rPr>
          </w:rPrChange>
        </w:rPr>
        <w:t xml:space="preserve">fully specify a Dirichlet distribution and calculate standard deviations for all proportions. </w:t>
      </w:r>
      <w:r w:rsidRPr="00194C1D">
        <w:rPr>
          <w:rFonts w:ascii="Times New Roman" w:hAnsi="Times New Roman" w:cs="Times New Roman"/>
          <w:sz w:val="24"/>
          <w:szCs w:val="24"/>
          <w:rPrChange w:id="3264" w:author="Owner" w:date="2017-04-10T10:31:00Z">
            <w:rPr>
              <w:sz w:val="24"/>
              <w:szCs w:val="24"/>
            </w:rPr>
          </w:rPrChange>
        </w:rPr>
        <w:t>Note that these are not independent from one another.  This must be so to ensure all values in the row add to one in call cases.</w:t>
      </w:r>
    </w:p>
    <w:p w:rsidR="00087AFE" w:rsidRPr="00194C1D" w:rsidRDefault="00087AFE" w:rsidP="00727BC6">
      <w:pPr>
        <w:spacing w:after="0"/>
        <w:rPr>
          <w:rFonts w:ascii="Times New Roman" w:hAnsi="Times New Roman" w:cs="Times New Roman"/>
          <w:sz w:val="24"/>
          <w:szCs w:val="24"/>
          <w:rPrChange w:id="3265" w:author="Owner" w:date="2017-04-10T10:31:00Z">
            <w:rPr>
              <w:sz w:val="24"/>
              <w:szCs w:val="24"/>
            </w:rPr>
          </w:rPrChange>
        </w:rPr>
      </w:pPr>
    </w:p>
    <w:p w:rsidR="00161BCD" w:rsidRPr="00194C1D" w:rsidRDefault="00161BCD" w:rsidP="00727BC6">
      <w:pPr>
        <w:spacing w:after="0"/>
        <w:rPr>
          <w:rFonts w:ascii="Times New Roman" w:hAnsi="Times New Roman" w:cs="Times New Roman"/>
          <w:sz w:val="24"/>
          <w:szCs w:val="24"/>
          <w:rPrChange w:id="3266" w:author="Owner" w:date="2017-04-10T10:31:00Z">
            <w:rPr>
              <w:sz w:val="24"/>
              <w:szCs w:val="24"/>
            </w:rPr>
          </w:rPrChange>
        </w:rPr>
      </w:pPr>
      <w:r w:rsidRPr="00194C1D">
        <w:rPr>
          <w:rFonts w:ascii="Times New Roman" w:hAnsi="Times New Roman" w:cs="Times New Roman"/>
          <w:sz w:val="24"/>
          <w:szCs w:val="24"/>
          <w:rPrChange w:id="3267" w:author="Owner" w:date="2017-04-10T10:31:00Z">
            <w:rPr>
              <w:sz w:val="24"/>
              <w:szCs w:val="24"/>
            </w:rPr>
          </w:rPrChange>
        </w:rPr>
        <w:t>Using alpha.N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194C1D">
        <w:rPr>
          <w:rFonts w:ascii="Times New Roman" w:hAnsi="Times New Roman" w:cs="Times New Roman"/>
          <w:b/>
          <w:i/>
          <w:sz w:val="24"/>
          <w:szCs w:val="24"/>
          <w:rPrChange w:id="3268" w:author="Owner" w:date="2017-04-10T10:31:00Z">
            <w:rPr>
              <w:b/>
              <w:i/>
              <w:sz w:val="24"/>
              <w:szCs w:val="24"/>
            </w:rPr>
          </w:rPrChange>
        </w:rPr>
        <w:t>.  The alpha</w:t>
      </w:r>
      <w:r w:rsidR="008E14FD" w:rsidRPr="00194C1D">
        <w:rPr>
          <w:rFonts w:ascii="Times New Roman" w:hAnsi="Times New Roman" w:cs="Times New Roman"/>
          <w:b/>
          <w:i/>
          <w:sz w:val="24"/>
          <w:szCs w:val="24"/>
          <w:rPrChange w:id="3269" w:author="Owner" w:date="2017-04-10T10:31:00Z">
            <w:rPr>
              <w:b/>
              <w:i/>
              <w:sz w:val="24"/>
              <w:szCs w:val="24"/>
            </w:rPr>
          </w:rPrChange>
        </w:rPr>
        <w:t>.N</w:t>
      </w:r>
      <w:r w:rsidRPr="00194C1D">
        <w:rPr>
          <w:rFonts w:ascii="Times New Roman" w:hAnsi="Times New Roman" w:cs="Times New Roman"/>
          <w:b/>
          <w:i/>
          <w:sz w:val="24"/>
          <w:szCs w:val="24"/>
          <w:rPrChange w:id="3270" w:author="Owner" w:date="2017-04-10T10:31:00Z">
            <w:rPr>
              <w:b/>
              <w:i/>
              <w:sz w:val="24"/>
              <w:szCs w:val="24"/>
            </w:rPr>
          </w:rPrChange>
        </w:rPr>
        <w:t xml:space="preserve"> value may be thought of as the number of samples from which the estimated means were obtained</w:t>
      </w:r>
      <w:r w:rsidRPr="00194C1D">
        <w:rPr>
          <w:rFonts w:ascii="Times New Roman" w:hAnsi="Times New Roman" w:cs="Times New Roman"/>
          <w:sz w:val="24"/>
          <w:szCs w:val="24"/>
          <w:rPrChange w:id="3271" w:author="Owner" w:date="2017-04-10T10:31:00Z">
            <w:rPr>
              <w:sz w:val="24"/>
              <w:szCs w:val="24"/>
            </w:rPr>
          </w:rPrChange>
        </w:rPr>
        <w:t>.  Thus, increasing the alpha</w:t>
      </w:r>
      <w:r w:rsidR="008E14FD" w:rsidRPr="00194C1D">
        <w:rPr>
          <w:rFonts w:ascii="Times New Roman" w:hAnsi="Times New Roman" w:cs="Times New Roman"/>
          <w:sz w:val="24"/>
          <w:szCs w:val="24"/>
          <w:rPrChange w:id="3272" w:author="Owner" w:date="2017-04-10T10:31:00Z">
            <w:rPr>
              <w:sz w:val="24"/>
              <w:szCs w:val="24"/>
            </w:rPr>
          </w:rPrChange>
        </w:rPr>
        <w:t>.N</w:t>
      </w:r>
      <w:r w:rsidRPr="00194C1D">
        <w:rPr>
          <w:rFonts w:ascii="Times New Roman" w:hAnsi="Times New Roman" w:cs="Times New Roman"/>
          <w:sz w:val="24"/>
          <w:szCs w:val="24"/>
          <w:rPrChange w:id="3273" w:author="Owner" w:date="2017-04-10T10:31:00Z">
            <w:rPr>
              <w:sz w:val="24"/>
              <w:szCs w:val="24"/>
            </w:rPr>
          </w:rPrChange>
        </w:rPr>
        <w:t xml:space="preserve"> value results in less uncertainty in the estimated means.  As alpha.N values are increased, the standard deviations go down.</w:t>
      </w:r>
    </w:p>
    <w:p w:rsidR="005B220C" w:rsidRPr="00194C1D" w:rsidRDefault="005B220C" w:rsidP="00727BC6">
      <w:pPr>
        <w:spacing w:after="0"/>
        <w:rPr>
          <w:rFonts w:ascii="Times New Roman" w:hAnsi="Times New Roman" w:cs="Times New Roman"/>
          <w:sz w:val="24"/>
          <w:szCs w:val="24"/>
          <w:rPrChange w:id="3274" w:author="Owner" w:date="2017-04-10T10:31:00Z">
            <w:rPr>
              <w:sz w:val="24"/>
              <w:szCs w:val="24"/>
            </w:rPr>
          </w:rPrChange>
        </w:rPr>
      </w:pPr>
    </w:p>
    <w:p w:rsidR="00624762" w:rsidRPr="00194C1D" w:rsidRDefault="001A6BE9" w:rsidP="00727BC6">
      <w:pPr>
        <w:spacing w:after="0"/>
        <w:rPr>
          <w:rFonts w:ascii="Times New Roman" w:hAnsi="Times New Roman" w:cs="Times New Roman"/>
          <w:sz w:val="24"/>
          <w:szCs w:val="24"/>
          <w:rPrChange w:id="3275" w:author="Owner" w:date="2017-04-10T10:31:00Z">
            <w:rPr>
              <w:sz w:val="24"/>
              <w:szCs w:val="24"/>
            </w:rPr>
          </w:rPrChange>
        </w:rPr>
      </w:pPr>
      <w:r w:rsidRPr="00194C1D">
        <w:rPr>
          <w:rFonts w:ascii="Times New Roman" w:hAnsi="Times New Roman" w:cs="Times New Roman"/>
          <w:sz w:val="24"/>
          <w:szCs w:val="24"/>
          <w:rPrChange w:id="3276" w:author="Owner" w:date="2017-04-10T10:31:00Z">
            <w:rPr>
              <w:sz w:val="24"/>
              <w:szCs w:val="24"/>
            </w:rPr>
          </w:rPrChange>
        </w:rPr>
        <w:t>When specifying year to year, site to site, or within site variability, thinking of alpha.N in this way may not be as intuitive, as it’s not really describing an uncertainty – it’s describing actual</w:t>
      </w:r>
      <w:r w:rsidR="006460E0" w:rsidRPr="00194C1D">
        <w:rPr>
          <w:rFonts w:ascii="Times New Roman" w:hAnsi="Times New Roman" w:cs="Times New Roman"/>
          <w:sz w:val="24"/>
          <w:szCs w:val="24"/>
          <w:rPrChange w:id="3277" w:author="Owner" w:date="2017-04-10T10:31:00Z">
            <w:rPr>
              <w:sz w:val="24"/>
              <w:szCs w:val="24"/>
            </w:rPr>
          </w:rPrChange>
        </w:rPr>
        <w:t xml:space="preserve">, </w:t>
      </w:r>
      <w:r w:rsidR="006460E0" w:rsidRPr="00194C1D">
        <w:rPr>
          <w:rFonts w:ascii="Times New Roman" w:hAnsi="Times New Roman" w:cs="Times New Roman"/>
          <w:sz w:val="24"/>
          <w:szCs w:val="24"/>
          <w:rPrChange w:id="3278" w:author="Owner" w:date="2017-04-10T10:31:00Z">
            <w:rPr>
              <w:sz w:val="24"/>
              <w:szCs w:val="24"/>
            </w:rPr>
          </w:rPrChange>
        </w:rPr>
        <w:lastRenderedPageBreak/>
        <w:t>natural</w:t>
      </w:r>
      <w:r w:rsidRPr="00194C1D">
        <w:rPr>
          <w:rFonts w:ascii="Times New Roman" w:hAnsi="Times New Roman" w:cs="Times New Roman"/>
          <w:sz w:val="24"/>
          <w:szCs w:val="24"/>
          <w:rPrChange w:id="3279" w:author="Owner" w:date="2017-04-10T10:31:00Z">
            <w:rPr>
              <w:sz w:val="24"/>
              <w:szCs w:val="24"/>
            </w:rPr>
          </w:rPrChange>
        </w:rPr>
        <w:t xml:space="preserve"> variability.  However, it may still offer the user some insight into how to use alpha.N to describe variability:  higher alpha.N values correspond to lower variabilities.  </w:t>
      </w:r>
    </w:p>
    <w:p w:rsidR="001A6BE9" w:rsidRPr="00194C1D" w:rsidRDefault="001A6BE9" w:rsidP="00727BC6">
      <w:pPr>
        <w:spacing w:after="0"/>
        <w:rPr>
          <w:rFonts w:ascii="Times New Roman" w:hAnsi="Times New Roman" w:cs="Times New Roman"/>
          <w:sz w:val="24"/>
          <w:szCs w:val="24"/>
          <w:rPrChange w:id="3280" w:author="Owner" w:date="2017-04-10T10:31:00Z">
            <w:rPr>
              <w:sz w:val="24"/>
              <w:szCs w:val="24"/>
            </w:rPr>
          </w:rPrChange>
        </w:rPr>
      </w:pPr>
      <w:r w:rsidRPr="00194C1D">
        <w:rPr>
          <w:rFonts w:ascii="Times New Roman" w:hAnsi="Times New Roman" w:cs="Times New Roman"/>
          <w:sz w:val="24"/>
          <w:szCs w:val="24"/>
          <w:rPrChange w:id="3281" w:author="Owner" w:date="2017-04-10T10:31:00Z">
            <w:rPr>
              <w:sz w:val="24"/>
              <w:szCs w:val="24"/>
            </w:rPr>
          </w:rPrChange>
        </w:rPr>
        <w:t xml:space="preserve">The user is NOT allowed to enter standard deviations directly and let the program calculate alpha.N or a vector of </w:t>
      </w:r>
      <w:r w:rsidRPr="00194C1D">
        <w:rPr>
          <w:rFonts w:ascii="Times New Roman" w:hAnsi="Times New Roman" w:cs="Times New Roman"/>
          <w:b/>
          <w:sz w:val="24"/>
          <w:szCs w:val="24"/>
          <w:rPrChange w:id="3282" w:author="Owner" w:date="2017-04-10T10:31:00Z">
            <w:rPr>
              <w:b/>
              <w:sz w:val="24"/>
              <w:szCs w:val="24"/>
            </w:rPr>
          </w:rPrChange>
        </w:rPr>
        <w:t>α</w:t>
      </w:r>
      <w:r w:rsidRPr="00194C1D">
        <w:rPr>
          <w:rFonts w:ascii="Times New Roman" w:hAnsi="Times New Roman" w:cs="Times New Roman"/>
          <w:sz w:val="24"/>
          <w:szCs w:val="24"/>
          <w:rPrChange w:id="3283" w:author="Owner" w:date="2017-04-10T10:31:00Z">
            <w:rPr>
              <w:sz w:val="24"/>
              <w:szCs w:val="24"/>
            </w:rPr>
          </w:rPrChange>
        </w:rPr>
        <w:t xml:space="preserve"> values from the standard deviations; this precludes the user from entering input values that </w:t>
      </w:r>
      <w:r w:rsidR="004D2D85" w:rsidRPr="00194C1D">
        <w:rPr>
          <w:rFonts w:ascii="Times New Roman" w:hAnsi="Times New Roman" w:cs="Times New Roman"/>
          <w:sz w:val="24"/>
          <w:szCs w:val="24"/>
          <w:rPrChange w:id="3284" w:author="Owner" w:date="2017-04-10T10:31:00Z">
            <w:rPr>
              <w:sz w:val="24"/>
              <w:szCs w:val="24"/>
            </w:rPr>
          </w:rPrChange>
        </w:rPr>
        <w:t>are not consistent with a valid</w:t>
      </w:r>
      <w:r w:rsidRPr="00194C1D">
        <w:rPr>
          <w:rFonts w:ascii="Times New Roman" w:hAnsi="Times New Roman" w:cs="Times New Roman"/>
          <w:sz w:val="24"/>
          <w:szCs w:val="24"/>
          <w:rPrChange w:id="3285" w:author="Owner" w:date="2017-04-10T10:31:00Z">
            <w:rPr>
              <w:sz w:val="24"/>
              <w:szCs w:val="24"/>
            </w:rPr>
          </w:rPrChange>
        </w:rPr>
        <w:t xml:space="preserve"> Dirichlet distribution.</w:t>
      </w:r>
    </w:p>
    <w:p w:rsidR="00161BCD" w:rsidRPr="00194C1D" w:rsidRDefault="00161BCD" w:rsidP="00727BC6">
      <w:pPr>
        <w:spacing w:after="0"/>
        <w:rPr>
          <w:rFonts w:ascii="Times New Roman" w:hAnsi="Times New Roman" w:cs="Times New Roman"/>
          <w:sz w:val="24"/>
          <w:szCs w:val="24"/>
          <w:rPrChange w:id="3286" w:author="Owner" w:date="2017-04-10T10:31:00Z">
            <w:rPr>
              <w:sz w:val="24"/>
              <w:szCs w:val="24"/>
            </w:rPr>
          </w:rPrChange>
        </w:rPr>
      </w:pPr>
    </w:p>
    <w:p w:rsidR="006B3BD8" w:rsidRPr="00194C1D" w:rsidRDefault="006B3BD8" w:rsidP="00727BC6">
      <w:pPr>
        <w:spacing w:after="0"/>
        <w:rPr>
          <w:rFonts w:ascii="Times New Roman" w:hAnsi="Times New Roman" w:cs="Times New Roman"/>
          <w:sz w:val="24"/>
          <w:szCs w:val="24"/>
          <w:rPrChange w:id="3287" w:author="Owner" w:date="2017-04-10T10:31:00Z">
            <w:rPr>
              <w:sz w:val="24"/>
              <w:szCs w:val="24"/>
            </w:rPr>
          </w:rPrChange>
        </w:rPr>
      </w:pPr>
    </w:p>
    <w:p w:rsidR="00A600E8" w:rsidRPr="00194C1D" w:rsidRDefault="005B220C" w:rsidP="00194C1D">
      <w:pPr>
        <w:pStyle w:val="ListParagraph"/>
        <w:numPr>
          <w:ilvl w:val="1"/>
          <w:numId w:val="20"/>
        </w:numPr>
        <w:spacing w:after="0"/>
        <w:rPr>
          <w:rFonts w:ascii="Times New Roman" w:hAnsi="Times New Roman" w:cs="Times New Roman"/>
          <w:b/>
          <w:sz w:val="24"/>
          <w:szCs w:val="24"/>
          <w:rPrChange w:id="3288" w:author="Owner" w:date="2017-04-10T10:31:00Z">
            <w:rPr>
              <w:b/>
              <w:sz w:val="24"/>
              <w:szCs w:val="24"/>
            </w:rPr>
          </w:rPrChange>
        </w:rPr>
        <w:pPrChange w:id="3289" w:author="Owner" w:date="2017-04-10T10:32:00Z">
          <w:pPr>
            <w:pStyle w:val="ListParagraph"/>
            <w:numPr>
              <w:ilvl w:val="1"/>
              <w:numId w:val="9"/>
            </w:numPr>
            <w:spacing w:after="0"/>
            <w:ind w:hanging="720"/>
          </w:pPr>
        </w:pPrChange>
      </w:pPr>
      <w:r w:rsidRPr="00194C1D">
        <w:rPr>
          <w:rFonts w:ascii="Times New Roman" w:hAnsi="Times New Roman" w:cs="Times New Roman"/>
          <w:b/>
          <w:sz w:val="24"/>
          <w:szCs w:val="24"/>
          <w:rPrChange w:id="3290" w:author="Owner" w:date="2017-04-10T10:31:00Z">
            <w:rPr>
              <w:b/>
              <w:sz w:val="24"/>
              <w:szCs w:val="24"/>
            </w:rPr>
          </w:rPrChange>
        </w:rPr>
        <w:t xml:space="preserve"> </w:t>
      </w:r>
      <w:r w:rsidR="00A600E8" w:rsidRPr="00194C1D">
        <w:rPr>
          <w:rFonts w:ascii="Times New Roman" w:hAnsi="Times New Roman" w:cs="Times New Roman"/>
          <w:b/>
          <w:sz w:val="24"/>
          <w:szCs w:val="24"/>
          <w:rPrChange w:id="3291" w:author="Owner" w:date="2017-04-10T10:31:00Z">
            <w:rPr>
              <w:b/>
              <w:sz w:val="24"/>
              <w:szCs w:val="24"/>
            </w:rPr>
          </w:rPrChange>
        </w:rPr>
        <w:t>Correlation Structure of Input Parameters</w:t>
      </w:r>
    </w:p>
    <w:p w:rsidR="00624762" w:rsidRPr="00194C1D" w:rsidRDefault="00624762" w:rsidP="00624762">
      <w:pPr>
        <w:pStyle w:val="ListParagraph"/>
        <w:spacing w:after="0"/>
        <w:rPr>
          <w:rFonts w:ascii="Times New Roman" w:hAnsi="Times New Roman" w:cs="Times New Roman"/>
          <w:b/>
          <w:sz w:val="24"/>
          <w:szCs w:val="24"/>
          <w:rPrChange w:id="3292" w:author="Owner" w:date="2017-04-10T10:31:00Z">
            <w:rPr>
              <w:b/>
              <w:sz w:val="24"/>
              <w:szCs w:val="24"/>
            </w:rPr>
          </w:rPrChange>
        </w:rPr>
      </w:pPr>
    </w:p>
    <w:p w:rsidR="006B3BD8" w:rsidRPr="00194C1D" w:rsidRDefault="006B3BD8" w:rsidP="006B3BD8">
      <w:pPr>
        <w:spacing w:after="0"/>
        <w:rPr>
          <w:rFonts w:ascii="Times New Roman" w:hAnsi="Times New Roman" w:cs="Times New Roman"/>
          <w:sz w:val="24"/>
          <w:szCs w:val="24"/>
          <w:rPrChange w:id="3293" w:author="Owner" w:date="2017-04-10T10:31:00Z">
            <w:rPr>
              <w:sz w:val="24"/>
              <w:szCs w:val="24"/>
            </w:rPr>
          </w:rPrChange>
        </w:rPr>
      </w:pPr>
      <w:r w:rsidRPr="00194C1D">
        <w:rPr>
          <w:rFonts w:ascii="Times New Roman" w:hAnsi="Times New Roman" w:cs="Times New Roman"/>
          <w:sz w:val="24"/>
          <w:szCs w:val="24"/>
          <w:rPrChange w:id="3294" w:author="Owner" w:date="2017-04-10T10:31:00Z">
            <w:rPr>
              <w:sz w:val="24"/>
              <w:szCs w:val="24"/>
            </w:rPr>
          </w:rPrChange>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194C1D" w:rsidRDefault="006B3BD8" w:rsidP="00624762">
      <w:pPr>
        <w:pStyle w:val="ListParagraph"/>
        <w:spacing w:after="0"/>
        <w:rPr>
          <w:rFonts w:ascii="Times New Roman" w:hAnsi="Times New Roman" w:cs="Times New Roman"/>
          <w:b/>
          <w:sz w:val="24"/>
          <w:szCs w:val="24"/>
          <w:rPrChange w:id="3295" w:author="Owner" w:date="2017-04-10T10:31:00Z">
            <w:rPr>
              <w:b/>
              <w:sz w:val="24"/>
              <w:szCs w:val="24"/>
            </w:rPr>
          </w:rPrChange>
        </w:rPr>
      </w:pPr>
    </w:p>
    <w:p w:rsidR="00D575AD" w:rsidRPr="00194C1D" w:rsidRDefault="00624762" w:rsidP="00727BC6">
      <w:pPr>
        <w:spacing w:after="0"/>
        <w:rPr>
          <w:rFonts w:ascii="Times New Roman" w:hAnsi="Times New Roman" w:cs="Times New Roman"/>
          <w:sz w:val="24"/>
          <w:szCs w:val="24"/>
          <w:rPrChange w:id="3296" w:author="Owner" w:date="2017-04-10T10:31:00Z">
            <w:rPr>
              <w:sz w:val="24"/>
              <w:szCs w:val="24"/>
            </w:rPr>
          </w:rPrChange>
        </w:rPr>
      </w:pPr>
      <w:r w:rsidRPr="00194C1D">
        <w:rPr>
          <w:rFonts w:ascii="Times New Roman" w:hAnsi="Times New Roman" w:cs="Times New Roman"/>
          <w:sz w:val="24"/>
          <w:szCs w:val="24"/>
          <w:rPrChange w:id="3297" w:author="Owner" w:date="2017-04-10T10:31:00Z">
            <w:rPr>
              <w:sz w:val="24"/>
              <w:szCs w:val="24"/>
            </w:rPr>
          </w:rPrChange>
        </w:rPr>
        <w:t>As described in section 4</w:t>
      </w:r>
      <w:r w:rsidR="00D575AD" w:rsidRPr="00194C1D">
        <w:rPr>
          <w:rFonts w:ascii="Times New Roman" w:hAnsi="Times New Roman" w:cs="Times New Roman"/>
          <w:sz w:val="24"/>
          <w:szCs w:val="24"/>
          <w:rPrChange w:id="3298" w:author="Owner" w:date="2017-04-10T10:31:00Z">
            <w:rPr>
              <w:sz w:val="24"/>
              <w:szCs w:val="24"/>
            </w:rPr>
          </w:rPrChange>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194C1D">
        <w:rPr>
          <w:rFonts w:ascii="Times New Roman" w:hAnsi="Times New Roman" w:cs="Times New Roman"/>
          <w:sz w:val="24"/>
          <w:szCs w:val="24"/>
          <w:rPrChange w:id="3299" w:author="Owner" w:date="2017-04-10T10:31:00Z">
            <w:rPr>
              <w:sz w:val="24"/>
              <w:szCs w:val="24"/>
            </w:rPr>
          </w:rPrChange>
        </w:rPr>
        <w:t>rrelation structures are induced</w:t>
      </w:r>
      <w:r w:rsidR="00D575AD" w:rsidRPr="00194C1D">
        <w:rPr>
          <w:rFonts w:ascii="Times New Roman" w:hAnsi="Times New Roman" w:cs="Times New Roman"/>
          <w:sz w:val="24"/>
          <w:szCs w:val="24"/>
          <w:rPrChange w:id="3300" w:author="Owner" w:date="2017-04-10T10:31:00Z">
            <w:rPr>
              <w:sz w:val="24"/>
              <w:szCs w:val="24"/>
            </w:rPr>
          </w:rPrChange>
        </w:rPr>
        <w:t xml:space="preserve"> in the data.  These correlations are important as they may have significant impacts on the variability of model results.</w:t>
      </w:r>
    </w:p>
    <w:p w:rsidR="007B1D9C" w:rsidRPr="00194C1D" w:rsidRDefault="007B1D9C" w:rsidP="00727BC6">
      <w:pPr>
        <w:spacing w:after="0"/>
        <w:rPr>
          <w:rFonts w:ascii="Times New Roman" w:hAnsi="Times New Roman" w:cs="Times New Roman"/>
          <w:sz w:val="24"/>
          <w:szCs w:val="24"/>
          <w:rPrChange w:id="3301" w:author="Owner" w:date="2017-04-10T10:31:00Z">
            <w:rPr>
              <w:sz w:val="24"/>
              <w:szCs w:val="24"/>
            </w:rPr>
          </w:rPrChange>
        </w:rPr>
      </w:pPr>
    </w:p>
    <w:p w:rsidR="007B1D9C" w:rsidRPr="00194C1D" w:rsidRDefault="00D65988" w:rsidP="00194C1D">
      <w:pPr>
        <w:pStyle w:val="ListParagraph"/>
        <w:numPr>
          <w:ilvl w:val="2"/>
          <w:numId w:val="20"/>
        </w:numPr>
        <w:spacing w:after="0"/>
        <w:rPr>
          <w:rFonts w:ascii="Times New Roman" w:hAnsi="Times New Roman" w:cs="Times New Roman"/>
          <w:b/>
          <w:sz w:val="24"/>
          <w:szCs w:val="24"/>
          <w:rPrChange w:id="3302" w:author="Owner" w:date="2017-04-10T10:31:00Z">
            <w:rPr>
              <w:b/>
              <w:sz w:val="24"/>
              <w:szCs w:val="24"/>
            </w:rPr>
          </w:rPrChange>
        </w:rPr>
        <w:pPrChange w:id="3303"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3304" w:author="Owner" w:date="2017-04-10T10:31:00Z">
            <w:rPr>
              <w:b/>
              <w:sz w:val="24"/>
              <w:szCs w:val="24"/>
            </w:rPr>
          </w:rPrChange>
        </w:rPr>
        <w:t>Correlation Structure for Normally Distributed Variables</w:t>
      </w:r>
    </w:p>
    <w:p w:rsidR="00D65988" w:rsidRPr="00194C1D" w:rsidRDefault="00D65988" w:rsidP="00D65988">
      <w:pPr>
        <w:pStyle w:val="ListParagraph"/>
        <w:spacing w:after="0"/>
        <w:rPr>
          <w:rFonts w:ascii="Times New Roman" w:hAnsi="Times New Roman" w:cs="Times New Roman"/>
          <w:sz w:val="24"/>
          <w:szCs w:val="24"/>
          <w:rPrChange w:id="3305" w:author="Owner" w:date="2017-04-10T10:31:00Z">
            <w:rPr>
              <w:sz w:val="24"/>
              <w:szCs w:val="24"/>
            </w:rPr>
          </w:rPrChange>
        </w:rPr>
      </w:pPr>
    </w:p>
    <w:p w:rsidR="002424AC" w:rsidRPr="00194C1D" w:rsidRDefault="004D2D85" w:rsidP="002424AC">
      <w:pPr>
        <w:spacing w:after="0"/>
        <w:rPr>
          <w:rFonts w:ascii="Times New Roman" w:hAnsi="Times New Roman" w:cs="Times New Roman"/>
          <w:sz w:val="24"/>
          <w:szCs w:val="24"/>
          <w:rPrChange w:id="3306" w:author="Owner" w:date="2017-04-10T10:31:00Z">
            <w:rPr>
              <w:sz w:val="24"/>
              <w:szCs w:val="24"/>
            </w:rPr>
          </w:rPrChange>
        </w:rPr>
      </w:pPr>
      <w:r w:rsidRPr="00194C1D">
        <w:rPr>
          <w:rFonts w:ascii="Times New Roman" w:hAnsi="Times New Roman" w:cs="Times New Roman"/>
          <w:sz w:val="24"/>
          <w:szCs w:val="24"/>
          <w:rPrChange w:id="3307" w:author="Owner" w:date="2017-04-10T10:31:00Z">
            <w:rPr>
              <w:sz w:val="24"/>
              <w:szCs w:val="24"/>
            </w:rPr>
          </w:rPrChange>
        </w:rPr>
        <w:t xml:space="preserve">For normally distributed random variables, inclusion of correlation structures are illustrated using </w:t>
      </w:r>
      <w:r w:rsidR="002424AC" w:rsidRPr="00194C1D">
        <w:rPr>
          <w:rFonts w:ascii="Times New Roman" w:hAnsi="Times New Roman" w:cs="Times New Roman"/>
          <w:sz w:val="24"/>
          <w:szCs w:val="24"/>
          <w:rPrChange w:id="3308" w:author="Owner" w:date="2017-04-10T10:31:00Z">
            <w:rPr>
              <w:sz w:val="24"/>
              <w:szCs w:val="24"/>
            </w:rPr>
          </w:rPrChange>
        </w:rPr>
        <w:t>mean land cover by site (Ak_x_Lqk)</w:t>
      </w:r>
      <w:r w:rsidRPr="00194C1D">
        <w:rPr>
          <w:rFonts w:ascii="Times New Roman" w:hAnsi="Times New Roman" w:cs="Times New Roman"/>
          <w:sz w:val="24"/>
          <w:szCs w:val="24"/>
          <w:rPrChange w:id="3309" w:author="Owner" w:date="2017-04-10T10:31:00Z">
            <w:rPr>
              <w:sz w:val="24"/>
              <w:szCs w:val="24"/>
            </w:rPr>
          </w:rPrChange>
        </w:rPr>
        <w:t xml:space="preserve"> as an example.  Ak_x_Lqk </w:t>
      </w:r>
      <w:r w:rsidR="00D575AD" w:rsidRPr="00194C1D">
        <w:rPr>
          <w:rFonts w:ascii="Times New Roman" w:hAnsi="Times New Roman" w:cs="Times New Roman"/>
          <w:sz w:val="24"/>
          <w:szCs w:val="24"/>
          <w:rPrChange w:id="3310" w:author="Owner" w:date="2017-04-10T10:31:00Z">
            <w:rPr>
              <w:sz w:val="24"/>
              <w:szCs w:val="24"/>
            </w:rPr>
          </w:rPrChange>
        </w:rPr>
        <w:t>describes land cover by area for</w:t>
      </w:r>
      <w:r w:rsidR="002424AC" w:rsidRPr="00194C1D">
        <w:rPr>
          <w:rFonts w:ascii="Times New Roman" w:hAnsi="Times New Roman" w:cs="Times New Roman"/>
          <w:sz w:val="24"/>
          <w:szCs w:val="24"/>
          <w:rPrChange w:id="3311" w:author="Owner" w:date="2017-04-10T10:31:00Z">
            <w:rPr>
              <w:sz w:val="24"/>
              <w:szCs w:val="24"/>
            </w:rPr>
          </w:rPrChange>
        </w:rPr>
        <w:t xml:space="preserve"> a given site</w:t>
      </w:r>
      <w:r w:rsidRPr="00194C1D">
        <w:rPr>
          <w:rFonts w:ascii="Times New Roman" w:hAnsi="Times New Roman" w:cs="Times New Roman"/>
          <w:sz w:val="24"/>
          <w:szCs w:val="24"/>
          <w:rPrChange w:id="3312" w:author="Owner" w:date="2017-04-10T10:31:00Z">
            <w:rPr>
              <w:sz w:val="24"/>
              <w:szCs w:val="24"/>
            </w:rPr>
          </w:rPrChange>
        </w:rPr>
        <w:t xml:space="preserve">.  It </w:t>
      </w:r>
      <w:r w:rsidR="00CE5F9B" w:rsidRPr="00194C1D">
        <w:rPr>
          <w:rFonts w:ascii="Times New Roman" w:hAnsi="Times New Roman" w:cs="Times New Roman"/>
          <w:sz w:val="24"/>
          <w:szCs w:val="24"/>
          <w:rPrChange w:id="3313" w:author="Owner" w:date="2017-04-10T10:31:00Z">
            <w:rPr>
              <w:sz w:val="24"/>
              <w:szCs w:val="24"/>
            </w:rPr>
          </w:rPrChange>
        </w:rPr>
        <w:t>could be entered in the input file as follows</w:t>
      </w:r>
      <w:r w:rsidR="002424AC" w:rsidRPr="00194C1D">
        <w:rPr>
          <w:rFonts w:ascii="Times New Roman" w:hAnsi="Times New Roman" w:cs="Times New Roman"/>
          <w:sz w:val="24"/>
          <w:szCs w:val="24"/>
          <w:rPrChange w:id="3314" w:author="Owner" w:date="2017-04-10T10:31:00Z">
            <w:rPr>
              <w:sz w:val="24"/>
              <w:szCs w:val="24"/>
            </w:rPr>
          </w:rPrChange>
        </w:rPr>
        <w:t xml:space="preserve"> for a simulation with 7 defined land use classifications</w:t>
      </w:r>
      <w:r w:rsidR="00CE5F9B" w:rsidRPr="00194C1D">
        <w:rPr>
          <w:rFonts w:ascii="Times New Roman" w:hAnsi="Times New Roman" w:cs="Times New Roman"/>
          <w:sz w:val="24"/>
          <w:szCs w:val="24"/>
          <w:rPrChange w:id="3315" w:author="Owner" w:date="2017-04-10T10:31:00Z">
            <w:rPr>
              <w:sz w:val="24"/>
              <w:szCs w:val="24"/>
            </w:rPr>
          </w:rPrChange>
        </w:rPr>
        <w:t>:</w:t>
      </w:r>
    </w:p>
    <w:p w:rsidR="002424AC" w:rsidRPr="00194C1D" w:rsidRDefault="002424AC" w:rsidP="002424AC">
      <w:pPr>
        <w:spacing w:after="0"/>
        <w:rPr>
          <w:rFonts w:ascii="Times New Roman" w:hAnsi="Times New Roman" w:cs="Times New Roman"/>
          <w:sz w:val="24"/>
          <w:szCs w:val="24"/>
          <w:rPrChange w:id="3316" w:author="Owner" w:date="2017-04-10T10:31:00Z">
            <w:rPr>
              <w:sz w:val="24"/>
              <w:szCs w:val="24"/>
            </w:rPr>
          </w:rPrChange>
        </w:rPr>
      </w:pPr>
    </w:p>
    <w:p w:rsidR="00B37D8B" w:rsidRPr="00194C1D" w:rsidRDefault="00B37D8B">
      <w:pPr>
        <w:rPr>
          <w:rFonts w:ascii="Times New Roman" w:hAnsi="Times New Roman" w:cs="Times New Roman"/>
          <w:b/>
          <w:sz w:val="24"/>
          <w:szCs w:val="24"/>
          <w:rPrChange w:id="3317" w:author="Owner" w:date="2017-04-10T10:31:00Z">
            <w:rPr>
              <w:b/>
              <w:sz w:val="24"/>
              <w:szCs w:val="24"/>
            </w:rPr>
          </w:rPrChange>
        </w:rPr>
      </w:pPr>
      <w:r w:rsidRPr="00194C1D">
        <w:rPr>
          <w:rFonts w:ascii="Times New Roman" w:hAnsi="Times New Roman" w:cs="Times New Roman"/>
          <w:b/>
          <w:sz w:val="24"/>
          <w:szCs w:val="24"/>
          <w:rPrChange w:id="3318" w:author="Owner" w:date="2017-04-10T10:31:00Z">
            <w:rPr>
              <w:b/>
              <w:sz w:val="24"/>
              <w:szCs w:val="24"/>
            </w:rPr>
          </w:rPrChange>
        </w:rPr>
        <w:br w:type="page"/>
      </w:r>
    </w:p>
    <w:p w:rsidR="002424AC" w:rsidRPr="00194C1D" w:rsidRDefault="002424AC" w:rsidP="002424AC">
      <w:pPr>
        <w:spacing w:after="0"/>
        <w:rPr>
          <w:rFonts w:ascii="Times New Roman" w:hAnsi="Times New Roman" w:cs="Times New Roman"/>
          <w:b/>
          <w:sz w:val="24"/>
          <w:szCs w:val="24"/>
          <w:rPrChange w:id="3319" w:author="Owner" w:date="2017-04-10T10:31:00Z">
            <w:rPr>
              <w:b/>
              <w:sz w:val="24"/>
              <w:szCs w:val="24"/>
            </w:rPr>
          </w:rPrChange>
        </w:rPr>
      </w:pPr>
      <w:r w:rsidRPr="00194C1D">
        <w:rPr>
          <w:rFonts w:ascii="Times New Roman" w:hAnsi="Times New Roman" w:cs="Times New Roman"/>
          <w:b/>
          <w:sz w:val="24"/>
          <w:szCs w:val="24"/>
          <w:rPrChange w:id="3320" w:author="Owner" w:date="2017-04-10T10:31:00Z">
            <w:rPr>
              <w:b/>
              <w:sz w:val="24"/>
              <w:szCs w:val="24"/>
            </w:rPr>
          </w:rPrChange>
        </w:rPr>
        <w:lastRenderedPageBreak/>
        <w:t xml:space="preserve">Figure </w:t>
      </w:r>
      <w:del w:id="3321" w:author="Owner" w:date="2017-04-10T10:32:00Z">
        <w:r w:rsidRPr="00194C1D" w:rsidDel="00194C1D">
          <w:rPr>
            <w:rFonts w:ascii="Times New Roman" w:hAnsi="Times New Roman" w:cs="Times New Roman"/>
            <w:b/>
            <w:sz w:val="24"/>
            <w:szCs w:val="24"/>
            <w:rPrChange w:id="3322" w:author="Owner" w:date="2017-04-10T10:31:00Z">
              <w:rPr>
                <w:b/>
                <w:sz w:val="24"/>
                <w:szCs w:val="24"/>
              </w:rPr>
            </w:rPrChange>
          </w:rPr>
          <w:delText>5</w:delText>
        </w:r>
      </w:del>
      <w:ins w:id="3323" w:author="Owner" w:date="2017-04-10T10:32:00Z">
        <w:r w:rsidR="00194C1D">
          <w:rPr>
            <w:rFonts w:ascii="Times New Roman" w:hAnsi="Times New Roman" w:cs="Times New Roman"/>
            <w:b/>
            <w:sz w:val="24"/>
            <w:szCs w:val="24"/>
          </w:rPr>
          <w:t>6</w:t>
        </w:r>
      </w:ins>
      <w:r w:rsidRPr="00194C1D">
        <w:rPr>
          <w:rFonts w:ascii="Times New Roman" w:hAnsi="Times New Roman" w:cs="Times New Roman"/>
          <w:b/>
          <w:sz w:val="24"/>
          <w:szCs w:val="24"/>
          <w:rPrChange w:id="3324" w:author="Owner" w:date="2017-04-10T10:31:00Z">
            <w:rPr>
              <w:b/>
              <w:sz w:val="24"/>
              <w:szCs w:val="24"/>
            </w:rPr>
          </w:rPrChange>
        </w:rPr>
        <w:t>.2.1. Ak_x_Lqk</w:t>
      </w:r>
    </w:p>
    <w:p w:rsidR="002424AC" w:rsidRPr="00194C1D" w:rsidRDefault="002424AC" w:rsidP="002424AC">
      <w:pPr>
        <w:spacing w:after="0"/>
        <w:rPr>
          <w:rFonts w:ascii="Times New Roman" w:hAnsi="Times New Roman" w:cs="Times New Roman"/>
          <w:sz w:val="24"/>
          <w:szCs w:val="24"/>
          <w:rPrChange w:id="3325" w:author="Owner" w:date="2017-04-10T10:31:00Z">
            <w:rPr>
              <w:sz w:val="24"/>
              <w:szCs w:val="24"/>
            </w:rPr>
          </w:rPrChange>
        </w:rPr>
      </w:pPr>
      <w:r w:rsidRPr="00194C1D">
        <w:rPr>
          <w:rFonts w:ascii="Times New Roman" w:hAnsi="Times New Roman" w:cs="Times New Roman"/>
          <w:noProof/>
          <w:sz w:val="24"/>
          <w:szCs w:val="24"/>
          <w:rPrChange w:id="3326" w:author="Owner" w:date="2017-04-10T10:31:00Z">
            <w:rPr>
              <w:noProof/>
              <w:sz w:val="24"/>
              <w:szCs w:val="24"/>
            </w:rPr>
          </w:rPrChange>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3" cstate="print"/>
                    <a:srcRect/>
                    <a:stretch>
                      <a:fillRect/>
                    </a:stretch>
                  </pic:blipFill>
                  <pic:spPr bwMode="auto">
                    <a:xfrm>
                      <a:off x="0" y="0"/>
                      <a:ext cx="4244785" cy="2416755"/>
                    </a:xfrm>
                    <a:prstGeom prst="rect">
                      <a:avLst/>
                    </a:prstGeom>
                    <a:noFill/>
                  </pic:spPr>
                </pic:pic>
              </a:graphicData>
            </a:graphic>
          </wp:inline>
        </w:drawing>
      </w:r>
    </w:p>
    <w:p w:rsidR="002424AC" w:rsidRPr="00194C1D" w:rsidRDefault="002424AC" w:rsidP="002424AC">
      <w:pPr>
        <w:spacing w:after="0"/>
        <w:rPr>
          <w:rFonts w:ascii="Times New Roman" w:hAnsi="Times New Roman" w:cs="Times New Roman"/>
          <w:sz w:val="24"/>
          <w:szCs w:val="24"/>
          <w:rPrChange w:id="3327" w:author="Owner" w:date="2017-04-10T10:31:00Z">
            <w:rPr>
              <w:sz w:val="24"/>
              <w:szCs w:val="24"/>
            </w:rPr>
          </w:rPrChange>
        </w:rPr>
      </w:pPr>
    </w:p>
    <w:p w:rsidR="00C24858" w:rsidRPr="00194C1D" w:rsidRDefault="00CE5F9B" w:rsidP="00727BC6">
      <w:pPr>
        <w:spacing w:after="0"/>
        <w:rPr>
          <w:rFonts w:ascii="Times New Roman" w:hAnsi="Times New Roman" w:cs="Times New Roman"/>
          <w:sz w:val="24"/>
          <w:szCs w:val="24"/>
          <w:rPrChange w:id="3328" w:author="Owner" w:date="2017-04-10T10:31:00Z">
            <w:rPr>
              <w:sz w:val="24"/>
              <w:szCs w:val="24"/>
            </w:rPr>
          </w:rPrChange>
        </w:rPr>
      </w:pPr>
      <w:r w:rsidRPr="00194C1D">
        <w:rPr>
          <w:rFonts w:ascii="Times New Roman" w:hAnsi="Times New Roman" w:cs="Times New Roman"/>
          <w:sz w:val="24"/>
          <w:szCs w:val="24"/>
          <w:rPrChange w:id="3329" w:author="Owner" w:date="2017-04-10T10:31:00Z">
            <w:rPr>
              <w:sz w:val="24"/>
              <w:szCs w:val="24"/>
            </w:rPr>
          </w:rPrChange>
        </w:rPr>
        <w:t>This would specify</w:t>
      </w:r>
      <w:r w:rsidR="002424AC" w:rsidRPr="00194C1D">
        <w:rPr>
          <w:rFonts w:ascii="Times New Roman" w:hAnsi="Times New Roman" w:cs="Times New Roman"/>
          <w:sz w:val="24"/>
          <w:szCs w:val="24"/>
          <w:rPrChange w:id="3330" w:author="Owner" w:date="2017-04-10T10:31:00Z">
            <w:rPr>
              <w:sz w:val="24"/>
              <w:szCs w:val="24"/>
            </w:rPr>
          </w:rPrChange>
        </w:rPr>
        <w:t>, for example,</w:t>
      </w:r>
      <w:r w:rsidRPr="00194C1D">
        <w:rPr>
          <w:rFonts w:ascii="Times New Roman" w:hAnsi="Times New Roman" w:cs="Times New Roman"/>
          <w:sz w:val="24"/>
          <w:szCs w:val="24"/>
          <w:rPrChange w:id="3331" w:author="Owner" w:date="2017-04-10T10:31:00Z">
            <w:rPr>
              <w:sz w:val="24"/>
              <w:szCs w:val="24"/>
            </w:rPr>
          </w:rPrChange>
        </w:rPr>
        <w:t xml:space="preserve"> that the average land cover of category forest for this site is 400,000 square meters.</w:t>
      </w:r>
      <w:r w:rsidR="00727BC6" w:rsidRPr="00194C1D">
        <w:rPr>
          <w:rFonts w:ascii="Times New Roman" w:hAnsi="Times New Roman" w:cs="Times New Roman"/>
          <w:sz w:val="24"/>
          <w:szCs w:val="24"/>
          <w:rPrChange w:id="3332" w:author="Owner" w:date="2017-04-10T10:31:00Z">
            <w:rPr>
              <w:sz w:val="24"/>
              <w:szCs w:val="24"/>
            </w:rPr>
          </w:rPrChange>
        </w:rPr>
        <w:t xml:space="preserve">  </w:t>
      </w:r>
      <w:r w:rsidR="004D2D85" w:rsidRPr="00194C1D">
        <w:rPr>
          <w:rFonts w:ascii="Times New Roman" w:hAnsi="Times New Roman" w:cs="Times New Roman"/>
          <w:sz w:val="24"/>
          <w:szCs w:val="24"/>
          <w:rPrChange w:id="3333" w:author="Owner" w:date="2017-04-10T10:31:00Z">
            <w:rPr>
              <w:sz w:val="24"/>
              <w:szCs w:val="24"/>
            </w:rPr>
          </w:rPrChange>
        </w:rPr>
        <w:t>(Section 7 will detail specifics on entering these values into input files).</w:t>
      </w:r>
    </w:p>
    <w:p w:rsidR="00C24858" w:rsidRPr="00194C1D" w:rsidRDefault="00C24858" w:rsidP="00727BC6">
      <w:pPr>
        <w:spacing w:after="0"/>
        <w:rPr>
          <w:rFonts w:ascii="Times New Roman" w:hAnsi="Times New Roman" w:cs="Times New Roman"/>
          <w:sz w:val="24"/>
          <w:szCs w:val="24"/>
          <w:rPrChange w:id="3334" w:author="Owner" w:date="2017-04-10T10:31:00Z">
            <w:rPr>
              <w:sz w:val="24"/>
              <w:szCs w:val="24"/>
            </w:rPr>
          </w:rPrChange>
        </w:rPr>
      </w:pPr>
    </w:p>
    <w:p w:rsidR="00C24858" w:rsidRPr="00194C1D" w:rsidRDefault="00C24858" w:rsidP="00727BC6">
      <w:pPr>
        <w:spacing w:after="0"/>
        <w:rPr>
          <w:rFonts w:ascii="Times New Roman" w:hAnsi="Times New Roman" w:cs="Times New Roman"/>
          <w:sz w:val="24"/>
          <w:szCs w:val="24"/>
          <w:rPrChange w:id="3335" w:author="Owner" w:date="2017-04-10T10:31:00Z">
            <w:rPr>
              <w:sz w:val="24"/>
              <w:szCs w:val="24"/>
            </w:rPr>
          </w:rPrChange>
        </w:rPr>
      </w:pPr>
      <w:r w:rsidRPr="00194C1D">
        <w:rPr>
          <w:rFonts w:ascii="Times New Roman" w:hAnsi="Times New Roman" w:cs="Times New Roman"/>
          <w:sz w:val="24"/>
          <w:szCs w:val="24"/>
          <w:rPrChange w:id="3336" w:author="Owner" w:date="2017-04-10T10:31:00Z">
            <w:rPr>
              <w:sz w:val="24"/>
              <w:szCs w:val="24"/>
            </w:rPr>
          </w:rPrChange>
        </w:rPr>
        <w:t>Random effects for run, year, site, and within site effects are included to describe the land cover for run r, year t, site k, and land use category q as follows:</w:t>
      </w:r>
    </w:p>
    <w:p w:rsidR="00C24858" w:rsidRPr="00194C1D" w:rsidRDefault="00C24858" w:rsidP="00727BC6">
      <w:pPr>
        <w:spacing w:after="0"/>
        <w:rPr>
          <w:rFonts w:ascii="Times New Roman" w:hAnsi="Times New Roman" w:cs="Times New Roman"/>
          <w:sz w:val="24"/>
          <w:szCs w:val="24"/>
          <w:rPrChange w:id="3337" w:author="Owner" w:date="2017-04-10T10:31:00Z">
            <w:rPr>
              <w:sz w:val="24"/>
              <w:szCs w:val="24"/>
            </w:rPr>
          </w:rPrChange>
        </w:rPr>
      </w:pPr>
    </w:p>
    <w:p w:rsidR="00C24858" w:rsidRPr="00194C1D" w:rsidRDefault="00C24858" w:rsidP="009216B5">
      <w:pPr>
        <w:spacing w:after="0"/>
        <w:ind w:firstLine="720"/>
        <w:rPr>
          <w:rFonts w:ascii="Times New Roman" w:hAnsi="Times New Roman" w:cs="Times New Roman"/>
          <w:sz w:val="24"/>
          <w:szCs w:val="24"/>
          <w:rPrChange w:id="3338" w:author="Owner" w:date="2017-04-10T10:31:00Z">
            <w:rPr>
              <w:sz w:val="24"/>
              <w:szCs w:val="24"/>
            </w:rPr>
          </w:rPrChange>
        </w:rPr>
      </w:pPr>
      <w:r w:rsidRPr="00194C1D">
        <w:rPr>
          <w:rFonts w:ascii="Times New Roman" w:eastAsia="Times New Roman" w:hAnsi="Times New Roman" w:cs="Times New Roman"/>
          <w:bCs/>
          <w:color w:val="000000"/>
          <w:sz w:val="24"/>
          <w:szCs w:val="24"/>
          <w:rPrChange w:id="3339" w:author="Owner" w:date="2017-04-10T10:31:00Z">
            <w:rPr>
              <w:rFonts w:ascii="Calibri" w:eastAsia="Times New Roman" w:hAnsi="Calibri" w:cs="Calibri"/>
              <w:bCs/>
              <w:color w:val="000000"/>
              <w:sz w:val="24"/>
              <w:szCs w:val="24"/>
            </w:rPr>
          </w:rPrChange>
        </w:rPr>
        <w:t>Ak_x_Lqk[r</w:t>
      </w:r>
      <w:proofErr w:type="gramStart"/>
      <w:r w:rsidRPr="00194C1D">
        <w:rPr>
          <w:rFonts w:ascii="Times New Roman" w:eastAsia="Times New Roman" w:hAnsi="Times New Roman" w:cs="Times New Roman"/>
          <w:bCs/>
          <w:color w:val="000000"/>
          <w:sz w:val="24"/>
          <w:szCs w:val="24"/>
          <w:rPrChange w:id="3340" w:author="Owner" w:date="2017-04-10T10:31:00Z">
            <w:rPr>
              <w:rFonts w:ascii="Calibri" w:eastAsia="Times New Roman" w:hAnsi="Calibri" w:cs="Calibri"/>
              <w:bCs/>
              <w:color w:val="000000"/>
              <w:sz w:val="24"/>
              <w:szCs w:val="24"/>
            </w:rPr>
          </w:rPrChange>
        </w:rPr>
        <w:t>,  t</w:t>
      </w:r>
      <w:proofErr w:type="gramEnd"/>
      <w:r w:rsidRPr="00194C1D">
        <w:rPr>
          <w:rFonts w:ascii="Times New Roman" w:eastAsia="Times New Roman" w:hAnsi="Times New Roman" w:cs="Times New Roman"/>
          <w:bCs/>
          <w:color w:val="000000"/>
          <w:sz w:val="24"/>
          <w:szCs w:val="24"/>
          <w:rPrChange w:id="3341" w:author="Owner" w:date="2017-04-10T10:31:00Z">
            <w:rPr>
              <w:rFonts w:ascii="Calibri" w:eastAsia="Times New Roman" w:hAnsi="Calibri" w:cs="Calibri"/>
              <w:bCs/>
              <w:color w:val="000000"/>
              <w:sz w:val="24"/>
              <w:szCs w:val="24"/>
            </w:rPr>
          </w:rPrChange>
        </w:rPr>
        <w:t>, k, q] =</w:t>
      </w:r>
      <w:r w:rsidR="009216B5" w:rsidRPr="00194C1D">
        <w:rPr>
          <w:rFonts w:ascii="Times New Roman" w:eastAsia="Times New Roman" w:hAnsi="Times New Roman" w:cs="Times New Roman"/>
          <w:bCs/>
          <w:color w:val="000000"/>
          <w:sz w:val="24"/>
          <w:szCs w:val="24"/>
          <w:rPrChange w:id="3342" w:author="Owner" w:date="2017-04-10T10:31:00Z">
            <w:rPr>
              <w:rFonts w:ascii="Calibri" w:eastAsia="Times New Roman" w:hAnsi="Calibri" w:cs="Calibri"/>
              <w:bCs/>
              <w:color w:val="000000"/>
              <w:sz w:val="24"/>
              <w:szCs w:val="24"/>
            </w:rPr>
          </w:rPrChange>
        </w:rPr>
        <w:t xml:space="preserve"> µ </w:t>
      </w:r>
      <w:r w:rsidR="009216B5" w:rsidRPr="00194C1D">
        <w:rPr>
          <w:rFonts w:ascii="Times New Roman" w:eastAsia="Times New Roman" w:hAnsi="Times New Roman" w:cs="Times New Roman"/>
          <w:bCs/>
          <w:color w:val="000000"/>
          <w:sz w:val="24"/>
          <w:szCs w:val="24"/>
          <w:vertAlign w:val="subscript"/>
          <w:rPrChange w:id="3343" w:author="Owner" w:date="2017-04-10T10:31:00Z">
            <w:rPr>
              <w:rFonts w:ascii="Calibri" w:eastAsia="Times New Roman" w:hAnsi="Calibri" w:cs="Calibri"/>
              <w:bCs/>
              <w:color w:val="000000"/>
              <w:sz w:val="24"/>
              <w:szCs w:val="24"/>
              <w:vertAlign w:val="subscript"/>
            </w:rPr>
          </w:rPrChange>
        </w:rPr>
        <w:t>Ak_x_Lqk</w:t>
      </w:r>
      <w:r w:rsidR="009216B5" w:rsidRPr="00194C1D">
        <w:rPr>
          <w:rFonts w:ascii="Times New Roman" w:hAnsi="Times New Roman" w:cs="Times New Roman"/>
          <w:sz w:val="24"/>
          <w:szCs w:val="24"/>
          <w:rPrChange w:id="3344" w:author="Owner" w:date="2017-04-10T10:31:00Z">
            <w:rPr>
              <w:sz w:val="24"/>
              <w:szCs w:val="24"/>
            </w:rPr>
          </w:rPrChange>
        </w:rPr>
        <w:t xml:space="preserve"> +a</w:t>
      </w:r>
      <w:r w:rsidR="009216B5" w:rsidRPr="00194C1D">
        <w:rPr>
          <w:rFonts w:ascii="Times New Roman" w:hAnsi="Times New Roman" w:cs="Times New Roman"/>
          <w:sz w:val="24"/>
          <w:szCs w:val="24"/>
          <w:vertAlign w:val="subscript"/>
          <w:rPrChange w:id="3345" w:author="Owner" w:date="2017-04-10T10:31:00Z">
            <w:rPr>
              <w:sz w:val="24"/>
              <w:szCs w:val="24"/>
              <w:vertAlign w:val="subscript"/>
            </w:rPr>
          </w:rPrChange>
        </w:rPr>
        <w:t>r</w:t>
      </w:r>
      <w:r w:rsidR="009216B5" w:rsidRPr="00194C1D">
        <w:rPr>
          <w:rFonts w:ascii="Times New Roman" w:hAnsi="Times New Roman" w:cs="Times New Roman"/>
          <w:sz w:val="24"/>
          <w:szCs w:val="24"/>
          <w:rPrChange w:id="3346" w:author="Owner" w:date="2017-04-10T10:31:00Z">
            <w:rPr>
              <w:sz w:val="24"/>
              <w:szCs w:val="24"/>
            </w:rPr>
          </w:rPrChange>
        </w:rPr>
        <w:t xml:space="preserve"> + b </w:t>
      </w:r>
      <w:r w:rsidR="009216B5" w:rsidRPr="00194C1D">
        <w:rPr>
          <w:rFonts w:ascii="Times New Roman" w:hAnsi="Times New Roman" w:cs="Times New Roman"/>
          <w:sz w:val="24"/>
          <w:szCs w:val="24"/>
          <w:vertAlign w:val="subscript"/>
          <w:rPrChange w:id="3347" w:author="Owner" w:date="2017-04-10T10:31:00Z">
            <w:rPr>
              <w:sz w:val="24"/>
              <w:szCs w:val="24"/>
              <w:vertAlign w:val="subscript"/>
            </w:rPr>
          </w:rPrChange>
        </w:rPr>
        <w:t>t(r)</w:t>
      </w:r>
      <w:r w:rsidR="009216B5" w:rsidRPr="00194C1D">
        <w:rPr>
          <w:rFonts w:ascii="Times New Roman" w:hAnsi="Times New Roman" w:cs="Times New Roman"/>
          <w:sz w:val="24"/>
          <w:szCs w:val="24"/>
          <w:rPrChange w:id="3348" w:author="Owner" w:date="2017-04-10T10:31:00Z">
            <w:rPr>
              <w:sz w:val="24"/>
              <w:szCs w:val="24"/>
            </w:rPr>
          </w:rPrChange>
        </w:rPr>
        <w:t xml:space="preserve"> + c </w:t>
      </w:r>
      <w:r w:rsidR="009216B5" w:rsidRPr="00194C1D">
        <w:rPr>
          <w:rFonts w:ascii="Times New Roman" w:hAnsi="Times New Roman" w:cs="Times New Roman"/>
          <w:sz w:val="24"/>
          <w:szCs w:val="24"/>
          <w:vertAlign w:val="subscript"/>
          <w:rPrChange w:id="3349" w:author="Owner" w:date="2017-04-10T10:31:00Z">
            <w:rPr>
              <w:sz w:val="24"/>
              <w:szCs w:val="24"/>
              <w:vertAlign w:val="subscript"/>
            </w:rPr>
          </w:rPrChange>
        </w:rPr>
        <w:t>s(t, r)</w:t>
      </w:r>
      <w:r w:rsidR="009216B5" w:rsidRPr="00194C1D">
        <w:rPr>
          <w:rFonts w:ascii="Times New Roman" w:hAnsi="Times New Roman" w:cs="Times New Roman"/>
          <w:sz w:val="24"/>
          <w:szCs w:val="24"/>
          <w:rPrChange w:id="3350" w:author="Owner" w:date="2017-04-10T10:31:00Z">
            <w:rPr>
              <w:sz w:val="24"/>
              <w:szCs w:val="24"/>
            </w:rPr>
          </w:rPrChange>
        </w:rPr>
        <w:t xml:space="preserve"> + e </w:t>
      </w:r>
      <w:r w:rsidR="009216B5" w:rsidRPr="00194C1D">
        <w:rPr>
          <w:rFonts w:ascii="Times New Roman" w:hAnsi="Times New Roman" w:cs="Times New Roman"/>
          <w:sz w:val="24"/>
          <w:szCs w:val="24"/>
          <w:vertAlign w:val="subscript"/>
          <w:rPrChange w:id="3351" w:author="Owner" w:date="2017-04-10T10:31:00Z">
            <w:rPr>
              <w:sz w:val="24"/>
              <w:szCs w:val="24"/>
              <w:vertAlign w:val="subscript"/>
            </w:rPr>
          </w:rPrChange>
        </w:rPr>
        <w:t>q(r,t,k)</w:t>
      </w:r>
      <w:r w:rsidR="009B09B8" w:rsidRPr="00194C1D">
        <w:rPr>
          <w:rFonts w:ascii="Times New Roman" w:hAnsi="Times New Roman" w:cs="Times New Roman"/>
          <w:sz w:val="24"/>
          <w:szCs w:val="24"/>
          <w:vertAlign w:val="subscript"/>
          <w:rPrChange w:id="3352" w:author="Owner" w:date="2017-04-10T10:31:00Z">
            <w:rPr>
              <w:sz w:val="24"/>
              <w:szCs w:val="24"/>
              <w:vertAlign w:val="subscript"/>
            </w:rPr>
          </w:rPrChange>
        </w:rPr>
        <w:tab/>
      </w:r>
      <w:r w:rsidR="009B09B8" w:rsidRPr="00194C1D">
        <w:rPr>
          <w:rFonts w:ascii="Times New Roman" w:hAnsi="Times New Roman" w:cs="Times New Roman"/>
          <w:sz w:val="24"/>
          <w:szCs w:val="24"/>
          <w:vertAlign w:val="subscript"/>
          <w:rPrChange w:id="3353" w:author="Owner" w:date="2017-04-10T10:31:00Z">
            <w:rPr>
              <w:sz w:val="24"/>
              <w:szCs w:val="24"/>
              <w:vertAlign w:val="subscript"/>
            </w:rPr>
          </w:rPrChange>
        </w:rPr>
        <w:tab/>
      </w:r>
      <w:del w:id="3354" w:author="Owner" w:date="2017-04-10T10:45:00Z">
        <w:r w:rsidR="009B09B8" w:rsidRPr="00194C1D" w:rsidDel="00B343EF">
          <w:rPr>
            <w:rFonts w:ascii="Times New Roman" w:hAnsi="Times New Roman" w:cs="Times New Roman"/>
            <w:sz w:val="24"/>
            <w:szCs w:val="24"/>
            <w:vertAlign w:val="subscript"/>
            <w:rPrChange w:id="3355" w:author="Owner" w:date="2017-04-10T10:31:00Z">
              <w:rPr>
                <w:sz w:val="24"/>
                <w:szCs w:val="24"/>
                <w:vertAlign w:val="subscript"/>
              </w:rPr>
            </w:rPrChange>
          </w:rPr>
          <w:tab/>
        </w:r>
      </w:del>
      <w:r w:rsidR="009B09B8" w:rsidRPr="00194C1D">
        <w:rPr>
          <w:rFonts w:ascii="Times New Roman" w:hAnsi="Times New Roman" w:cs="Times New Roman"/>
          <w:sz w:val="24"/>
          <w:szCs w:val="24"/>
          <w:vertAlign w:val="subscript"/>
          <w:rPrChange w:id="3356" w:author="Owner" w:date="2017-04-10T10:31:00Z">
            <w:rPr>
              <w:sz w:val="24"/>
              <w:szCs w:val="24"/>
              <w:vertAlign w:val="subscript"/>
            </w:rPr>
          </w:rPrChange>
        </w:rPr>
        <w:tab/>
      </w:r>
      <w:r w:rsidR="009B09B8" w:rsidRPr="00194C1D">
        <w:rPr>
          <w:rFonts w:ascii="Times New Roman" w:hAnsi="Times New Roman" w:cs="Times New Roman"/>
          <w:sz w:val="24"/>
          <w:szCs w:val="24"/>
          <w:rPrChange w:id="3357" w:author="Owner" w:date="2017-04-10T10:31:00Z">
            <w:rPr>
              <w:sz w:val="24"/>
              <w:szCs w:val="24"/>
            </w:rPr>
          </w:rPrChange>
        </w:rPr>
        <w:t>(</w:t>
      </w:r>
      <w:del w:id="3358" w:author="Owner" w:date="2017-04-10T10:45:00Z">
        <w:r w:rsidR="009B09B8" w:rsidRPr="00194C1D" w:rsidDel="00B343EF">
          <w:rPr>
            <w:rFonts w:ascii="Times New Roman" w:hAnsi="Times New Roman" w:cs="Times New Roman"/>
            <w:sz w:val="24"/>
            <w:szCs w:val="24"/>
            <w:rPrChange w:id="3359" w:author="Owner" w:date="2017-04-10T10:31:00Z">
              <w:rPr>
                <w:sz w:val="24"/>
                <w:szCs w:val="24"/>
              </w:rPr>
            </w:rPrChange>
          </w:rPr>
          <w:delText>5</w:delText>
        </w:r>
      </w:del>
      <w:ins w:id="3360" w:author="Owner" w:date="2017-04-10T10:45:00Z">
        <w:r w:rsidR="00B343EF">
          <w:rPr>
            <w:rFonts w:ascii="Times New Roman" w:hAnsi="Times New Roman" w:cs="Times New Roman"/>
            <w:sz w:val="24"/>
            <w:szCs w:val="24"/>
          </w:rPr>
          <w:t>6</w:t>
        </w:r>
      </w:ins>
      <w:r w:rsidR="009B09B8" w:rsidRPr="00194C1D">
        <w:rPr>
          <w:rFonts w:ascii="Times New Roman" w:hAnsi="Times New Roman" w:cs="Times New Roman"/>
          <w:sz w:val="24"/>
          <w:szCs w:val="24"/>
          <w:rPrChange w:id="3361" w:author="Owner" w:date="2017-04-10T10:31:00Z">
            <w:rPr>
              <w:sz w:val="24"/>
              <w:szCs w:val="24"/>
            </w:rPr>
          </w:rPrChange>
        </w:rPr>
        <w:t>.4)</w:t>
      </w:r>
    </w:p>
    <w:p w:rsidR="009216B5" w:rsidRPr="00194C1D" w:rsidRDefault="009216B5" w:rsidP="009216B5">
      <w:pPr>
        <w:spacing w:after="0"/>
        <w:ind w:firstLine="720"/>
        <w:rPr>
          <w:rFonts w:ascii="Times New Roman" w:hAnsi="Times New Roman" w:cs="Times New Roman"/>
          <w:sz w:val="24"/>
          <w:szCs w:val="24"/>
          <w:vertAlign w:val="subscript"/>
          <w:rPrChange w:id="3362" w:author="Owner" w:date="2017-04-10T10:31:00Z">
            <w:rPr>
              <w:sz w:val="24"/>
              <w:szCs w:val="24"/>
              <w:vertAlign w:val="subscript"/>
            </w:rPr>
          </w:rPrChange>
        </w:rPr>
      </w:pPr>
    </w:p>
    <w:p w:rsidR="009216B5" w:rsidRPr="00194C1D" w:rsidRDefault="009216B5" w:rsidP="009216B5">
      <w:pPr>
        <w:spacing w:after="0"/>
        <w:ind w:firstLine="720"/>
        <w:rPr>
          <w:rFonts w:ascii="Times New Roman" w:hAnsi="Times New Roman" w:cs="Times New Roman"/>
          <w:sz w:val="24"/>
          <w:szCs w:val="24"/>
          <w:vertAlign w:val="subscript"/>
          <w:rPrChange w:id="3363" w:author="Owner" w:date="2017-04-10T10:31:00Z">
            <w:rPr>
              <w:sz w:val="24"/>
              <w:szCs w:val="24"/>
              <w:vertAlign w:val="subscript"/>
            </w:rPr>
          </w:rPrChange>
        </w:rPr>
      </w:pPr>
    </w:p>
    <w:p w:rsidR="009216B5" w:rsidRPr="00194C1D" w:rsidRDefault="009216B5" w:rsidP="00727BC6">
      <w:pPr>
        <w:spacing w:after="0"/>
        <w:rPr>
          <w:rFonts w:ascii="Times New Roman" w:hAnsi="Times New Roman" w:cs="Times New Roman"/>
          <w:sz w:val="24"/>
          <w:szCs w:val="24"/>
          <w:rPrChange w:id="3364" w:author="Owner" w:date="2017-04-10T10:31:00Z">
            <w:rPr>
              <w:sz w:val="24"/>
              <w:szCs w:val="24"/>
            </w:rPr>
          </w:rPrChange>
        </w:rPr>
      </w:pPr>
      <w:r w:rsidRPr="00194C1D">
        <w:rPr>
          <w:rFonts w:ascii="Times New Roman" w:hAnsi="Times New Roman" w:cs="Times New Roman"/>
          <w:sz w:val="24"/>
          <w:szCs w:val="24"/>
          <w:rPrChange w:id="3365" w:author="Owner" w:date="2017-04-10T10:31:00Z">
            <w:rPr>
              <w:sz w:val="24"/>
              <w:szCs w:val="24"/>
            </w:rPr>
          </w:rPrChange>
        </w:rPr>
        <w:t xml:space="preserve">Where </w:t>
      </w:r>
      <w:proofErr w:type="gramStart"/>
      <w:r w:rsidRPr="00194C1D">
        <w:rPr>
          <w:rFonts w:ascii="Times New Roman" w:hAnsi="Times New Roman" w:cs="Times New Roman"/>
          <w:b/>
          <w:sz w:val="24"/>
          <w:szCs w:val="24"/>
          <w:rPrChange w:id="3366" w:author="Owner" w:date="2017-04-10T10:31:00Z">
            <w:rPr>
              <w:b/>
              <w:sz w:val="24"/>
              <w:szCs w:val="24"/>
            </w:rPr>
          </w:rPrChange>
        </w:rPr>
        <w:t>a</w:t>
      </w:r>
      <w:r w:rsidRPr="00194C1D">
        <w:rPr>
          <w:rFonts w:ascii="Times New Roman" w:hAnsi="Times New Roman" w:cs="Times New Roman"/>
          <w:sz w:val="24"/>
          <w:szCs w:val="24"/>
          <w:rPrChange w:id="3367" w:author="Owner" w:date="2017-04-10T10:31:00Z">
            <w:rPr>
              <w:sz w:val="24"/>
              <w:szCs w:val="24"/>
            </w:rPr>
          </w:rPrChange>
        </w:rPr>
        <w:t xml:space="preserve"> is</w:t>
      </w:r>
      <w:proofErr w:type="gramEnd"/>
      <w:r w:rsidRPr="00194C1D">
        <w:rPr>
          <w:rFonts w:ascii="Times New Roman" w:hAnsi="Times New Roman" w:cs="Times New Roman"/>
          <w:sz w:val="24"/>
          <w:szCs w:val="24"/>
          <w:rPrChange w:id="3368" w:author="Owner" w:date="2017-04-10T10:31:00Z">
            <w:rPr>
              <w:sz w:val="24"/>
              <w:szCs w:val="24"/>
            </w:rPr>
          </w:rPrChange>
        </w:rPr>
        <w:t xml:space="preserve"> the random effect of run, </w:t>
      </w:r>
      <w:r w:rsidRPr="00194C1D">
        <w:rPr>
          <w:rFonts w:ascii="Times New Roman" w:hAnsi="Times New Roman" w:cs="Times New Roman"/>
          <w:b/>
          <w:sz w:val="24"/>
          <w:szCs w:val="24"/>
          <w:rPrChange w:id="3369" w:author="Owner" w:date="2017-04-10T10:31:00Z">
            <w:rPr>
              <w:b/>
              <w:sz w:val="24"/>
              <w:szCs w:val="24"/>
            </w:rPr>
          </w:rPrChange>
        </w:rPr>
        <w:t>b</w:t>
      </w:r>
      <w:r w:rsidRPr="00194C1D">
        <w:rPr>
          <w:rFonts w:ascii="Times New Roman" w:hAnsi="Times New Roman" w:cs="Times New Roman"/>
          <w:sz w:val="24"/>
          <w:szCs w:val="24"/>
          <w:rPrChange w:id="3370" w:author="Owner" w:date="2017-04-10T10:31:00Z">
            <w:rPr>
              <w:sz w:val="24"/>
              <w:szCs w:val="24"/>
            </w:rPr>
          </w:rPrChange>
        </w:rPr>
        <w:t xml:space="preserve"> is the random effect of year (nested within run), is the random effect of site (nested within year and run), and </w:t>
      </w:r>
      <w:r w:rsidRPr="00194C1D">
        <w:rPr>
          <w:rFonts w:ascii="Times New Roman" w:hAnsi="Times New Roman" w:cs="Times New Roman"/>
          <w:b/>
          <w:sz w:val="24"/>
          <w:szCs w:val="24"/>
          <w:rPrChange w:id="3371" w:author="Owner" w:date="2017-04-10T10:31:00Z">
            <w:rPr>
              <w:b/>
              <w:sz w:val="24"/>
              <w:szCs w:val="24"/>
            </w:rPr>
          </w:rPrChange>
        </w:rPr>
        <w:t>e</w:t>
      </w:r>
      <w:r w:rsidRPr="00194C1D">
        <w:rPr>
          <w:rFonts w:ascii="Times New Roman" w:hAnsi="Times New Roman" w:cs="Times New Roman"/>
          <w:sz w:val="24"/>
          <w:szCs w:val="24"/>
          <w:rPrChange w:id="3372" w:author="Owner" w:date="2017-04-10T10:31:00Z">
            <w:rPr>
              <w:sz w:val="24"/>
              <w:szCs w:val="24"/>
            </w:rPr>
          </w:rPrChange>
        </w:rPr>
        <w:t xml:space="preserve"> is within site random effect (nested within site, year, run).  This structure will naturally induce positive correlations for land cover values within a site, sites within a year, and years within a run.</w:t>
      </w:r>
      <w:r w:rsidR="008A56F4" w:rsidRPr="00194C1D">
        <w:rPr>
          <w:rFonts w:ascii="Times New Roman" w:hAnsi="Times New Roman" w:cs="Times New Roman"/>
          <w:sz w:val="24"/>
          <w:szCs w:val="24"/>
          <w:rPrChange w:id="3373" w:author="Owner" w:date="2017-04-10T10:31:00Z">
            <w:rPr>
              <w:sz w:val="24"/>
              <w:szCs w:val="24"/>
            </w:rPr>
          </w:rPrChange>
        </w:rPr>
        <w:t xml:space="preserve">  One might expect such correlations to occur in nature, thus it is important that this correlation structure be enabled in the watershed model.</w:t>
      </w:r>
    </w:p>
    <w:p w:rsidR="008A56F4" w:rsidRPr="00194C1D" w:rsidRDefault="008A56F4" w:rsidP="00727BC6">
      <w:pPr>
        <w:spacing w:after="0"/>
        <w:rPr>
          <w:rFonts w:ascii="Times New Roman" w:hAnsi="Times New Roman" w:cs="Times New Roman"/>
          <w:sz w:val="24"/>
          <w:szCs w:val="24"/>
          <w:rPrChange w:id="3374" w:author="Owner" w:date="2017-04-10T10:31:00Z">
            <w:rPr>
              <w:sz w:val="24"/>
              <w:szCs w:val="24"/>
            </w:rPr>
          </w:rPrChange>
        </w:rPr>
      </w:pPr>
    </w:p>
    <w:p w:rsidR="00CE5F9B" w:rsidRPr="00194C1D" w:rsidRDefault="00BF213E" w:rsidP="00727BC6">
      <w:pPr>
        <w:spacing w:after="0"/>
        <w:rPr>
          <w:rFonts w:ascii="Times New Roman" w:hAnsi="Times New Roman" w:cs="Times New Roman"/>
          <w:sz w:val="24"/>
          <w:szCs w:val="24"/>
          <w:rPrChange w:id="3375" w:author="Owner" w:date="2017-04-10T10:31:00Z">
            <w:rPr>
              <w:sz w:val="24"/>
              <w:szCs w:val="24"/>
            </w:rPr>
          </w:rPrChange>
        </w:rPr>
      </w:pPr>
      <w:r w:rsidRPr="00194C1D">
        <w:rPr>
          <w:rFonts w:ascii="Times New Roman" w:hAnsi="Times New Roman" w:cs="Times New Roman"/>
          <w:sz w:val="24"/>
          <w:szCs w:val="24"/>
          <w:rPrChange w:id="3376" w:author="Owner" w:date="2017-04-10T10:31:00Z">
            <w:rPr>
              <w:sz w:val="24"/>
              <w:szCs w:val="24"/>
            </w:rPr>
          </w:rPrChange>
        </w:rPr>
        <w:t xml:space="preserve">Implementation of this correlated variance structure in the R program is as follows.  </w:t>
      </w:r>
      <w:r w:rsidR="00727BC6" w:rsidRPr="00194C1D">
        <w:rPr>
          <w:rFonts w:ascii="Times New Roman" w:hAnsi="Times New Roman" w:cs="Times New Roman"/>
          <w:sz w:val="24"/>
          <w:szCs w:val="24"/>
          <w:rPrChange w:id="3377" w:author="Owner" w:date="2017-04-10T10:31:00Z">
            <w:rPr>
              <w:sz w:val="24"/>
              <w:szCs w:val="24"/>
            </w:rPr>
          </w:rPrChange>
        </w:rPr>
        <w:t>In order to generate correlated variability components, we first randomly generate</w:t>
      </w:r>
      <w:r w:rsidR="00966D56" w:rsidRPr="00194C1D">
        <w:rPr>
          <w:rFonts w:ascii="Times New Roman" w:hAnsi="Times New Roman" w:cs="Times New Roman"/>
          <w:sz w:val="24"/>
          <w:szCs w:val="24"/>
          <w:rPrChange w:id="3378" w:author="Owner" w:date="2017-04-10T10:31:00Z">
            <w:rPr>
              <w:sz w:val="24"/>
              <w:szCs w:val="24"/>
            </w:rPr>
          </w:rPrChange>
        </w:rPr>
        <w:t xml:space="preserve"> probability quantiles</w:t>
      </w:r>
      <w:r w:rsidR="00727BC6" w:rsidRPr="00194C1D">
        <w:rPr>
          <w:rFonts w:ascii="Times New Roman" w:hAnsi="Times New Roman" w:cs="Times New Roman"/>
          <w:sz w:val="24"/>
          <w:szCs w:val="24"/>
          <w:rPrChange w:id="3379" w:author="Owner" w:date="2017-04-10T10:31:00Z">
            <w:rPr>
              <w:sz w:val="24"/>
              <w:szCs w:val="24"/>
            </w:rPr>
          </w:rPrChange>
        </w:rPr>
        <w:t xml:space="preserve"> from </w:t>
      </w:r>
      <w:proofErr w:type="gramStart"/>
      <w:r w:rsidR="00727BC6" w:rsidRPr="00194C1D">
        <w:rPr>
          <w:rFonts w:ascii="Times New Roman" w:hAnsi="Times New Roman" w:cs="Times New Roman"/>
          <w:sz w:val="24"/>
          <w:szCs w:val="24"/>
          <w:rPrChange w:id="3380" w:author="Owner" w:date="2017-04-10T10:31:00Z">
            <w:rPr>
              <w:sz w:val="24"/>
              <w:szCs w:val="24"/>
            </w:rPr>
          </w:rPrChange>
        </w:rPr>
        <w:t>uniform[</w:t>
      </w:r>
      <w:proofErr w:type="gramEnd"/>
      <w:r w:rsidR="00727BC6" w:rsidRPr="00194C1D">
        <w:rPr>
          <w:rFonts w:ascii="Times New Roman" w:hAnsi="Times New Roman" w:cs="Times New Roman"/>
          <w:sz w:val="24"/>
          <w:szCs w:val="24"/>
          <w:rPrChange w:id="3381" w:author="Owner" w:date="2017-04-10T10:31:00Z">
            <w:rPr>
              <w:sz w:val="24"/>
              <w:szCs w:val="24"/>
            </w:rPr>
          </w:rPrChange>
        </w:rPr>
        <w:t>0,1] distributions that will serve as</w:t>
      </w:r>
      <w:r w:rsidRPr="00194C1D">
        <w:rPr>
          <w:rFonts w:ascii="Times New Roman" w:hAnsi="Times New Roman" w:cs="Times New Roman"/>
          <w:sz w:val="24"/>
          <w:szCs w:val="24"/>
          <w:rPrChange w:id="3382" w:author="Owner" w:date="2017-04-10T10:31:00Z">
            <w:rPr>
              <w:sz w:val="24"/>
              <w:szCs w:val="24"/>
            </w:rPr>
          </w:rPrChange>
        </w:rPr>
        <w:t xml:space="preserve"> quantile </w:t>
      </w:r>
      <w:r w:rsidR="00727BC6" w:rsidRPr="00194C1D">
        <w:rPr>
          <w:rFonts w:ascii="Times New Roman" w:hAnsi="Times New Roman" w:cs="Times New Roman"/>
          <w:sz w:val="24"/>
          <w:szCs w:val="24"/>
          <w:rPrChange w:id="3383" w:author="Owner" w:date="2017-04-10T10:31:00Z">
            <w:rPr>
              <w:sz w:val="24"/>
              <w:szCs w:val="24"/>
            </w:rPr>
          </w:rPrChange>
        </w:rPr>
        <w:t>probabilities</w:t>
      </w:r>
      <w:r w:rsidRPr="00194C1D">
        <w:rPr>
          <w:rFonts w:ascii="Times New Roman" w:hAnsi="Times New Roman" w:cs="Times New Roman"/>
          <w:sz w:val="24"/>
          <w:szCs w:val="24"/>
          <w:rPrChange w:id="3384" w:author="Owner" w:date="2017-04-10T10:31:00Z">
            <w:rPr>
              <w:sz w:val="24"/>
              <w:szCs w:val="24"/>
            </w:rPr>
          </w:rPrChange>
        </w:rPr>
        <w:t>,</w:t>
      </w:r>
      <w:r w:rsidR="00727BC6" w:rsidRPr="00194C1D">
        <w:rPr>
          <w:rFonts w:ascii="Times New Roman" w:hAnsi="Times New Roman" w:cs="Times New Roman"/>
          <w:sz w:val="24"/>
          <w:szCs w:val="24"/>
          <w:rPrChange w:id="3385" w:author="Owner" w:date="2017-04-10T10:31:00Z">
            <w:rPr>
              <w:sz w:val="24"/>
              <w:szCs w:val="24"/>
            </w:rPr>
          </w:rPrChange>
        </w:rPr>
        <w:t xml:space="preserve"> from which to select variance components.  These probabilities are listed in the R code as follows, for</w:t>
      </w:r>
      <w:r w:rsidR="00CE5F9B" w:rsidRPr="00194C1D">
        <w:rPr>
          <w:rFonts w:ascii="Times New Roman" w:hAnsi="Times New Roman" w:cs="Times New Roman"/>
          <w:sz w:val="24"/>
          <w:szCs w:val="24"/>
          <w:rPrChange w:id="3386" w:author="Owner" w:date="2017-04-10T10:31:00Z">
            <w:rPr>
              <w:sz w:val="24"/>
              <w:szCs w:val="24"/>
            </w:rPr>
          </w:rPrChange>
        </w:rPr>
        <w:t xml:space="preserve"> simulation run r, at time t, site k, </w:t>
      </w:r>
      <w:r w:rsidR="00727B60" w:rsidRPr="00194C1D">
        <w:rPr>
          <w:rFonts w:ascii="Times New Roman" w:hAnsi="Times New Roman" w:cs="Times New Roman"/>
          <w:sz w:val="24"/>
          <w:szCs w:val="24"/>
          <w:rPrChange w:id="3387" w:author="Owner" w:date="2017-04-10T10:31:00Z">
            <w:rPr>
              <w:sz w:val="24"/>
              <w:szCs w:val="24"/>
            </w:rPr>
          </w:rPrChange>
        </w:rPr>
        <w:t>and land use classification q, the following quantile probabilities are defined:</w:t>
      </w:r>
    </w:p>
    <w:p w:rsidR="00727BC6" w:rsidRPr="00194C1D" w:rsidRDefault="00727BC6" w:rsidP="00727BC6">
      <w:pPr>
        <w:spacing w:after="0"/>
        <w:rPr>
          <w:rFonts w:ascii="Times New Roman" w:hAnsi="Times New Roman" w:cs="Times New Roman"/>
          <w:sz w:val="24"/>
          <w:szCs w:val="24"/>
          <w:rPrChange w:id="3388" w:author="Owner" w:date="2017-04-10T10:31:00Z">
            <w:rPr>
              <w:sz w:val="24"/>
              <w:szCs w:val="24"/>
            </w:rPr>
          </w:rPrChange>
        </w:rPr>
      </w:pPr>
    </w:p>
    <w:p w:rsidR="00727BC6" w:rsidRPr="00194C1D" w:rsidRDefault="00727BC6" w:rsidP="00727B60">
      <w:pPr>
        <w:spacing w:after="0"/>
        <w:ind w:firstLine="720"/>
        <w:rPr>
          <w:rFonts w:ascii="Times New Roman" w:hAnsi="Times New Roman" w:cs="Times New Roman"/>
          <w:sz w:val="24"/>
          <w:szCs w:val="24"/>
          <w:rPrChange w:id="3389" w:author="Owner" w:date="2017-04-10T10:31:00Z">
            <w:rPr>
              <w:sz w:val="24"/>
              <w:szCs w:val="24"/>
            </w:rPr>
          </w:rPrChange>
        </w:rPr>
      </w:pPr>
      <w:r w:rsidRPr="00194C1D">
        <w:rPr>
          <w:rFonts w:ascii="Times New Roman" w:hAnsi="Times New Roman" w:cs="Times New Roman"/>
          <w:sz w:val="24"/>
          <w:szCs w:val="24"/>
          <w:rPrChange w:id="3390" w:author="Owner" w:date="2017-04-10T10:31:00Z">
            <w:rPr>
              <w:sz w:val="24"/>
              <w:szCs w:val="24"/>
            </w:rPr>
          </w:rPrChange>
        </w:rPr>
        <w:t xml:space="preserve">r.unif[r] = </w:t>
      </w:r>
      <w:proofErr w:type="gramStart"/>
      <w:r w:rsidRPr="00194C1D">
        <w:rPr>
          <w:rFonts w:ascii="Times New Roman" w:hAnsi="Times New Roman" w:cs="Times New Roman"/>
          <w:sz w:val="24"/>
          <w:szCs w:val="24"/>
          <w:rPrChange w:id="3391" w:author="Owner" w:date="2017-04-10T10:31:00Z">
            <w:rPr>
              <w:sz w:val="24"/>
              <w:szCs w:val="24"/>
            </w:rPr>
          </w:rPrChange>
        </w:rPr>
        <w:t>runif(</w:t>
      </w:r>
      <w:proofErr w:type="gramEnd"/>
      <w:r w:rsidRPr="00194C1D">
        <w:rPr>
          <w:rFonts w:ascii="Times New Roman" w:hAnsi="Times New Roman" w:cs="Times New Roman"/>
          <w:sz w:val="24"/>
          <w:szCs w:val="24"/>
          <w:rPrChange w:id="3392" w:author="Owner" w:date="2017-04-10T10:31:00Z">
            <w:rPr>
              <w:sz w:val="24"/>
              <w:szCs w:val="24"/>
            </w:rPr>
          </w:rPrChange>
        </w:rPr>
        <w:t>0,1)</w:t>
      </w:r>
    </w:p>
    <w:p w:rsidR="00727BC6" w:rsidRPr="00194C1D" w:rsidRDefault="00727BC6" w:rsidP="00727B60">
      <w:pPr>
        <w:spacing w:after="0"/>
        <w:ind w:firstLine="720"/>
        <w:rPr>
          <w:rFonts w:ascii="Times New Roman" w:hAnsi="Times New Roman" w:cs="Times New Roman"/>
          <w:sz w:val="24"/>
          <w:szCs w:val="24"/>
          <w:rPrChange w:id="3393" w:author="Owner" w:date="2017-04-10T10:31:00Z">
            <w:rPr>
              <w:sz w:val="24"/>
              <w:szCs w:val="24"/>
            </w:rPr>
          </w:rPrChange>
        </w:rPr>
      </w:pPr>
      <w:r w:rsidRPr="00194C1D">
        <w:rPr>
          <w:rFonts w:ascii="Times New Roman" w:hAnsi="Times New Roman" w:cs="Times New Roman"/>
          <w:sz w:val="24"/>
          <w:szCs w:val="24"/>
          <w:rPrChange w:id="3394" w:author="Owner" w:date="2017-04-10T10:31:00Z">
            <w:rPr>
              <w:sz w:val="24"/>
              <w:szCs w:val="24"/>
            </w:rPr>
          </w:rPrChange>
        </w:rPr>
        <w:t xml:space="preserve">T.unif[r, t] = </w:t>
      </w:r>
      <w:proofErr w:type="gramStart"/>
      <w:r w:rsidRPr="00194C1D">
        <w:rPr>
          <w:rFonts w:ascii="Times New Roman" w:hAnsi="Times New Roman" w:cs="Times New Roman"/>
          <w:sz w:val="24"/>
          <w:szCs w:val="24"/>
          <w:rPrChange w:id="3395" w:author="Owner" w:date="2017-04-10T10:31:00Z">
            <w:rPr>
              <w:sz w:val="24"/>
              <w:szCs w:val="24"/>
            </w:rPr>
          </w:rPrChange>
        </w:rPr>
        <w:t>runif(</w:t>
      </w:r>
      <w:proofErr w:type="gramEnd"/>
      <w:r w:rsidRPr="00194C1D">
        <w:rPr>
          <w:rFonts w:ascii="Times New Roman" w:hAnsi="Times New Roman" w:cs="Times New Roman"/>
          <w:sz w:val="24"/>
          <w:szCs w:val="24"/>
          <w:rPrChange w:id="3396" w:author="Owner" w:date="2017-04-10T10:31:00Z">
            <w:rPr>
              <w:sz w:val="24"/>
              <w:szCs w:val="24"/>
            </w:rPr>
          </w:rPrChange>
        </w:rPr>
        <w:t>0,1)</w:t>
      </w:r>
    </w:p>
    <w:p w:rsidR="00727BC6" w:rsidRPr="00194C1D" w:rsidRDefault="00727BC6" w:rsidP="00727B60">
      <w:pPr>
        <w:spacing w:after="0"/>
        <w:ind w:firstLine="720"/>
        <w:rPr>
          <w:rFonts w:ascii="Times New Roman" w:hAnsi="Times New Roman" w:cs="Times New Roman"/>
          <w:sz w:val="24"/>
          <w:szCs w:val="24"/>
          <w:rPrChange w:id="3397" w:author="Owner" w:date="2017-04-10T10:31:00Z">
            <w:rPr>
              <w:sz w:val="24"/>
              <w:szCs w:val="24"/>
            </w:rPr>
          </w:rPrChange>
        </w:rPr>
      </w:pPr>
      <w:r w:rsidRPr="00194C1D">
        <w:rPr>
          <w:rFonts w:ascii="Times New Roman" w:hAnsi="Times New Roman" w:cs="Times New Roman"/>
          <w:sz w:val="24"/>
          <w:szCs w:val="24"/>
          <w:rPrChange w:id="3398" w:author="Owner" w:date="2017-04-10T10:31:00Z">
            <w:rPr>
              <w:sz w:val="24"/>
              <w:szCs w:val="24"/>
            </w:rPr>
          </w:rPrChange>
        </w:rPr>
        <w:t xml:space="preserve">s.unif[r, t, k] = </w:t>
      </w:r>
      <w:proofErr w:type="gramStart"/>
      <w:r w:rsidRPr="00194C1D">
        <w:rPr>
          <w:rFonts w:ascii="Times New Roman" w:hAnsi="Times New Roman" w:cs="Times New Roman"/>
          <w:sz w:val="24"/>
          <w:szCs w:val="24"/>
          <w:rPrChange w:id="3399" w:author="Owner" w:date="2017-04-10T10:31:00Z">
            <w:rPr>
              <w:sz w:val="24"/>
              <w:szCs w:val="24"/>
            </w:rPr>
          </w:rPrChange>
        </w:rPr>
        <w:t>runif(</w:t>
      </w:r>
      <w:proofErr w:type="gramEnd"/>
      <w:r w:rsidRPr="00194C1D">
        <w:rPr>
          <w:rFonts w:ascii="Times New Roman" w:hAnsi="Times New Roman" w:cs="Times New Roman"/>
          <w:sz w:val="24"/>
          <w:szCs w:val="24"/>
          <w:rPrChange w:id="3400" w:author="Owner" w:date="2017-04-10T10:31:00Z">
            <w:rPr>
              <w:sz w:val="24"/>
              <w:szCs w:val="24"/>
            </w:rPr>
          </w:rPrChange>
        </w:rPr>
        <w:t>0,1)</w:t>
      </w:r>
    </w:p>
    <w:p w:rsidR="00727BC6" w:rsidRPr="00194C1D" w:rsidRDefault="00727B60" w:rsidP="00727B60">
      <w:pPr>
        <w:spacing w:after="0"/>
        <w:ind w:firstLine="720"/>
        <w:rPr>
          <w:rFonts w:ascii="Times New Roman" w:hAnsi="Times New Roman" w:cs="Times New Roman"/>
          <w:sz w:val="24"/>
          <w:szCs w:val="24"/>
          <w:rPrChange w:id="3401" w:author="Owner" w:date="2017-04-10T10:31:00Z">
            <w:rPr>
              <w:sz w:val="24"/>
              <w:szCs w:val="24"/>
            </w:rPr>
          </w:rPrChange>
        </w:rPr>
      </w:pPr>
      <w:r w:rsidRPr="00194C1D">
        <w:rPr>
          <w:rFonts w:ascii="Times New Roman" w:hAnsi="Times New Roman" w:cs="Times New Roman"/>
          <w:sz w:val="24"/>
          <w:szCs w:val="24"/>
          <w:rPrChange w:id="3402" w:author="Owner" w:date="2017-04-10T10:31:00Z">
            <w:rPr>
              <w:sz w:val="24"/>
              <w:szCs w:val="24"/>
            </w:rPr>
          </w:rPrChange>
        </w:rPr>
        <w:t>Withins.unif[r</w:t>
      </w:r>
      <w:proofErr w:type="gramStart"/>
      <w:r w:rsidRPr="00194C1D">
        <w:rPr>
          <w:rFonts w:ascii="Times New Roman" w:hAnsi="Times New Roman" w:cs="Times New Roman"/>
          <w:sz w:val="24"/>
          <w:szCs w:val="24"/>
          <w:rPrChange w:id="3403" w:author="Owner" w:date="2017-04-10T10:31:00Z">
            <w:rPr>
              <w:sz w:val="24"/>
              <w:szCs w:val="24"/>
            </w:rPr>
          </w:rPrChange>
        </w:rPr>
        <w:t>,t,k,q</w:t>
      </w:r>
      <w:proofErr w:type="gramEnd"/>
      <w:r w:rsidR="00727BC6" w:rsidRPr="00194C1D">
        <w:rPr>
          <w:rFonts w:ascii="Times New Roman" w:hAnsi="Times New Roman" w:cs="Times New Roman"/>
          <w:sz w:val="24"/>
          <w:szCs w:val="24"/>
          <w:rPrChange w:id="3404" w:author="Owner" w:date="2017-04-10T10:31:00Z">
            <w:rPr>
              <w:sz w:val="24"/>
              <w:szCs w:val="24"/>
            </w:rPr>
          </w:rPrChange>
        </w:rPr>
        <w:t>] = runif(0,1)</w:t>
      </w:r>
    </w:p>
    <w:p w:rsidR="00727BC6" w:rsidRPr="00194C1D" w:rsidRDefault="00727BC6" w:rsidP="00727BC6">
      <w:pPr>
        <w:spacing w:after="0"/>
        <w:rPr>
          <w:rFonts w:ascii="Times New Roman" w:hAnsi="Times New Roman" w:cs="Times New Roman"/>
          <w:sz w:val="24"/>
          <w:szCs w:val="24"/>
          <w:rPrChange w:id="3405" w:author="Owner" w:date="2017-04-10T10:31:00Z">
            <w:rPr>
              <w:sz w:val="24"/>
              <w:szCs w:val="24"/>
            </w:rPr>
          </w:rPrChange>
        </w:rPr>
      </w:pPr>
    </w:p>
    <w:p w:rsidR="00727BC6" w:rsidRPr="00194C1D" w:rsidRDefault="00727B60" w:rsidP="00727BC6">
      <w:pPr>
        <w:spacing w:after="0"/>
        <w:rPr>
          <w:rFonts w:ascii="Times New Roman" w:hAnsi="Times New Roman" w:cs="Times New Roman"/>
          <w:sz w:val="24"/>
          <w:szCs w:val="24"/>
          <w:rPrChange w:id="3406" w:author="Owner" w:date="2017-04-10T10:31:00Z">
            <w:rPr>
              <w:sz w:val="24"/>
              <w:szCs w:val="24"/>
            </w:rPr>
          </w:rPrChange>
        </w:rPr>
      </w:pPr>
      <w:r w:rsidRPr="00194C1D">
        <w:rPr>
          <w:rFonts w:ascii="Times New Roman" w:hAnsi="Times New Roman" w:cs="Times New Roman"/>
          <w:sz w:val="24"/>
          <w:szCs w:val="24"/>
          <w:rPrChange w:id="3407" w:author="Owner" w:date="2017-04-10T10:31:00Z">
            <w:rPr>
              <w:sz w:val="24"/>
              <w:szCs w:val="24"/>
            </w:rPr>
          </w:rPrChange>
        </w:rPr>
        <w:t>For a given run, year, site, and land use classification, the land cover is assigned as follows:</w:t>
      </w:r>
    </w:p>
    <w:p w:rsidR="00727B60" w:rsidRPr="00194C1D" w:rsidRDefault="00727B60" w:rsidP="00727BC6">
      <w:pPr>
        <w:spacing w:after="0"/>
        <w:rPr>
          <w:rFonts w:ascii="Times New Roman" w:hAnsi="Times New Roman" w:cs="Times New Roman"/>
          <w:sz w:val="24"/>
          <w:szCs w:val="24"/>
          <w:rPrChange w:id="3408" w:author="Owner" w:date="2017-04-10T10:31:00Z">
            <w:rPr>
              <w:sz w:val="24"/>
              <w:szCs w:val="24"/>
            </w:rPr>
          </w:rPrChange>
        </w:rPr>
      </w:pPr>
    </w:p>
    <w:p w:rsidR="00727B60" w:rsidRPr="00194C1D" w:rsidRDefault="00CE5F9B" w:rsidP="00727BC6">
      <w:pPr>
        <w:spacing w:after="0"/>
        <w:rPr>
          <w:rFonts w:ascii="Times New Roman" w:hAnsi="Times New Roman" w:cs="Times New Roman"/>
          <w:sz w:val="24"/>
          <w:szCs w:val="24"/>
          <w:rPrChange w:id="3409" w:author="Owner" w:date="2017-04-10T10:31:00Z">
            <w:rPr>
              <w:sz w:val="24"/>
              <w:szCs w:val="24"/>
            </w:rPr>
          </w:rPrChange>
        </w:rPr>
      </w:pPr>
      <w:r w:rsidRPr="00194C1D">
        <w:rPr>
          <w:rFonts w:ascii="Times New Roman" w:hAnsi="Times New Roman" w:cs="Times New Roman"/>
          <w:sz w:val="24"/>
          <w:szCs w:val="24"/>
          <w:rPrChange w:id="3410" w:author="Owner" w:date="2017-04-10T10:31:00Z">
            <w:rPr>
              <w:sz w:val="24"/>
              <w:szCs w:val="24"/>
            </w:rPr>
          </w:rPrChange>
        </w:rPr>
        <w:t>A</w:t>
      </w:r>
      <w:r w:rsidR="00727BC6" w:rsidRPr="00194C1D">
        <w:rPr>
          <w:rFonts w:ascii="Times New Roman" w:hAnsi="Times New Roman" w:cs="Times New Roman"/>
          <w:sz w:val="24"/>
          <w:szCs w:val="24"/>
          <w:rPrChange w:id="3411" w:author="Owner" w:date="2017-04-10T10:31:00Z">
            <w:rPr>
              <w:sz w:val="24"/>
              <w:szCs w:val="24"/>
            </w:rPr>
          </w:rPrChange>
        </w:rPr>
        <w:t>k_x_</w:t>
      </w:r>
      <w:proofErr w:type="gramStart"/>
      <w:r w:rsidR="00727BC6" w:rsidRPr="00194C1D">
        <w:rPr>
          <w:rFonts w:ascii="Times New Roman" w:hAnsi="Times New Roman" w:cs="Times New Roman"/>
          <w:sz w:val="24"/>
          <w:szCs w:val="24"/>
          <w:rPrChange w:id="3412" w:author="Owner" w:date="2017-04-10T10:31:00Z">
            <w:rPr>
              <w:sz w:val="24"/>
              <w:szCs w:val="24"/>
            </w:rPr>
          </w:rPrChange>
        </w:rPr>
        <w:t>Lqk[</w:t>
      </w:r>
      <w:proofErr w:type="gramEnd"/>
      <w:r w:rsidR="00727BC6" w:rsidRPr="00194C1D">
        <w:rPr>
          <w:rFonts w:ascii="Times New Roman" w:hAnsi="Times New Roman" w:cs="Times New Roman"/>
          <w:sz w:val="24"/>
          <w:szCs w:val="24"/>
          <w:rPrChange w:id="3413" w:author="Owner" w:date="2017-04-10T10:31:00Z">
            <w:rPr>
              <w:sz w:val="24"/>
              <w:szCs w:val="24"/>
            </w:rPr>
          </w:rPrChange>
        </w:rPr>
        <w:t>k, t,</w:t>
      </w:r>
      <w:r w:rsidR="00727B60" w:rsidRPr="00194C1D">
        <w:rPr>
          <w:rFonts w:ascii="Times New Roman" w:hAnsi="Times New Roman" w:cs="Times New Roman"/>
          <w:sz w:val="24"/>
          <w:szCs w:val="24"/>
          <w:rPrChange w:id="3414" w:author="Owner" w:date="2017-04-10T10:31:00Z">
            <w:rPr>
              <w:sz w:val="24"/>
              <w:szCs w:val="24"/>
            </w:rPr>
          </w:rPrChange>
        </w:rPr>
        <w:t>q,  r] = Ak_x_Lqk.mu +</w:t>
      </w:r>
    </w:p>
    <w:p w:rsidR="00727B60" w:rsidRPr="00194C1D" w:rsidRDefault="00727B60" w:rsidP="00727B60">
      <w:pPr>
        <w:spacing w:after="0"/>
        <w:ind w:firstLine="720"/>
        <w:rPr>
          <w:rFonts w:ascii="Times New Roman" w:hAnsi="Times New Roman" w:cs="Times New Roman"/>
          <w:sz w:val="24"/>
          <w:szCs w:val="24"/>
          <w:rPrChange w:id="3415" w:author="Owner" w:date="2017-04-10T10:31:00Z">
            <w:rPr>
              <w:sz w:val="24"/>
              <w:szCs w:val="24"/>
            </w:rPr>
          </w:rPrChange>
        </w:rPr>
      </w:pPr>
      <w:r w:rsidRPr="00194C1D">
        <w:rPr>
          <w:rFonts w:ascii="Times New Roman" w:hAnsi="Times New Roman" w:cs="Times New Roman"/>
          <w:sz w:val="24"/>
          <w:szCs w:val="24"/>
          <w:rPrChange w:id="3416" w:author="Owner" w:date="2017-04-10T10:31:00Z">
            <w:rPr>
              <w:sz w:val="24"/>
              <w:szCs w:val="24"/>
            </w:rPr>
          </w:rPrChange>
        </w:rPr>
        <w:t xml:space="preserve"> </w:t>
      </w:r>
      <w:proofErr w:type="gramStart"/>
      <w:r w:rsidRPr="00194C1D">
        <w:rPr>
          <w:rFonts w:ascii="Times New Roman" w:hAnsi="Times New Roman" w:cs="Times New Roman"/>
          <w:sz w:val="24"/>
          <w:szCs w:val="24"/>
          <w:rPrChange w:id="3417" w:author="Owner" w:date="2017-04-10T10:31:00Z">
            <w:rPr>
              <w:sz w:val="24"/>
              <w:szCs w:val="24"/>
            </w:rPr>
          </w:rPrChange>
        </w:rPr>
        <w:t>qnorm(</w:t>
      </w:r>
      <w:proofErr w:type="gramEnd"/>
      <w:r w:rsidRPr="00194C1D">
        <w:rPr>
          <w:rFonts w:ascii="Times New Roman" w:hAnsi="Times New Roman" w:cs="Times New Roman"/>
          <w:sz w:val="24"/>
          <w:szCs w:val="24"/>
          <w:rPrChange w:id="3418" w:author="Owner" w:date="2017-04-10T10:31:00Z">
            <w:rPr>
              <w:sz w:val="24"/>
              <w:szCs w:val="24"/>
            </w:rPr>
          </w:rPrChange>
        </w:rPr>
        <w:t>r.unif[r], 0, σ</w:t>
      </w:r>
      <w:r w:rsidRPr="00194C1D">
        <w:rPr>
          <w:rFonts w:ascii="Times New Roman" w:hAnsi="Times New Roman" w:cs="Times New Roman"/>
          <w:sz w:val="24"/>
          <w:szCs w:val="24"/>
          <w:vertAlign w:val="subscript"/>
          <w:rPrChange w:id="3419" w:author="Owner" w:date="2017-04-10T10:31:00Z">
            <w:rPr>
              <w:sz w:val="24"/>
              <w:szCs w:val="24"/>
              <w:vertAlign w:val="subscript"/>
            </w:rPr>
          </w:rPrChange>
        </w:rPr>
        <w:t>r</w:t>
      </w:r>
      <w:r w:rsidRPr="00194C1D">
        <w:rPr>
          <w:rFonts w:ascii="Times New Roman" w:hAnsi="Times New Roman" w:cs="Times New Roman"/>
          <w:sz w:val="24"/>
          <w:szCs w:val="24"/>
          <w:rPrChange w:id="3420" w:author="Owner" w:date="2017-04-10T10:31:00Z">
            <w:rPr>
              <w:sz w:val="24"/>
              <w:szCs w:val="24"/>
            </w:rPr>
          </w:rPrChange>
        </w:rPr>
        <w:t xml:space="preserve">) + </w:t>
      </w:r>
    </w:p>
    <w:p w:rsidR="00727B60" w:rsidRPr="00194C1D" w:rsidRDefault="00727B60" w:rsidP="00727B60">
      <w:pPr>
        <w:spacing w:after="0"/>
        <w:ind w:left="720" w:firstLine="720"/>
        <w:rPr>
          <w:rFonts w:ascii="Times New Roman" w:hAnsi="Times New Roman" w:cs="Times New Roman"/>
          <w:sz w:val="24"/>
          <w:szCs w:val="24"/>
          <w:rPrChange w:id="3421" w:author="Owner" w:date="2017-04-10T10:31:00Z">
            <w:rPr>
              <w:sz w:val="24"/>
              <w:szCs w:val="24"/>
            </w:rPr>
          </w:rPrChange>
        </w:rPr>
      </w:pPr>
      <w:proofErr w:type="gramStart"/>
      <w:r w:rsidRPr="00194C1D">
        <w:rPr>
          <w:rFonts w:ascii="Times New Roman" w:hAnsi="Times New Roman" w:cs="Times New Roman"/>
          <w:sz w:val="24"/>
          <w:szCs w:val="24"/>
          <w:rPrChange w:id="3422" w:author="Owner" w:date="2017-04-10T10:31:00Z">
            <w:rPr>
              <w:sz w:val="24"/>
              <w:szCs w:val="24"/>
            </w:rPr>
          </w:rPrChange>
        </w:rPr>
        <w:t>qnorm(</w:t>
      </w:r>
      <w:proofErr w:type="gramEnd"/>
      <w:r w:rsidRPr="00194C1D">
        <w:rPr>
          <w:rFonts w:ascii="Times New Roman" w:hAnsi="Times New Roman" w:cs="Times New Roman"/>
          <w:sz w:val="24"/>
          <w:szCs w:val="24"/>
          <w:rPrChange w:id="3423" w:author="Owner" w:date="2017-04-10T10:31:00Z">
            <w:rPr>
              <w:sz w:val="24"/>
              <w:szCs w:val="24"/>
            </w:rPr>
          </w:rPrChange>
        </w:rPr>
        <w:t>t.unif[r,t], 0, σ</w:t>
      </w:r>
      <w:r w:rsidRPr="00194C1D">
        <w:rPr>
          <w:rFonts w:ascii="Times New Roman" w:hAnsi="Times New Roman" w:cs="Times New Roman"/>
          <w:sz w:val="24"/>
          <w:szCs w:val="24"/>
          <w:vertAlign w:val="subscript"/>
          <w:rPrChange w:id="3424" w:author="Owner" w:date="2017-04-10T10:31:00Z">
            <w:rPr>
              <w:sz w:val="24"/>
              <w:szCs w:val="24"/>
              <w:vertAlign w:val="subscript"/>
            </w:rPr>
          </w:rPrChange>
        </w:rPr>
        <w:t>t</w:t>
      </w:r>
      <w:r w:rsidRPr="00194C1D">
        <w:rPr>
          <w:rFonts w:ascii="Times New Roman" w:hAnsi="Times New Roman" w:cs="Times New Roman"/>
          <w:sz w:val="24"/>
          <w:szCs w:val="24"/>
          <w:rPrChange w:id="3425" w:author="Owner" w:date="2017-04-10T10:31:00Z">
            <w:rPr>
              <w:sz w:val="24"/>
              <w:szCs w:val="24"/>
            </w:rPr>
          </w:rPrChange>
        </w:rPr>
        <w:t xml:space="preserve">) + </w:t>
      </w:r>
    </w:p>
    <w:p w:rsidR="00727B60" w:rsidRPr="00194C1D" w:rsidRDefault="00727B60" w:rsidP="00727B60">
      <w:pPr>
        <w:spacing w:after="0"/>
        <w:ind w:left="1440" w:firstLine="720"/>
        <w:rPr>
          <w:rFonts w:ascii="Times New Roman" w:hAnsi="Times New Roman" w:cs="Times New Roman"/>
          <w:sz w:val="24"/>
          <w:szCs w:val="24"/>
          <w:rPrChange w:id="3426" w:author="Owner" w:date="2017-04-10T10:31:00Z">
            <w:rPr>
              <w:sz w:val="24"/>
              <w:szCs w:val="24"/>
            </w:rPr>
          </w:rPrChange>
        </w:rPr>
      </w:pPr>
      <w:proofErr w:type="gramStart"/>
      <w:r w:rsidRPr="00194C1D">
        <w:rPr>
          <w:rFonts w:ascii="Times New Roman" w:hAnsi="Times New Roman" w:cs="Times New Roman"/>
          <w:sz w:val="24"/>
          <w:szCs w:val="24"/>
          <w:rPrChange w:id="3427" w:author="Owner" w:date="2017-04-10T10:31:00Z">
            <w:rPr>
              <w:sz w:val="24"/>
              <w:szCs w:val="24"/>
            </w:rPr>
          </w:rPrChange>
        </w:rPr>
        <w:t>qnorm(</w:t>
      </w:r>
      <w:proofErr w:type="gramEnd"/>
      <w:r w:rsidRPr="00194C1D">
        <w:rPr>
          <w:rFonts w:ascii="Times New Roman" w:hAnsi="Times New Roman" w:cs="Times New Roman"/>
          <w:sz w:val="24"/>
          <w:szCs w:val="24"/>
          <w:rPrChange w:id="3428" w:author="Owner" w:date="2017-04-10T10:31:00Z">
            <w:rPr>
              <w:sz w:val="24"/>
              <w:szCs w:val="24"/>
            </w:rPr>
          </w:rPrChange>
        </w:rPr>
        <w:t>s.unif[r,t,s], 0, σ</w:t>
      </w:r>
      <w:r w:rsidRPr="00194C1D">
        <w:rPr>
          <w:rFonts w:ascii="Times New Roman" w:hAnsi="Times New Roman" w:cs="Times New Roman"/>
          <w:sz w:val="24"/>
          <w:szCs w:val="24"/>
          <w:vertAlign w:val="subscript"/>
          <w:rPrChange w:id="3429" w:author="Owner" w:date="2017-04-10T10:31:00Z">
            <w:rPr>
              <w:sz w:val="24"/>
              <w:szCs w:val="24"/>
              <w:vertAlign w:val="subscript"/>
            </w:rPr>
          </w:rPrChange>
        </w:rPr>
        <w:t>s</w:t>
      </w:r>
      <w:r w:rsidRPr="00194C1D">
        <w:rPr>
          <w:rFonts w:ascii="Times New Roman" w:hAnsi="Times New Roman" w:cs="Times New Roman"/>
          <w:sz w:val="24"/>
          <w:szCs w:val="24"/>
          <w:rPrChange w:id="3430" w:author="Owner" w:date="2017-04-10T10:31:00Z">
            <w:rPr>
              <w:sz w:val="24"/>
              <w:szCs w:val="24"/>
            </w:rPr>
          </w:rPrChange>
        </w:rPr>
        <w:t>) +</w:t>
      </w:r>
    </w:p>
    <w:p w:rsidR="00727B60" w:rsidRPr="00194C1D" w:rsidRDefault="00727B60" w:rsidP="00727B60">
      <w:pPr>
        <w:spacing w:after="0"/>
        <w:ind w:left="2160" w:firstLine="720"/>
        <w:rPr>
          <w:rFonts w:ascii="Times New Roman" w:hAnsi="Times New Roman" w:cs="Times New Roman"/>
          <w:sz w:val="24"/>
          <w:szCs w:val="24"/>
          <w:rPrChange w:id="3431" w:author="Owner" w:date="2017-04-10T10:31:00Z">
            <w:rPr>
              <w:sz w:val="24"/>
              <w:szCs w:val="24"/>
            </w:rPr>
          </w:rPrChange>
        </w:rPr>
      </w:pPr>
      <w:r w:rsidRPr="00194C1D">
        <w:rPr>
          <w:rFonts w:ascii="Times New Roman" w:hAnsi="Times New Roman" w:cs="Times New Roman"/>
          <w:sz w:val="24"/>
          <w:szCs w:val="24"/>
          <w:rPrChange w:id="3432" w:author="Owner" w:date="2017-04-10T10:31:00Z">
            <w:rPr>
              <w:sz w:val="24"/>
              <w:szCs w:val="24"/>
            </w:rPr>
          </w:rPrChange>
        </w:rPr>
        <w:t xml:space="preserve"> </w:t>
      </w:r>
      <w:proofErr w:type="gramStart"/>
      <w:r w:rsidRPr="00194C1D">
        <w:rPr>
          <w:rFonts w:ascii="Times New Roman" w:hAnsi="Times New Roman" w:cs="Times New Roman"/>
          <w:sz w:val="24"/>
          <w:szCs w:val="24"/>
          <w:rPrChange w:id="3433" w:author="Owner" w:date="2017-04-10T10:31:00Z">
            <w:rPr>
              <w:sz w:val="24"/>
              <w:szCs w:val="24"/>
            </w:rPr>
          </w:rPrChange>
        </w:rPr>
        <w:t>qnorm(</w:t>
      </w:r>
      <w:proofErr w:type="gramEnd"/>
      <w:r w:rsidRPr="00194C1D">
        <w:rPr>
          <w:rFonts w:ascii="Times New Roman" w:hAnsi="Times New Roman" w:cs="Times New Roman"/>
          <w:sz w:val="24"/>
          <w:szCs w:val="24"/>
          <w:rPrChange w:id="3434" w:author="Owner" w:date="2017-04-10T10:31:00Z">
            <w:rPr>
              <w:sz w:val="24"/>
              <w:szCs w:val="24"/>
            </w:rPr>
          </w:rPrChange>
        </w:rPr>
        <w:t>Withins.unif[r,t,k,q], 0, σ)</w:t>
      </w:r>
      <w:r w:rsidR="009B09B8" w:rsidRPr="00194C1D">
        <w:rPr>
          <w:rFonts w:ascii="Times New Roman" w:hAnsi="Times New Roman" w:cs="Times New Roman"/>
          <w:sz w:val="24"/>
          <w:szCs w:val="24"/>
          <w:rPrChange w:id="3435" w:author="Owner" w:date="2017-04-10T10:31:00Z">
            <w:rPr>
              <w:sz w:val="24"/>
              <w:szCs w:val="24"/>
            </w:rPr>
          </w:rPrChange>
        </w:rPr>
        <w:tab/>
      </w:r>
      <w:r w:rsidR="009B09B8" w:rsidRPr="00194C1D">
        <w:rPr>
          <w:rFonts w:ascii="Times New Roman" w:hAnsi="Times New Roman" w:cs="Times New Roman"/>
          <w:sz w:val="24"/>
          <w:szCs w:val="24"/>
          <w:rPrChange w:id="3436" w:author="Owner" w:date="2017-04-10T10:31:00Z">
            <w:rPr>
              <w:sz w:val="24"/>
              <w:szCs w:val="24"/>
            </w:rPr>
          </w:rPrChange>
        </w:rPr>
        <w:tab/>
      </w:r>
      <w:r w:rsidR="009B09B8" w:rsidRPr="00194C1D">
        <w:rPr>
          <w:rFonts w:ascii="Times New Roman" w:hAnsi="Times New Roman" w:cs="Times New Roman"/>
          <w:sz w:val="24"/>
          <w:szCs w:val="24"/>
          <w:rPrChange w:id="3437" w:author="Owner" w:date="2017-04-10T10:31:00Z">
            <w:rPr>
              <w:sz w:val="24"/>
              <w:szCs w:val="24"/>
            </w:rPr>
          </w:rPrChange>
        </w:rPr>
        <w:tab/>
      </w:r>
      <w:r w:rsidR="009B09B8" w:rsidRPr="00194C1D">
        <w:rPr>
          <w:rFonts w:ascii="Times New Roman" w:hAnsi="Times New Roman" w:cs="Times New Roman"/>
          <w:sz w:val="24"/>
          <w:szCs w:val="24"/>
          <w:rPrChange w:id="3438" w:author="Owner" w:date="2017-04-10T10:31:00Z">
            <w:rPr>
              <w:sz w:val="24"/>
              <w:szCs w:val="24"/>
            </w:rPr>
          </w:rPrChange>
        </w:rPr>
        <w:tab/>
        <w:t>(</w:t>
      </w:r>
      <w:del w:id="3439" w:author="Owner" w:date="2017-04-10T10:46:00Z">
        <w:r w:rsidR="009B09B8" w:rsidRPr="00194C1D" w:rsidDel="00D830E4">
          <w:rPr>
            <w:rFonts w:ascii="Times New Roman" w:hAnsi="Times New Roman" w:cs="Times New Roman"/>
            <w:sz w:val="24"/>
            <w:szCs w:val="24"/>
            <w:rPrChange w:id="3440" w:author="Owner" w:date="2017-04-10T10:31:00Z">
              <w:rPr>
                <w:sz w:val="24"/>
                <w:szCs w:val="24"/>
              </w:rPr>
            </w:rPrChange>
          </w:rPr>
          <w:delText>5</w:delText>
        </w:r>
      </w:del>
      <w:ins w:id="3441" w:author="Owner" w:date="2017-04-10T10:46:00Z">
        <w:r w:rsidR="00D830E4">
          <w:rPr>
            <w:rFonts w:ascii="Times New Roman" w:hAnsi="Times New Roman" w:cs="Times New Roman"/>
            <w:sz w:val="24"/>
            <w:szCs w:val="24"/>
          </w:rPr>
          <w:t>6</w:t>
        </w:r>
      </w:ins>
      <w:r w:rsidR="009B09B8" w:rsidRPr="00194C1D">
        <w:rPr>
          <w:rFonts w:ascii="Times New Roman" w:hAnsi="Times New Roman" w:cs="Times New Roman"/>
          <w:sz w:val="24"/>
          <w:szCs w:val="24"/>
          <w:rPrChange w:id="3442" w:author="Owner" w:date="2017-04-10T10:31:00Z">
            <w:rPr>
              <w:sz w:val="24"/>
              <w:szCs w:val="24"/>
            </w:rPr>
          </w:rPrChange>
        </w:rPr>
        <w:t>.5)</w:t>
      </w:r>
    </w:p>
    <w:p w:rsidR="00727B60" w:rsidRPr="00194C1D" w:rsidRDefault="00727B60" w:rsidP="00727B60">
      <w:pPr>
        <w:spacing w:after="0"/>
        <w:ind w:firstLine="720"/>
        <w:rPr>
          <w:rFonts w:ascii="Times New Roman" w:hAnsi="Times New Roman" w:cs="Times New Roman"/>
          <w:sz w:val="24"/>
          <w:szCs w:val="24"/>
          <w:rPrChange w:id="3443" w:author="Owner" w:date="2017-04-10T10:31:00Z">
            <w:rPr>
              <w:sz w:val="24"/>
              <w:szCs w:val="24"/>
            </w:rPr>
          </w:rPrChange>
        </w:rPr>
      </w:pPr>
    </w:p>
    <w:p w:rsidR="00727B60" w:rsidRPr="00194C1D" w:rsidRDefault="00727B60" w:rsidP="00727B60">
      <w:pPr>
        <w:spacing w:after="0"/>
        <w:ind w:firstLine="720"/>
        <w:rPr>
          <w:rFonts w:ascii="Times New Roman" w:hAnsi="Times New Roman" w:cs="Times New Roman"/>
          <w:sz w:val="24"/>
          <w:szCs w:val="24"/>
          <w:rPrChange w:id="3444" w:author="Owner" w:date="2017-04-10T10:31:00Z">
            <w:rPr>
              <w:sz w:val="24"/>
              <w:szCs w:val="24"/>
            </w:rPr>
          </w:rPrChange>
        </w:rPr>
      </w:pPr>
    </w:p>
    <w:p w:rsidR="00CE5F9B" w:rsidRPr="00194C1D" w:rsidRDefault="00727B60" w:rsidP="00727B60">
      <w:pPr>
        <w:spacing w:after="0"/>
        <w:rPr>
          <w:rFonts w:ascii="Times New Roman" w:hAnsi="Times New Roman" w:cs="Times New Roman"/>
          <w:sz w:val="24"/>
          <w:szCs w:val="24"/>
          <w:rPrChange w:id="3445" w:author="Owner" w:date="2017-04-10T10:31:00Z">
            <w:rPr>
              <w:sz w:val="24"/>
              <w:szCs w:val="24"/>
            </w:rPr>
          </w:rPrChange>
        </w:rPr>
      </w:pPr>
      <w:r w:rsidRPr="00194C1D">
        <w:rPr>
          <w:rFonts w:ascii="Times New Roman" w:hAnsi="Times New Roman" w:cs="Times New Roman"/>
          <w:sz w:val="24"/>
          <w:szCs w:val="24"/>
          <w:rPrChange w:id="3446" w:author="Owner" w:date="2017-04-10T10:31:00Z">
            <w:rPr>
              <w:sz w:val="24"/>
              <w:szCs w:val="24"/>
            </w:rPr>
          </w:rPrChange>
        </w:rPr>
        <w:t>Note that all year / site / land use classifications (indexed by t</w:t>
      </w:r>
      <w:proofErr w:type="gramStart"/>
      <w:r w:rsidRPr="00194C1D">
        <w:rPr>
          <w:rFonts w:ascii="Times New Roman" w:hAnsi="Times New Roman" w:cs="Times New Roman"/>
          <w:sz w:val="24"/>
          <w:szCs w:val="24"/>
          <w:rPrChange w:id="3447" w:author="Owner" w:date="2017-04-10T10:31:00Z">
            <w:rPr>
              <w:sz w:val="24"/>
              <w:szCs w:val="24"/>
            </w:rPr>
          </w:rPrChange>
        </w:rPr>
        <w:t>,k</w:t>
      </w:r>
      <w:proofErr w:type="gramEnd"/>
      <w:r w:rsidRPr="00194C1D">
        <w:rPr>
          <w:rFonts w:ascii="Times New Roman" w:hAnsi="Times New Roman" w:cs="Times New Roman"/>
          <w:sz w:val="24"/>
          <w:szCs w:val="24"/>
          <w:rPrChange w:id="3448" w:author="Owner" w:date="2017-04-10T10:31:00Z">
            <w:rPr>
              <w:sz w:val="24"/>
              <w:szCs w:val="24"/>
            </w:rPr>
          </w:rPrChange>
        </w:rPr>
        <w:t>, and q) share a common random effect for simulation, by virtue of the fact that “r.unif” is held constant across all t, k, and q within a simulation.  Therefore, land cover values within a simulation run will be positively correlated with each other as compared to land cover across all simulations.  Similarly</w:t>
      </w:r>
      <w:r w:rsidR="00797B46" w:rsidRPr="00194C1D">
        <w:rPr>
          <w:rFonts w:ascii="Times New Roman" w:hAnsi="Times New Roman" w:cs="Times New Roman"/>
          <w:sz w:val="24"/>
          <w:szCs w:val="24"/>
          <w:rPrChange w:id="3449" w:author="Owner" w:date="2017-04-10T10:31:00Z">
            <w:rPr>
              <w:sz w:val="24"/>
              <w:szCs w:val="24"/>
            </w:rPr>
          </w:rPrChange>
        </w:rPr>
        <w:t xml:space="preserve"> land cover with a year will be positively correlated within a given run; and land cover within a site will be posi</w:t>
      </w:r>
      <w:r w:rsidR="005B220C" w:rsidRPr="00194C1D">
        <w:rPr>
          <w:rFonts w:ascii="Times New Roman" w:hAnsi="Times New Roman" w:cs="Times New Roman"/>
          <w:sz w:val="24"/>
          <w:szCs w:val="24"/>
          <w:rPrChange w:id="3450" w:author="Owner" w:date="2017-04-10T10:31:00Z">
            <w:rPr>
              <w:sz w:val="24"/>
              <w:szCs w:val="24"/>
            </w:rPr>
          </w:rPrChange>
        </w:rPr>
        <w:t>tively correlated within a year.</w:t>
      </w:r>
    </w:p>
    <w:p w:rsidR="005B220C" w:rsidRPr="00194C1D" w:rsidRDefault="005B220C" w:rsidP="00727B60">
      <w:pPr>
        <w:spacing w:after="0"/>
        <w:rPr>
          <w:rFonts w:ascii="Times New Roman" w:hAnsi="Times New Roman" w:cs="Times New Roman"/>
          <w:sz w:val="24"/>
          <w:szCs w:val="24"/>
          <w:rPrChange w:id="3451" w:author="Owner" w:date="2017-04-10T10:31:00Z">
            <w:rPr>
              <w:sz w:val="24"/>
              <w:szCs w:val="24"/>
            </w:rPr>
          </w:rPrChange>
        </w:rPr>
      </w:pPr>
    </w:p>
    <w:p w:rsidR="00CE5F9B" w:rsidRPr="00194C1D" w:rsidRDefault="00CE5F9B" w:rsidP="00727BC6">
      <w:pPr>
        <w:spacing w:after="0"/>
        <w:rPr>
          <w:rFonts w:ascii="Times New Roman" w:hAnsi="Times New Roman" w:cs="Times New Roman"/>
          <w:sz w:val="24"/>
          <w:szCs w:val="24"/>
          <w:rPrChange w:id="3452" w:author="Owner" w:date="2017-04-10T10:31:00Z">
            <w:rPr>
              <w:sz w:val="24"/>
              <w:szCs w:val="24"/>
            </w:rPr>
          </w:rPrChange>
        </w:rPr>
      </w:pPr>
    </w:p>
    <w:p w:rsidR="00EC3435" w:rsidRPr="00194C1D" w:rsidRDefault="005B220C" w:rsidP="00194C1D">
      <w:pPr>
        <w:pStyle w:val="ListParagraph"/>
        <w:numPr>
          <w:ilvl w:val="2"/>
          <w:numId w:val="20"/>
        </w:numPr>
        <w:spacing w:after="0"/>
        <w:rPr>
          <w:rFonts w:ascii="Times New Roman" w:hAnsi="Times New Roman" w:cs="Times New Roman"/>
          <w:b/>
          <w:sz w:val="24"/>
          <w:szCs w:val="24"/>
          <w:rPrChange w:id="3453" w:author="Owner" w:date="2017-04-10T10:31:00Z">
            <w:rPr>
              <w:b/>
              <w:sz w:val="24"/>
              <w:szCs w:val="24"/>
            </w:rPr>
          </w:rPrChange>
        </w:rPr>
        <w:pPrChange w:id="3454" w:author="Owner" w:date="2017-04-10T10:32:00Z">
          <w:pPr>
            <w:pStyle w:val="ListParagraph"/>
            <w:numPr>
              <w:ilvl w:val="2"/>
              <w:numId w:val="9"/>
            </w:numPr>
            <w:spacing w:after="0"/>
            <w:ind w:hanging="720"/>
          </w:pPr>
        </w:pPrChange>
      </w:pPr>
      <w:r w:rsidRPr="00194C1D">
        <w:rPr>
          <w:rFonts w:ascii="Times New Roman" w:hAnsi="Times New Roman" w:cs="Times New Roman"/>
          <w:b/>
          <w:sz w:val="24"/>
          <w:szCs w:val="24"/>
          <w:rPrChange w:id="3455" w:author="Owner" w:date="2017-04-10T10:31:00Z">
            <w:rPr>
              <w:b/>
              <w:sz w:val="24"/>
              <w:szCs w:val="24"/>
            </w:rPr>
          </w:rPrChange>
        </w:rPr>
        <w:t xml:space="preserve">Correlation </w:t>
      </w:r>
      <w:r w:rsidR="005D4A05" w:rsidRPr="00194C1D">
        <w:rPr>
          <w:rFonts w:ascii="Times New Roman" w:hAnsi="Times New Roman" w:cs="Times New Roman"/>
          <w:b/>
          <w:sz w:val="24"/>
          <w:szCs w:val="24"/>
          <w:rPrChange w:id="3456" w:author="Owner" w:date="2017-04-10T10:31:00Z">
            <w:rPr>
              <w:b/>
              <w:sz w:val="24"/>
              <w:szCs w:val="24"/>
            </w:rPr>
          </w:rPrChange>
        </w:rPr>
        <w:t>Structure</w:t>
      </w:r>
      <w:r w:rsidRPr="00194C1D">
        <w:rPr>
          <w:rFonts w:ascii="Times New Roman" w:hAnsi="Times New Roman" w:cs="Times New Roman"/>
          <w:b/>
          <w:sz w:val="24"/>
          <w:szCs w:val="24"/>
          <w:rPrChange w:id="3457" w:author="Owner" w:date="2017-04-10T10:31:00Z">
            <w:rPr>
              <w:b/>
              <w:sz w:val="24"/>
              <w:szCs w:val="24"/>
            </w:rPr>
          </w:rPrChange>
        </w:rPr>
        <w:t xml:space="preserve"> for </w:t>
      </w:r>
      <w:r w:rsidR="00EC3435" w:rsidRPr="00194C1D">
        <w:rPr>
          <w:rFonts w:ascii="Times New Roman" w:hAnsi="Times New Roman" w:cs="Times New Roman"/>
          <w:b/>
          <w:sz w:val="24"/>
          <w:szCs w:val="24"/>
          <w:rPrChange w:id="3458" w:author="Owner" w:date="2017-04-10T10:31:00Z">
            <w:rPr>
              <w:b/>
              <w:sz w:val="24"/>
              <w:szCs w:val="24"/>
            </w:rPr>
          </w:rPrChange>
        </w:rPr>
        <w:t>Dirichlet Random Variables</w:t>
      </w:r>
    </w:p>
    <w:p w:rsidR="00EC3435" w:rsidRPr="00194C1D" w:rsidRDefault="00EC3435" w:rsidP="00727BC6">
      <w:pPr>
        <w:spacing w:after="0"/>
        <w:rPr>
          <w:rFonts w:ascii="Times New Roman" w:hAnsi="Times New Roman" w:cs="Times New Roman"/>
          <w:sz w:val="24"/>
          <w:szCs w:val="24"/>
          <w:rPrChange w:id="3459" w:author="Owner" w:date="2017-04-10T10:31:00Z">
            <w:rPr>
              <w:sz w:val="24"/>
              <w:szCs w:val="24"/>
            </w:rPr>
          </w:rPrChange>
        </w:rPr>
      </w:pPr>
    </w:p>
    <w:p w:rsidR="00BF213E" w:rsidRPr="00194C1D" w:rsidRDefault="006B600A" w:rsidP="00727BC6">
      <w:pPr>
        <w:spacing w:after="0"/>
        <w:rPr>
          <w:rFonts w:ascii="Times New Roman" w:hAnsi="Times New Roman" w:cs="Times New Roman"/>
          <w:sz w:val="24"/>
          <w:szCs w:val="24"/>
          <w:rPrChange w:id="3460" w:author="Owner" w:date="2017-04-10T10:31:00Z">
            <w:rPr>
              <w:sz w:val="24"/>
              <w:szCs w:val="24"/>
            </w:rPr>
          </w:rPrChange>
        </w:rPr>
      </w:pPr>
      <w:r w:rsidRPr="00194C1D">
        <w:rPr>
          <w:rFonts w:ascii="Times New Roman" w:hAnsi="Times New Roman" w:cs="Times New Roman"/>
          <w:sz w:val="24"/>
          <w:szCs w:val="24"/>
          <w:rPrChange w:id="3461" w:author="Owner" w:date="2017-04-10T10:31:00Z">
            <w:rPr>
              <w:sz w:val="24"/>
              <w:szCs w:val="24"/>
            </w:rPr>
          </w:rPrChange>
        </w:rPr>
        <w:t>For parameters modeled as Dirichlet random variables, a structure similar to that above, as described for normal random variables, is implemented.  However,</w:t>
      </w:r>
      <w:r w:rsidR="000A7E93" w:rsidRPr="00194C1D">
        <w:rPr>
          <w:rFonts w:ascii="Times New Roman" w:hAnsi="Times New Roman" w:cs="Times New Roman"/>
          <w:sz w:val="24"/>
          <w:szCs w:val="24"/>
          <w:rPrChange w:id="3462" w:author="Owner" w:date="2017-04-10T10:31:00Z">
            <w:rPr>
              <w:sz w:val="24"/>
              <w:szCs w:val="24"/>
            </w:rPr>
          </w:rPrChange>
        </w:rPr>
        <w:t xml:space="preserve"> some extra complexity is encountered due to the fact that, for Dirichlet random variables, we cannot simply add, linearly, a </w:t>
      </w:r>
      <w:r w:rsidR="008B2531" w:rsidRPr="00194C1D">
        <w:rPr>
          <w:rFonts w:ascii="Times New Roman" w:hAnsi="Times New Roman" w:cs="Times New Roman"/>
          <w:sz w:val="24"/>
          <w:szCs w:val="24"/>
          <w:rPrChange w:id="3463" w:author="Owner" w:date="2017-04-10T10:31:00Z">
            <w:rPr>
              <w:sz w:val="24"/>
              <w:szCs w:val="24"/>
            </w:rPr>
          </w:rPrChange>
        </w:rPr>
        <w:t>random effect to each component, as that would not ensure the total pr</w:t>
      </w:r>
      <w:r w:rsidR="00966D56" w:rsidRPr="00194C1D">
        <w:rPr>
          <w:rFonts w:ascii="Times New Roman" w:hAnsi="Times New Roman" w:cs="Times New Roman"/>
          <w:sz w:val="24"/>
          <w:szCs w:val="24"/>
          <w:rPrChange w:id="3464" w:author="Owner" w:date="2017-04-10T10:31:00Z">
            <w:rPr>
              <w:sz w:val="24"/>
              <w:szCs w:val="24"/>
            </w:rPr>
          </w:rPrChange>
        </w:rPr>
        <w:t>obabilities always added to one (i.e this would not result in a valid Dirichlet distribution).</w:t>
      </w:r>
    </w:p>
    <w:p w:rsidR="008B2531" w:rsidRPr="00194C1D" w:rsidRDefault="008B2531" w:rsidP="00727BC6">
      <w:pPr>
        <w:spacing w:after="0"/>
        <w:rPr>
          <w:rFonts w:ascii="Times New Roman" w:hAnsi="Times New Roman" w:cs="Times New Roman"/>
          <w:sz w:val="24"/>
          <w:szCs w:val="24"/>
          <w:rPrChange w:id="3465" w:author="Owner" w:date="2017-04-10T10:31:00Z">
            <w:rPr>
              <w:sz w:val="24"/>
              <w:szCs w:val="24"/>
            </w:rPr>
          </w:rPrChange>
        </w:rPr>
      </w:pPr>
    </w:p>
    <w:p w:rsidR="008B2531" w:rsidRPr="00194C1D" w:rsidRDefault="008B2531" w:rsidP="008B2531">
      <w:pPr>
        <w:spacing w:after="0"/>
        <w:rPr>
          <w:rFonts w:ascii="Times New Roman" w:hAnsi="Times New Roman" w:cs="Times New Roman"/>
          <w:sz w:val="24"/>
          <w:szCs w:val="24"/>
          <w:rPrChange w:id="3466" w:author="Owner" w:date="2017-04-10T10:31:00Z">
            <w:rPr>
              <w:sz w:val="24"/>
              <w:szCs w:val="24"/>
            </w:rPr>
          </w:rPrChange>
        </w:rPr>
      </w:pPr>
      <w:r w:rsidRPr="00194C1D">
        <w:rPr>
          <w:rFonts w:ascii="Times New Roman" w:hAnsi="Times New Roman" w:cs="Times New Roman"/>
          <w:sz w:val="24"/>
          <w:szCs w:val="24"/>
          <w:rPrChange w:id="3467" w:author="Owner" w:date="2017-04-10T10:31:00Z">
            <w:rPr>
              <w:sz w:val="24"/>
              <w:szCs w:val="24"/>
            </w:rPr>
          </w:rPrChange>
        </w:rPr>
        <w:t xml:space="preserve">However, if, say, X ~ </w:t>
      </w:r>
      <w:proofErr w:type="gramStart"/>
      <w:r w:rsidRPr="00194C1D">
        <w:rPr>
          <w:rFonts w:ascii="Times New Roman" w:hAnsi="Times New Roman" w:cs="Times New Roman"/>
          <w:sz w:val="24"/>
          <w:szCs w:val="24"/>
          <w:rPrChange w:id="3468" w:author="Owner" w:date="2017-04-10T10:31:00Z">
            <w:rPr>
              <w:sz w:val="24"/>
              <w:szCs w:val="24"/>
            </w:rPr>
          </w:rPrChange>
        </w:rPr>
        <w:t>Dirichlet(</w:t>
      </w:r>
      <w:proofErr w:type="gramEnd"/>
      <w:r w:rsidRPr="00194C1D">
        <w:rPr>
          <w:rFonts w:ascii="Times New Roman" w:hAnsi="Times New Roman" w:cs="Times New Roman"/>
          <w:sz w:val="24"/>
          <w:szCs w:val="24"/>
          <w:rPrChange w:id="3469" w:author="Owner" w:date="2017-04-10T10:31:00Z">
            <w:rPr>
              <w:sz w:val="24"/>
              <w:szCs w:val="24"/>
            </w:rPr>
          </w:rPrChange>
        </w:rPr>
        <w:t>α</w:t>
      </w:r>
      <w:r w:rsidRPr="00194C1D">
        <w:rPr>
          <w:rFonts w:ascii="Times New Roman" w:hAnsi="Times New Roman" w:cs="Times New Roman"/>
          <w:sz w:val="24"/>
          <w:szCs w:val="24"/>
          <w:vertAlign w:val="subscript"/>
          <w:rPrChange w:id="3470" w:author="Owner" w:date="2017-04-10T10:31:00Z">
            <w:rPr>
              <w:sz w:val="24"/>
              <w:szCs w:val="24"/>
              <w:vertAlign w:val="subscript"/>
            </w:rPr>
          </w:rPrChange>
        </w:rPr>
        <w:t>1</w:t>
      </w:r>
      <w:r w:rsidRPr="00194C1D">
        <w:rPr>
          <w:rFonts w:ascii="Times New Roman" w:hAnsi="Times New Roman" w:cs="Times New Roman"/>
          <w:sz w:val="24"/>
          <w:szCs w:val="24"/>
          <w:rPrChange w:id="3471" w:author="Owner" w:date="2017-04-10T10:31:00Z">
            <w:rPr>
              <w:sz w:val="24"/>
              <w:szCs w:val="24"/>
            </w:rPr>
          </w:rPrChange>
        </w:rPr>
        <w:t>, α</w:t>
      </w:r>
      <w:r w:rsidRPr="00194C1D">
        <w:rPr>
          <w:rFonts w:ascii="Times New Roman" w:hAnsi="Times New Roman" w:cs="Times New Roman"/>
          <w:sz w:val="24"/>
          <w:szCs w:val="24"/>
          <w:vertAlign w:val="subscript"/>
          <w:rPrChange w:id="3472" w:author="Owner" w:date="2017-04-10T10:31:00Z">
            <w:rPr>
              <w:sz w:val="24"/>
              <w:szCs w:val="24"/>
              <w:vertAlign w:val="subscript"/>
            </w:rPr>
          </w:rPrChange>
        </w:rPr>
        <w:t>2</w:t>
      </w:r>
      <w:r w:rsidRPr="00194C1D">
        <w:rPr>
          <w:rFonts w:ascii="Times New Roman" w:hAnsi="Times New Roman" w:cs="Times New Roman"/>
          <w:sz w:val="24"/>
          <w:szCs w:val="24"/>
          <w:rPrChange w:id="3473" w:author="Owner" w:date="2017-04-10T10:31:00Z">
            <w:rPr>
              <w:sz w:val="24"/>
              <w:szCs w:val="24"/>
            </w:rPr>
          </w:rPrChange>
        </w:rPr>
        <w:t>, … α</w:t>
      </w:r>
      <w:r w:rsidRPr="00194C1D">
        <w:rPr>
          <w:rFonts w:ascii="Times New Roman" w:hAnsi="Times New Roman" w:cs="Times New Roman"/>
          <w:sz w:val="24"/>
          <w:szCs w:val="24"/>
          <w:vertAlign w:val="subscript"/>
          <w:rPrChange w:id="3474" w:author="Owner" w:date="2017-04-10T10:31:00Z">
            <w:rPr>
              <w:sz w:val="24"/>
              <w:szCs w:val="24"/>
              <w:vertAlign w:val="subscript"/>
            </w:rPr>
          </w:rPrChange>
        </w:rPr>
        <w:t>n</w:t>
      </w:r>
      <w:r w:rsidRPr="00194C1D">
        <w:rPr>
          <w:rFonts w:ascii="Times New Roman" w:hAnsi="Times New Roman" w:cs="Times New Roman"/>
          <w:sz w:val="24"/>
          <w:szCs w:val="24"/>
          <w:rPrChange w:id="3475" w:author="Owner" w:date="2017-04-10T10:31:00Z">
            <w:rPr>
              <w:sz w:val="24"/>
              <w:szCs w:val="24"/>
            </w:rPr>
          </w:rPrChange>
        </w:rPr>
        <w:t>), we can take advantage of the fact that a random values from a Dirichlet distribution may generated by randomly drawing a value from a gamma(α</w:t>
      </w:r>
      <w:r w:rsidRPr="00194C1D">
        <w:rPr>
          <w:rFonts w:ascii="Times New Roman" w:hAnsi="Times New Roman" w:cs="Times New Roman"/>
          <w:sz w:val="24"/>
          <w:szCs w:val="24"/>
          <w:vertAlign w:val="subscript"/>
          <w:rPrChange w:id="3476" w:author="Owner" w:date="2017-04-10T10:31:00Z">
            <w:rPr>
              <w:sz w:val="24"/>
              <w:szCs w:val="24"/>
              <w:vertAlign w:val="subscript"/>
            </w:rPr>
          </w:rPrChange>
        </w:rPr>
        <w:t>j</w:t>
      </w:r>
      <w:r w:rsidRPr="00194C1D">
        <w:rPr>
          <w:rFonts w:ascii="Times New Roman" w:hAnsi="Times New Roman" w:cs="Times New Roman"/>
          <w:sz w:val="24"/>
          <w:szCs w:val="24"/>
          <w:rPrChange w:id="3477" w:author="Owner" w:date="2017-04-10T10:31:00Z">
            <w:rPr>
              <w:sz w:val="24"/>
              <w:szCs w:val="24"/>
            </w:rPr>
          </w:rPrChange>
        </w:rPr>
        <w:t>, 1)</w:t>
      </w:r>
      <w:r w:rsidR="00C95E03" w:rsidRPr="00194C1D">
        <w:rPr>
          <w:rFonts w:ascii="Times New Roman" w:hAnsi="Times New Roman" w:cs="Times New Roman"/>
          <w:sz w:val="24"/>
          <w:szCs w:val="24"/>
          <w:rPrChange w:id="3478" w:author="Owner" w:date="2017-04-10T10:31:00Z">
            <w:rPr>
              <w:sz w:val="24"/>
              <w:szCs w:val="24"/>
            </w:rPr>
          </w:rPrChange>
        </w:rPr>
        <w:t>, then assigning values to x</w:t>
      </w:r>
      <w:r w:rsidR="00C95E03" w:rsidRPr="00194C1D">
        <w:rPr>
          <w:rFonts w:ascii="Times New Roman" w:hAnsi="Times New Roman" w:cs="Times New Roman"/>
          <w:sz w:val="24"/>
          <w:szCs w:val="24"/>
          <w:vertAlign w:val="subscript"/>
          <w:rPrChange w:id="3479" w:author="Owner" w:date="2017-04-10T10:31:00Z">
            <w:rPr>
              <w:sz w:val="24"/>
              <w:szCs w:val="24"/>
              <w:vertAlign w:val="subscript"/>
            </w:rPr>
          </w:rPrChange>
        </w:rPr>
        <w:t>1</w:t>
      </w:r>
      <w:r w:rsidR="00C95E03" w:rsidRPr="00194C1D">
        <w:rPr>
          <w:rFonts w:ascii="Times New Roman" w:hAnsi="Times New Roman" w:cs="Times New Roman"/>
          <w:sz w:val="24"/>
          <w:szCs w:val="24"/>
          <w:rPrChange w:id="3480" w:author="Owner" w:date="2017-04-10T10:31:00Z">
            <w:rPr>
              <w:sz w:val="24"/>
              <w:szCs w:val="24"/>
            </w:rPr>
          </w:rPrChange>
        </w:rPr>
        <w:t>, x</w:t>
      </w:r>
      <w:r w:rsidR="00C95E03" w:rsidRPr="00194C1D">
        <w:rPr>
          <w:rFonts w:ascii="Times New Roman" w:hAnsi="Times New Roman" w:cs="Times New Roman"/>
          <w:sz w:val="24"/>
          <w:szCs w:val="24"/>
          <w:vertAlign w:val="subscript"/>
          <w:rPrChange w:id="3481" w:author="Owner" w:date="2017-04-10T10:31:00Z">
            <w:rPr>
              <w:sz w:val="24"/>
              <w:szCs w:val="24"/>
              <w:vertAlign w:val="subscript"/>
            </w:rPr>
          </w:rPrChange>
        </w:rPr>
        <w:t>2</w:t>
      </w:r>
      <w:r w:rsidR="00C95E03" w:rsidRPr="00194C1D">
        <w:rPr>
          <w:rFonts w:ascii="Times New Roman" w:hAnsi="Times New Roman" w:cs="Times New Roman"/>
          <w:sz w:val="24"/>
          <w:szCs w:val="24"/>
          <w:rPrChange w:id="3482" w:author="Owner" w:date="2017-04-10T10:31:00Z">
            <w:rPr>
              <w:sz w:val="24"/>
              <w:szCs w:val="24"/>
            </w:rPr>
          </w:rPrChange>
        </w:rPr>
        <w:t xml:space="preserve">, .. </w:t>
      </w:r>
      <w:proofErr w:type="gramStart"/>
      <w:r w:rsidR="00C95E03" w:rsidRPr="00194C1D">
        <w:rPr>
          <w:rFonts w:ascii="Times New Roman" w:hAnsi="Times New Roman" w:cs="Times New Roman"/>
          <w:sz w:val="24"/>
          <w:szCs w:val="24"/>
          <w:rPrChange w:id="3483" w:author="Owner" w:date="2017-04-10T10:31:00Z">
            <w:rPr>
              <w:sz w:val="24"/>
              <w:szCs w:val="24"/>
            </w:rPr>
          </w:rPrChange>
        </w:rPr>
        <w:t>,x</w:t>
      </w:r>
      <w:r w:rsidR="00C95E03" w:rsidRPr="00194C1D">
        <w:rPr>
          <w:rFonts w:ascii="Times New Roman" w:hAnsi="Times New Roman" w:cs="Times New Roman"/>
          <w:sz w:val="24"/>
          <w:szCs w:val="24"/>
          <w:vertAlign w:val="subscript"/>
          <w:rPrChange w:id="3484" w:author="Owner" w:date="2017-04-10T10:31:00Z">
            <w:rPr>
              <w:sz w:val="24"/>
              <w:szCs w:val="24"/>
              <w:vertAlign w:val="subscript"/>
            </w:rPr>
          </w:rPrChange>
        </w:rPr>
        <w:t>n</w:t>
      </w:r>
      <w:proofErr w:type="gramEnd"/>
      <w:r w:rsidR="00C95E03" w:rsidRPr="00194C1D">
        <w:rPr>
          <w:rFonts w:ascii="Times New Roman" w:hAnsi="Times New Roman" w:cs="Times New Roman"/>
          <w:sz w:val="24"/>
          <w:szCs w:val="24"/>
          <w:rPrChange w:id="3485" w:author="Owner" w:date="2017-04-10T10:31:00Z">
            <w:rPr>
              <w:sz w:val="24"/>
              <w:szCs w:val="24"/>
            </w:rPr>
          </w:rPrChange>
        </w:rPr>
        <w:t xml:space="preserve"> as follows:</w:t>
      </w:r>
    </w:p>
    <w:p w:rsidR="00C95E03" w:rsidRPr="00194C1D" w:rsidRDefault="00C95E03" w:rsidP="008B2531">
      <w:pPr>
        <w:spacing w:after="0"/>
        <w:rPr>
          <w:rFonts w:ascii="Times New Roman" w:hAnsi="Times New Roman" w:cs="Times New Roman"/>
          <w:sz w:val="24"/>
          <w:szCs w:val="24"/>
          <w:rPrChange w:id="3486" w:author="Owner" w:date="2017-04-10T10:31:00Z">
            <w:rPr>
              <w:sz w:val="24"/>
              <w:szCs w:val="24"/>
            </w:rPr>
          </w:rPrChange>
        </w:rPr>
      </w:pPr>
    </w:p>
    <w:p w:rsidR="00C95E03" w:rsidRPr="00194C1D" w:rsidRDefault="00194C1D" w:rsidP="00EE540C">
      <w:pPr>
        <w:spacing w:after="0"/>
        <w:ind w:left="720"/>
        <w:rPr>
          <w:rFonts w:ascii="Times New Roman" w:hAnsi="Times New Roman" w:cs="Times New Roman"/>
          <w:sz w:val="24"/>
          <w:szCs w:val="24"/>
          <w:rPrChange w:id="3487" w:author="Owner" w:date="2017-04-10T10:31:00Z">
            <w:rPr>
              <w:sz w:val="24"/>
              <w:szCs w:val="24"/>
            </w:rPr>
          </w:rPrChange>
        </w:rPr>
      </w:pPr>
      <m:oMath>
        <m:sSub>
          <m:sSubPr>
            <m:ctrlPr>
              <w:rPr>
                <w:rFonts w:ascii="Cambria Math" w:hAnsi="Cambria Math" w:cs="Times New Roman"/>
                <w:i/>
                <w:sz w:val="24"/>
                <w:szCs w:val="24"/>
                <w:rPrChange w:id="3488" w:author="Owner" w:date="2017-04-10T10:31:00Z">
                  <w:rPr>
                    <w:rFonts w:ascii="Cambria Math" w:hAnsi="Cambria Math"/>
                    <w:i/>
                    <w:sz w:val="24"/>
                    <w:szCs w:val="24"/>
                  </w:rPr>
                </w:rPrChange>
              </w:rPr>
            </m:ctrlPr>
          </m:sSubPr>
          <m:e>
            <m:r>
              <w:rPr>
                <w:rFonts w:ascii="Cambria Math" w:hAnsi="Cambria Math" w:cs="Times New Roman"/>
                <w:sz w:val="24"/>
                <w:szCs w:val="24"/>
                <w:rPrChange w:id="3489" w:author="Owner" w:date="2017-04-10T10:31:00Z">
                  <w:rPr>
                    <w:rFonts w:ascii="Cambria Math" w:hAnsi="Cambria Math"/>
                    <w:sz w:val="24"/>
                    <w:szCs w:val="24"/>
                  </w:rPr>
                </w:rPrChange>
              </w:rPr>
              <m:t>y</m:t>
            </m:r>
          </m:e>
          <m:sub>
            <m:r>
              <w:rPr>
                <w:rFonts w:ascii="Cambria Math" w:hAnsi="Cambria Math" w:cs="Times New Roman"/>
                <w:sz w:val="24"/>
                <w:szCs w:val="24"/>
                <w:rPrChange w:id="3490" w:author="Owner" w:date="2017-04-10T10:31:00Z">
                  <w:rPr>
                    <w:rFonts w:ascii="Cambria Math" w:hAnsi="Cambria Math"/>
                    <w:sz w:val="24"/>
                    <w:szCs w:val="24"/>
                  </w:rPr>
                </w:rPrChange>
              </w:rPr>
              <m:t>i</m:t>
            </m:r>
          </m:sub>
        </m:sSub>
        <m:r>
          <w:rPr>
            <w:rFonts w:ascii="Cambria Math" w:hAnsi="Cambria Math" w:cs="Times New Roman"/>
            <w:sz w:val="24"/>
            <w:szCs w:val="24"/>
            <w:rPrChange w:id="3491" w:author="Owner" w:date="2017-04-10T10:31:00Z">
              <w:rPr>
                <w:rFonts w:ascii="Cambria Math" w:hAnsi="Cambria Math"/>
                <w:sz w:val="24"/>
                <w:szCs w:val="24"/>
              </w:rPr>
            </w:rPrChange>
          </w:rPr>
          <m:t>~ Gamma</m:t>
        </m:r>
        <m:d>
          <m:dPr>
            <m:ctrlPr>
              <w:rPr>
                <w:rFonts w:ascii="Cambria Math" w:hAnsi="Cambria Math" w:cs="Times New Roman"/>
                <w:i/>
                <w:sz w:val="24"/>
                <w:szCs w:val="24"/>
                <w:rPrChange w:id="3492" w:author="Owner" w:date="2017-04-10T10:31:00Z">
                  <w:rPr>
                    <w:rFonts w:ascii="Cambria Math" w:hAnsi="Cambria Math"/>
                    <w:i/>
                    <w:sz w:val="24"/>
                    <w:szCs w:val="24"/>
                  </w:rPr>
                </w:rPrChange>
              </w:rPr>
            </m:ctrlPr>
          </m:dPr>
          <m:e>
            <m:sSub>
              <m:sSubPr>
                <m:ctrlPr>
                  <w:rPr>
                    <w:rFonts w:ascii="Cambria Math" w:hAnsi="Cambria Math" w:cs="Times New Roman"/>
                    <w:i/>
                    <w:sz w:val="24"/>
                    <w:szCs w:val="24"/>
                    <w:rPrChange w:id="3493" w:author="Owner" w:date="2017-04-10T10:31:00Z">
                      <w:rPr>
                        <w:rFonts w:ascii="Cambria Math" w:hAnsi="Cambria Math"/>
                        <w:i/>
                        <w:sz w:val="24"/>
                        <w:szCs w:val="24"/>
                      </w:rPr>
                    </w:rPrChange>
                  </w:rPr>
                </m:ctrlPr>
              </m:sSubPr>
              <m:e>
                <m:r>
                  <w:rPr>
                    <w:rFonts w:ascii="Cambria Math" w:hAnsi="Cambria Math" w:cs="Times New Roman"/>
                    <w:sz w:val="24"/>
                    <w:szCs w:val="24"/>
                    <w:rPrChange w:id="3494" w:author="Owner" w:date="2017-04-10T10:31:00Z">
                      <w:rPr>
                        <w:rFonts w:ascii="Cambria Math" w:hAnsi="Cambria Math"/>
                        <w:sz w:val="24"/>
                        <w:szCs w:val="24"/>
                      </w:rPr>
                    </w:rPrChange>
                  </w:rPr>
                  <m:t>α</m:t>
                </m:r>
              </m:e>
              <m:sub>
                <m:r>
                  <w:rPr>
                    <w:rFonts w:ascii="Cambria Math" w:hAnsi="Cambria Math" w:cs="Times New Roman"/>
                    <w:sz w:val="24"/>
                    <w:szCs w:val="24"/>
                    <w:rPrChange w:id="3495" w:author="Owner" w:date="2017-04-10T10:31:00Z">
                      <w:rPr>
                        <w:rFonts w:ascii="Cambria Math" w:hAnsi="Cambria Math"/>
                        <w:sz w:val="24"/>
                        <w:szCs w:val="24"/>
                      </w:rPr>
                    </w:rPrChange>
                  </w:rPr>
                  <m:t>i</m:t>
                </m:r>
              </m:sub>
            </m:sSub>
          </m:e>
        </m:d>
        <m:r>
          <w:rPr>
            <w:rFonts w:ascii="Cambria Math" w:hAnsi="Cambria Math" w:cs="Times New Roman"/>
            <w:sz w:val="24"/>
            <w:szCs w:val="24"/>
            <w:rPrChange w:id="3496" w:author="Owner" w:date="2017-04-10T10:31:00Z">
              <w:rPr>
                <w:rFonts w:ascii="Cambria Math" w:hAnsi="Cambria Math"/>
                <w:sz w:val="24"/>
                <w:szCs w:val="24"/>
              </w:rPr>
            </w:rPrChange>
          </w:rPr>
          <m:t>, i=1..n</m:t>
        </m:r>
      </m:oMath>
      <w:r w:rsidR="00EE540C" w:rsidRPr="00194C1D">
        <w:rPr>
          <w:rFonts w:ascii="Times New Roman" w:hAnsi="Times New Roman" w:cs="Times New Roman"/>
          <w:sz w:val="24"/>
          <w:szCs w:val="24"/>
          <w:rPrChange w:id="3497" w:author="Owner" w:date="2017-04-10T10:31:00Z">
            <w:rPr>
              <w:sz w:val="24"/>
              <w:szCs w:val="24"/>
            </w:rPr>
          </w:rPrChange>
        </w:rPr>
        <w:tab/>
      </w:r>
      <w:r w:rsidR="00EE540C" w:rsidRPr="00194C1D">
        <w:rPr>
          <w:rFonts w:ascii="Times New Roman" w:hAnsi="Times New Roman" w:cs="Times New Roman"/>
          <w:sz w:val="24"/>
          <w:szCs w:val="24"/>
          <w:rPrChange w:id="3498" w:author="Owner" w:date="2017-04-10T10:31:00Z">
            <w:rPr>
              <w:sz w:val="24"/>
              <w:szCs w:val="24"/>
            </w:rPr>
          </w:rPrChange>
        </w:rPr>
        <w:tab/>
      </w:r>
      <w:r w:rsidR="00EE540C" w:rsidRPr="00194C1D">
        <w:rPr>
          <w:rFonts w:ascii="Times New Roman" w:hAnsi="Times New Roman" w:cs="Times New Roman"/>
          <w:sz w:val="24"/>
          <w:szCs w:val="24"/>
          <w:rPrChange w:id="3499" w:author="Owner" w:date="2017-04-10T10:31:00Z">
            <w:rPr>
              <w:sz w:val="24"/>
              <w:szCs w:val="24"/>
            </w:rPr>
          </w:rPrChange>
        </w:rPr>
        <w:tab/>
      </w:r>
      <w:r w:rsidR="00EE540C" w:rsidRPr="00194C1D">
        <w:rPr>
          <w:rFonts w:ascii="Times New Roman" w:hAnsi="Times New Roman" w:cs="Times New Roman"/>
          <w:sz w:val="24"/>
          <w:szCs w:val="24"/>
          <w:rPrChange w:id="3500" w:author="Owner" w:date="2017-04-10T10:31:00Z">
            <w:rPr>
              <w:sz w:val="24"/>
              <w:szCs w:val="24"/>
            </w:rPr>
          </w:rPrChange>
        </w:rPr>
        <w:tab/>
      </w:r>
      <w:r w:rsidR="00EE540C" w:rsidRPr="00194C1D">
        <w:rPr>
          <w:rFonts w:ascii="Times New Roman" w:hAnsi="Times New Roman" w:cs="Times New Roman"/>
          <w:sz w:val="24"/>
          <w:szCs w:val="24"/>
          <w:rPrChange w:id="3501" w:author="Owner" w:date="2017-04-10T10:31:00Z">
            <w:rPr>
              <w:sz w:val="24"/>
              <w:szCs w:val="24"/>
            </w:rPr>
          </w:rPrChange>
        </w:rPr>
        <w:tab/>
      </w:r>
      <w:r w:rsidR="00EE540C" w:rsidRPr="00194C1D">
        <w:rPr>
          <w:rFonts w:ascii="Times New Roman" w:hAnsi="Times New Roman" w:cs="Times New Roman"/>
          <w:sz w:val="24"/>
          <w:szCs w:val="24"/>
          <w:rPrChange w:id="3502" w:author="Owner" w:date="2017-04-10T10:31:00Z">
            <w:rPr>
              <w:sz w:val="24"/>
              <w:szCs w:val="24"/>
            </w:rPr>
          </w:rPrChange>
        </w:rPr>
        <w:tab/>
      </w:r>
      <w:r w:rsidR="00EE540C" w:rsidRPr="00194C1D">
        <w:rPr>
          <w:rFonts w:ascii="Times New Roman" w:hAnsi="Times New Roman" w:cs="Times New Roman"/>
          <w:sz w:val="24"/>
          <w:szCs w:val="24"/>
          <w:rPrChange w:id="3503" w:author="Owner" w:date="2017-04-10T10:31:00Z">
            <w:rPr>
              <w:sz w:val="24"/>
              <w:szCs w:val="24"/>
            </w:rPr>
          </w:rPrChange>
        </w:rPr>
        <w:tab/>
      </w:r>
      <w:r w:rsidR="00EE540C" w:rsidRPr="00194C1D">
        <w:rPr>
          <w:rFonts w:ascii="Times New Roman" w:hAnsi="Times New Roman" w:cs="Times New Roman"/>
          <w:sz w:val="24"/>
          <w:szCs w:val="24"/>
          <w:rPrChange w:id="3504" w:author="Owner" w:date="2017-04-10T10:31:00Z">
            <w:rPr>
              <w:sz w:val="24"/>
              <w:szCs w:val="24"/>
            </w:rPr>
          </w:rPrChange>
        </w:rPr>
        <w:tab/>
        <w:t>(</w:t>
      </w:r>
      <w:del w:id="3505" w:author="Owner" w:date="2017-04-10T10:46:00Z">
        <w:r w:rsidR="00EE540C" w:rsidRPr="00194C1D" w:rsidDel="00D830E4">
          <w:rPr>
            <w:rFonts w:ascii="Times New Roman" w:hAnsi="Times New Roman" w:cs="Times New Roman"/>
            <w:sz w:val="24"/>
            <w:szCs w:val="24"/>
            <w:rPrChange w:id="3506" w:author="Owner" w:date="2017-04-10T10:31:00Z">
              <w:rPr>
                <w:sz w:val="24"/>
                <w:szCs w:val="24"/>
              </w:rPr>
            </w:rPrChange>
          </w:rPr>
          <w:delText>5</w:delText>
        </w:r>
      </w:del>
      <w:ins w:id="3507"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508" w:author="Owner" w:date="2017-04-10T10:31:00Z">
            <w:rPr>
              <w:sz w:val="24"/>
              <w:szCs w:val="24"/>
            </w:rPr>
          </w:rPrChange>
        </w:rPr>
        <w:t>.6)</w:t>
      </w:r>
    </w:p>
    <w:p w:rsidR="00C95E03" w:rsidRPr="00194C1D" w:rsidRDefault="00C95E03" w:rsidP="008B2531">
      <w:pPr>
        <w:spacing w:after="0"/>
        <w:rPr>
          <w:rFonts w:ascii="Times New Roman" w:hAnsi="Times New Roman" w:cs="Times New Roman"/>
          <w:sz w:val="24"/>
          <w:szCs w:val="24"/>
          <w:rPrChange w:id="3509" w:author="Owner" w:date="2017-04-10T10:31:00Z">
            <w:rPr>
              <w:sz w:val="24"/>
              <w:szCs w:val="24"/>
            </w:rPr>
          </w:rPrChange>
        </w:rPr>
      </w:pPr>
    </w:p>
    <w:p w:rsidR="00C95E03" w:rsidRPr="00194C1D" w:rsidRDefault="00194C1D" w:rsidP="00EE540C">
      <w:pPr>
        <w:spacing w:after="0"/>
        <w:ind w:left="720"/>
        <w:rPr>
          <w:rFonts w:ascii="Times New Roman" w:hAnsi="Times New Roman" w:cs="Times New Roman"/>
          <w:sz w:val="24"/>
          <w:szCs w:val="24"/>
          <w:rPrChange w:id="3510" w:author="Owner" w:date="2017-04-10T10:31:00Z">
            <w:rPr>
              <w:sz w:val="24"/>
              <w:szCs w:val="24"/>
            </w:rPr>
          </w:rPrChange>
        </w:rPr>
      </w:pPr>
      <m:oMath>
        <m:sSub>
          <m:sSubPr>
            <m:ctrlPr>
              <w:rPr>
                <w:rFonts w:ascii="Cambria Math" w:hAnsi="Cambria Math" w:cs="Times New Roman"/>
                <w:i/>
                <w:sz w:val="24"/>
                <w:szCs w:val="24"/>
                <w:rPrChange w:id="3511" w:author="Owner" w:date="2017-04-10T10:31:00Z">
                  <w:rPr>
                    <w:rFonts w:ascii="Cambria Math" w:hAnsi="Cambria Math"/>
                    <w:i/>
                    <w:sz w:val="24"/>
                    <w:szCs w:val="24"/>
                  </w:rPr>
                </w:rPrChange>
              </w:rPr>
            </m:ctrlPr>
          </m:sSubPr>
          <m:e>
            <m:r>
              <w:rPr>
                <w:rFonts w:ascii="Cambria Math" w:hAnsi="Cambria Math" w:cs="Times New Roman"/>
                <w:sz w:val="24"/>
                <w:szCs w:val="24"/>
                <w:rPrChange w:id="3512" w:author="Owner" w:date="2017-04-10T10:31:00Z">
                  <w:rPr>
                    <w:rFonts w:ascii="Cambria Math" w:hAnsi="Cambria Math"/>
                    <w:sz w:val="24"/>
                    <w:szCs w:val="24"/>
                  </w:rPr>
                </w:rPrChange>
              </w:rPr>
              <m:t>x</m:t>
            </m:r>
          </m:e>
          <m:sub>
            <m:r>
              <w:rPr>
                <w:rFonts w:ascii="Cambria Math" w:hAnsi="Cambria Math" w:cs="Times New Roman"/>
                <w:sz w:val="24"/>
                <w:szCs w:val="24"/>
                <w:rPrChange w:id="3513" w:author="Owner" w:date="2017-04-10T10:31:00Z">
                  <w:rPr>
                    <w:rFonts w:ascii="Cambria Math" w:hAnsi="Cambria Math"/>
                    <w:sz w:val="24"/>
                    <w:szCs w:val="24"/>
                  </w:rPr>
                </w:rPrChange>
              </w:rPr>
              <m:t>i</m:t>
            </m:r>
          </m:sub>
        </m:sSub>
        <m:r>
          <w:rPr>
            <w:rFonts w:ascii="Cambria Math" w:hAnsi="Cambria Math" w:cs="Times New Roman"/>
            <w:sz w:val="24"/>
            <w:szCs w:val="24"/>
            <w:rPrChange w:id="3514" w:author="Owner" w:date="2017-04-10T10:31:00Z">
              <w:rPr>
                <w:rFonts w:ascii="Cambria Math" w:hAnsi="Cambria Math"/>
                <w:sz w:val="24"/>
                <w:szCs w:val="24"/>
              </w:rPr>
            </w:rPrChange>
          </w:rPr>
          <m:t>=</m:t>
        </m:r>
        <m:f>
          <m:fPr>
            <m:ctrlPr>
              <w:rPr>
                <w:rFonts w:ascii="Cambria Math" w:hAnsi="Cambria Math" w:cs="Times New Roman"/>
                <w:i/>
                <w:sz w:val="24"/>
                <w:szCs w:val="24"/>
                <w:rPrChange w:id="3515" w:author="Owner" w:date="2017-04-10T10:31:00Z">
                  <w:rPr>
                    <w:rFonts w:ascii="Cambria Math" w:hAnsi="Cambria Math"/>
                    <w:i/>
                    <w:sz w:val="24"/>
                    <w:szCs w:val="24"/>
                  </w:rPr>
                </w:rPrChange>
              </w:rPr>
            </m:ctrlPr>
          </m:fPr>
          <m:num>
            <m:sSub>
              <m:sSubPr>
                <m:ctrlPr>
                  <w:rPr>
                    <w:rFonts w:ascii="Cambria Math" w:hAnsi="Cambria Math" w:cs="Times New Roman"/>
                    <w:i/>
                    <w:sz w:val="24"/>
                    <w:szCs w:val="24"/>
                    <w:rPrChange w:id="3516" w:author="Owner" w:date="2017-04-10T10:31:00Z">
                      <w:rPr>
                        <w:rFonts w:ascii="Cambria Math" w:hAnsi="Cambria Math"/>
                        <w:i/>
                        <w:sz w:val="24"/>
                        <w:szCs w:val="24"/>
                      </w:rPr>
                    </w:rPrChange>
                  </w:rPr>
                </m:ctrlPr>
              </m:sSubPr>
              <m:e>
                <m:r>
                  <w:rPr>
                    <w:rFonts w:ascii="Cambria Math" w:hAnsi="Cambria Math" w:cs="Times New Roman"/>
                    <w:sz w:val="24"/>
                    <w:szCs w:val="24"/>
                    <w:rPrChange w:id="3517" w:author="Owner" w:date="2017-04-10T10:31:00Z">
                      <w:rPr>
                        <w:rFonts w:ascii="Cambria Math" w:hAnsi="Cambria Math"/>
                        <w:sz w:val="24"/>
                        <w:szCs w:val="24"/>
                      </w:rPr>
                    </w:rPrChange>
                  </w:rPr>
                  <m:t>y</m:t>
                </m:r>
              </m:e>
              <m:sub>
                <m:r>
                  <w:rPr>
                    <w:rFonts w:ascii="Cambria Math" w:hAnsi="Cambria Math" w:cs="Times New Roman"/>
                    <w:sz w:val="24"/>
                    <w:szCs w:val="24"/>
                    <w:rPrChange w:id="3518" w:author="Owner" w:date="2017-04-10T10:31:00Z">
                      <w:rPr>
                        <w:rFonts w:ascii="Cambria Math" w:hAnsi="Cambria Math"/>
                        <w:sz w:val="24"/>
                        <w:szCs w:val="24"/>
                      </w:rPr>
                    </w:rPrChange>
                  </w:rPr>
                  <m:t>i</m:t>
                </m:r>
              </m:sub>
            </m:sSub>
          </m:num>
          <m:den>
            <m:nary>
              <m:naryPr>
                <m:chr m:val="∑"/>
                <m:limLoc m:val="undOvr"/>
                <m:ctrlPr>
                  <w:rPr>
                    <w:rFonts w:ascii="Cambria Math" w:hAnsi="Cambria Math" w:cs="Times New Roman"/>
                    <w:i/>
                    <w:sz w:val="24"/>
                    <w:szCs w:val="24"/>
                    <w:rPrChange w:id="3519" w:author="Owner" w:date="2017-04-10T10:31:00Z">
                      <w:rPr>
                        <w:rFonts w:ascii="Cambria Math" w:hAnsi="Cambria Math"/>
                        <w:i/>
                        <w:sz w:val="24"/>
                        <w:szCs w:val="24"/>
                      </w:rPr>
                    </w:rPrChange>
                  </w:rPr>
                </m:ctrlPr>
              </m:naryPr>
              <m:sub>
                <m:r>
                  <w:rPr>
                    <w:rFonts w:ascii="Cambria Math" w:hAnsi="Cambria Math" w:cs="Times New Roman"/>
                    <w:sz w:val="24"/>
                    <w:szCs w:val="24"/>
                    <w:rPrChange w:id="3520" w:author="Owner" w:date="2017-04-10T10:31:00Z">
                      <w:rPr>
                        <w:rFonts w:ascii="Cambria Math" w:hAnsi="Cambria Math"/>
                        <w:sz w:val="24"/>
                        <w:szCs w:val="24"/>
                      </w:rPr>
                    </w:rPrChange>
                  </w:rPr>
                  <m:t>j=1</m:t>
                </m:r>
              </m:sub>
              <m:sup>
                <m:r>
                  <w:rPr>
                    <w:rFonts w:ascii="Cambria Math" w:hAnsi="Cambria Math" w:cs="Times New Roman"/>
                    <w:sz w:val="24"/>
                    <w:szCs w:val="24"/>
                    <w:rPrChange w:id="3521" w:author="Owner" w:date="2017-04-10T10:31:00Z">
                      <w:rPr>
                        <w:rFonts w:ascii="Cambria Math" w:hAnsi="Cambria Math"/>
                        <w:sz w:val="24"/>
                        <w:szCs w:val="24"/>
                      </w:rPr>
                    </w:rPrChange>
                  </w:rPr>
                  <m:t>n</m:t>
                </m:r>
              </m:sup>
              <m:e>
                <m:sSub>
                  <m:sSubPr>
                    <m:ctrlPr>
                      <w:rPr>
                        <w:rFonts w:ascii="Cambria Math" w:hAnsi="Cambria Math" w:cs="Times New Roman"/>
                        <w:i/>
                        <w:sz w:val="24"/>
                        <w:szCs w:val="24"/>
                        <w:rPrChange w:id="3522" w:author="Owner" w:date="2017-04-10T10:31:00Z">
                          <w:rPr>
                            <w:rFonts w:ascii="Cambria Math" w:hAnsi="Cambria Math"/>
                            <w:i/>
                            <w:sz w:val="24"/>
                            <w:szCs w:val="24"/>
                          </w:rPr>
                        </w:rPrChange>
                      </w:rPr>
                    </m:ctrlPr>
                  </m:sSubPr>
                  <m:e>
                    <m:r>
                      <w:rPr>
                        <w:rFonts w:ascii="Cambria Math" w:hAnsi="Cambria Math" w:cs="Times New Roman"/>
                        <w:sz w:val="24"/>
                        <w:szCs w:val="24"/>
                        <w:rPrChange w:id="3523" w:author="Owner" w:date="2017-04-10T10:31:00Z">
                          <w:rPr>
                            <w:rFonts w:ascii="Cambria Math" w:hAnsi="Cambria Math"/>
                            <w:sz w:val="24"/>
                            <w:szCs w:val="24"/>
                          </w:rPr>
                        </w:rPrChange>
                      </w:rPr>
                      <m:t>y</m:t>
                    </m:r>
                  </m:e>
                  <m:sub>
                    <m:r>
                      <w:rPr>
                        <w:rFonts w:ascii="Cambria Math" w:hAnsi="Cambria Math" w:cs="Times New Roman"/>
                        <w:sz w:val="24"/>
                        <w:szCs w:val="24"/>
                        <w:rPrChange w:id="3524" w:author="Owner" w:date="2017-04-10T10:31:00Z">
                          <w:rPr>
                            <w:rFonts w:ascii="Cambria Math" w:hAnsi="Cambria Math"/>
                            <w:sz w:val="24"/>
                            <w:szCs w:val="24"/>
                          </w:rPr>
                        </w:rPrChange>
                      </w:rPr>
                      <m:t>j</m:t>
                    </m:r>
                  </m:sub>
                </m:sSub>
              </m:e>
            </m:nary>
          </m:den>
        </m:f>
        <m:r>
          <w:rPr>
            <w:rFonts w:ascii="Cambria Math" w:hAnsi="Cambria Math" w:cs="Times New Roman"/>
            <w:sz w:val="24"/>
            <w:szCs w:val="24"/>
            <w:rPrChange w:id="3525" w:author="Owner" w:date="2017-04-10T10:31:00Z">
              <w:rPr>
                <w:rFonts w:ascii="Cambria Math" w:hAnsi="Cambria Math"/>
                <w:sz w:val="24"/>
                <w:szCs w:val="24"/>
              </w:rPr>
            </w:rPrChange>
          </w:rPr>
          <m:t xml:space="preserve">, i=1..n </m:t>
        </m:r>
      </m:oMath>
      <w:r w:rsidR="00EE540C" w:rsidRPr="00194C1D">
        <w:rPr>
          <w:rFonts w:ascii="Times New Roman" w:hAnsi="Times New Roman" w:cs="Times New Roman"/>
          <w:sz w:val="24"/>
          <w:szCs w:val="24"/>
          <w:rPrChange w:id="3526" w:author="Owner" w:date="2017-04-10T10:31:00Z">
            <w:rPr>
              <w:sz w:val="24"/>
              <w:szCs w:val="24"/>
            </w:rPr>
          </w:rPrChange>
        </w:rPr>
        <w:tab/>
      </w:r>
      <w:r w:rsidR="00EE540C" w:rsidRPr="00194C1D">
        <w:rPr>
          <w:rFonts w:ascii="Times New Roman" w:hAnsi="Times New Roman" w:cs="Times New Roman"/>
          <w:sz w:val="24"/>
          <w:szCs w:val="24"/>
          <w:rPrChange w:id="3527" w:author="Owner" w:date="2017-04-10T10:31:00Z">
            <w:rPr>
              <w:sz w:val="24"/>
              <w:szCs w:val="24"/>
            </w:rPr>
          </w:rPrChange>
        </w:rPr>
        <w:tab/>
      </w:r>
      <w:r w:rsidR="00EE540C" w:rsidRPr="00194C1D">
        <w:rPr>
          <w:rFonts w:ascii="Times New Roman" w:hAnsi="Times New Roman" w:cs="Times New Roman"/>
          <w:sz w:val="24"/>
          <w:szCs w:val="24"/>
          <w:rPrChange w:id="3528" w:author="Owner" w:date="2017-04-10T10:31:00Z">
            <w:rPr>
              <w:sz w:val="24"/>
              <w:szCs w:val="24"/>
            </w:rPr>
          </w:rPrChange>
        </w:rPr>
        <w:tab/>
      </w:r>
      <w:r w:rsidR="00EE540C" w:rsidRPr="00194C1D">
        <w:rPr>
          <w:rFonts w:ascii="Times New Roman" w:hAnsi="Times New Roman" w:cs="Times New Roman"/>
          <w:sz w:val="24"/>
          <w:szCs w:val="24"/>
          <w:rPrChange w:id="3529" w:author="Owner" w:date="2017-04-10T10:31:00Z">
            <w:rPr>
              <w:sz w:val="24"/>
              <w:szCs w:val="24"/>
            </w:rPr>
          </w:rPrChange>
        </w:rPr>
        <w:tab/>
      </w:r>
      <w:r w:rsidR="00EE540C" w:rsidRPr="00194C1D">
        <w:rPr>
          <w:rFonts w:ascii="Times New Roman" w:hAnsi="Times New Roman" w:cs="Times New Roman"/>
          <w:sz w:val="24"/>
          <w:szCs w:val="24"/>
          <w:rPrChange w:id="3530" w:author="Owner" w:date="2017-04-10T10:31:00Z">
            <w:rPr>
              <w:sz w:val="24"/>
              <w:szCs w:val="24"/>
            </w:rPr>
          </w:rPrChange>
        </w:rPr>
        <w:tab/>
      </w:r>
      <w:r w:rsidR="00EE540C" w:rsidRPr="00194C1D">
        <w:rPr>
          <w:rFonts w:ascii="Times New Roman" w:hAnsi="Times New Roman" w:cs="Times New Roman"/>
          <w:sz w:val="24"/>
          <w:szCs w:val="24"/>
          <w:rPrChange w:id="3531" w:author="Owner" w:date="2017-04-10T10:31:00Z">
            <w:rPr>
              <w:sz w:val="24"/>
              <w:szCs w:val="24"/>
            </w:rPr>
          </w:rPrChange>
        </w:rPr>
        <w:tab/>
      </w:r>
      <w:r w:rsidR="00EE540C" w:rsidRPr="00194C1D">
        <w:rPr>
          <w:rFonts w:ascii="Times New Roman" w:hAnsi="Times New Roman" w:cs="Times New Roman"/>
          <w:sz w:val="24"/>
          <w:szCs w:val="24"/>
          <w:rPrChange w:id="3532" w:author="Owner" w:date="2017-04-10T10:31:00Z">
            <w:rPr>
              <w:sz w:val="24"/>
              <w:szCs w:val="24"/>
            </w:rPr>
          </w:rPrChange>
        </w:rPr>
        <w:tab/>
      </w:r>
      <w:r w:rsidR="00EE540C" w:rsidRPr="00194C1D">
        <w:rPr>
          <w:rFonts w:ascii="Times New Roman" w:hAnsi="Times New Roman" w:cs="Times New Roman"/>
          <w:sz w:val="24"/>
          <w:szCs w:val="24"/>
          <w:rPrChange w:id="3533" w:author="Owner" w:date="2017-04-10T10:31:00Z">
            <w:rPr>
              <w:sz w:val="24"/>
              <w:szCs w:val="24"/>
            </w:rPr>
          </w:rPrChange>
        </w:rPr>
        <w:tab/>
      </w:r>
      <w:r w:rsidR="00EE540C" w:rsidRPr="00194C1D">
        <w:rPr>
          <w:rFonts w:ascii="Times New Roman" w:hAnsi="Times New Roman" w:cs="Times New Roman"/>
          <w:sz w:val="24"/>
          <w:szCs w:val="24"/>
          <w:rPrChange w:id="3534" w:author="Owner" w:date="2017-04-10T10:31:00Z">
            <w:rPr>
              <w:sz w:val="24"/>
              <w:szCs w:val="24"/>
            </w:rPr>
          </w:rPrChange>
        </w:rPr>
        <w:tab/>
        <w:t>(</w:t>
      </w:r>
      <w:del w:id="3535" w:author="Owner" w:date="2017-04-10T10:46:00Z">
        <w:r w:rsidR="00EE540C" w:rsidRPr="00194C1D" w:rsidDel="00D830E4">
          <w:rPr>
            <w:rFonts w:ascii="Times New Roman" w:hAnsi="Times New Roman" w:cs="Times New Roman"/>
            <w:sz w:val="24"/>
            <w:szCs w:val="24"/>
            <w:rPrChange w:id="3536" w:author="Owner" w:date="2017-04-10T10:31:00Z">
              <w:rPr>
                <w:sz w:val="24"/>
                <w:szCs w:val="24"/>
              </w:rPr>
            </w:rPrChange>
          </w:rPr>
          <w:delText>5</w:delText>
        </w:r>
      </w:del>
      <w:ins w:id="3537"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538" w:author="Owner" w:date="2017-04-10T10:31:00Z">
            <w:rPr>
              <w:sz w:val="24"/>
              <w:szCs w:val="24"/>
            </w:rPr>
          </w:rPrChange>
        </w:rPr>
        <w:t>.7)</w:t>
      </w:r>
    </w:p>
    <w:p w:rsidR="008B2531" w:rsidRPr="00194C1D" w:rsidRDefault="008B2531" w:rsidP="008B2531">
      <w:pPr>
        <w:spacing w:after="0"/>
        <w:rPr>
          <w:rFonts w:ascii="Times New Roman" w:hAnsi="Times New Roman" w:cs="Times New Roman"/>
          <w:sz w:val="24"/>
          <w:szCs w:val="24"/>
          <w:rPrChange w:id="3539" w:author="Owner" w:date="2017-04-10T10:31:00Z">
            <w:rPr>
              <w:sz w:val="24"/>
              <w:szCs w:val="24"/>
            </w:rPr>
          </w:rPrChange>
        </w:rPr>
      </w:pPr>
    </w:p>
    <w:p w:rsidR="008B2531" w:rsidRPr="00194C1D" w:rsidRDefault="008B2531" w:rsidP="008B2531">
      <w:pPr>
        <w:spacing w:after="0"/>
        <w:rPr>
          <w:rFonts w:ascii="Times New Roman" w:hAnsi="Times New Roman" w:cs="Times New Roman"/>
          <w:sz w:val="24"/>
          <w:szCs w:val="24"/>
          <w:rPrChange w:id="3540" w:author="Owner" w:date="2017-04-10T10:31:00Z">
            <w:rPr>
              <w:sz w:val="24"/>
              <w:szCs w:val="24"/>
            </w:rPr>
          </w:rPrChange>
        </w:rPr>
      </w:pPr>
      <w:proofErr w:type="gramStart"/>
      <w:r w:rsidRPr="00194C1D">
        <w:rPr>
          <w:rFonts w:ascii="Times New Roman" w:hAnsi="Times New Roman" w:cs="Times New Roman"/>
          <w:sz w:val="24"/>
          <w:szCs w:val="24"/>
          <w:rPrChange w:id="3541" w:author="Owner" w:date="2017-04-10T10:31:00Z">
            <w:rPr>
              <w:sz w:val="24"/>
              <w:szCs w:val="24"/>
            </w:rPr>
          </w:rPrChange>
        </w:rPr>
        <w:t>where</w:t>
      </w:r>
      <w:proofErr w:type="gramEnd"/>
      <w:r w:rsidRPr="00194C1D">
        <w:rPr>
          <w:rFonts w:ascii="Times New Roman" w:hAnsi="Times New Roman" w:cs="Times New Roman"/>
          <w:sz w:val="24"/>
          <w:szCs w:val="24"/>
          <w:rPrChange w:id="3542" w:author="Owner" w:date="2017-04-10T10:31:00Z">
            <w:rPr>
              <w:sz w:val="24"/>
              <w:szCs w:val="24"/>
            </w:rPr>
          </w:rPrChange>
        </w:rPr>
        <w:t xml:space="preserve"> α</w:t>
      </w:r>
      <w:r w:rsidRPr="00194C1D">
        <w:rPr>
          <w:rFonts w:ascii="Times New Roman" w:hAnsi="Times New Roman" w:cs="Times New Roman"/>
          <w:sz w:val="24"/>
          <w:szCs w:val="24"/>
          <w:vertAlign w:val="subscript"/>
          <w:rPrChange w:id="3543" w:author="Owner" w:date="2017-04-10T10:31:00Z">
            <w:rPr>
              <w:sz w:val="24"/>
              <w:szCs w:val="24"/>
              <w:vertAlign w:val="subscript"/>
            </w:rPr>
          </w:rPrChange>
        </w:rPr>
        <w:t>j</w:t>
      </w:r>
      <w:r w:rsidRPr="00194C1D">
        <w:rPr>
          <w:rFonts w:ascii="Times New Roman" w:hAnsi="Times New Roman" w:cs="Times New Roman"/>
          <w:sz w:val="24"/>
          <w:szCs w:val="24"/>
          <w:rPrChange w:id="3544" w:author="Owner" w:date="2017-04-10T10:31:00Z">
            <w:rPr>
              <w:sz w:val="24"/>
              <w:szCs w:val="24"/>
            </w:rPr>
          </w:rPrChange>
        </w:rPr>
        <w:t xml:space="preserve"> is the alpha value described </w:t>
      </w:r>
      <w:r w:rsidR="00EE540C" w:rsidRPr="00194C1D">
        <w:rPr>
          <w:rFonts w:ascii="Times New Roman" w:hAnsi="Times New Roman" w:cs="Times New Roman"/>
          <w:sz w:val="24"/>
          <w:szCs w:val="24"/>
          <w:rPrChange w:id="3545" w:author="Owner" w:date="2017-04-10T10:31:00Z">
            <w:rPr>
              <w:sz w:val="24"/>
              <w:szCs w:val="24"/>
            </w:rPr>
          </w:rPrChange>
        </w:rPr>
        <w:t xml:space="preserve">in section </w:t>
      </w:r>
      <w:del w:id="3546" w:author="Owner" w:date="2017-04-10T10:46:00Z">
        <w:r w:rsidR="00EE540C" w:rsidRPr="00194C1D" w:rsidDel="00D830E4">
          <w:rPr>
            <w:rFonts w:ascii="Times New Roman" w:hAnsi="Times New Roman" w:cs="Times New Roman"/>
            <w:sz w:val="24"/>
            <w:szCs w:val="24"/>
            <w:rPrChange w:id="3547" w:author="Owner" w:date="2017-04-10T10:31:00Z">
              <w:rPr>
                <w:sz w:val="24"/>
                <w:szCs w:val="24"/>
              </w:rPr>
            </w:rPrChange>
          </w:rPr>
          <w:delText>5</w:delText>
        </w:r>
      </w:del>
      <w:ins w:id="3548"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549" w:author="Owner" w:date="2017-04-10T10:31:00Z">
            <w:rPr>
              <w:sz w:val="24"/>
              <w:szCs w:val="24"/>
            </w:rPr>
          </w:rPrChange>
        </w:rPr>
        <w:t>.1.2,</w:t>
      </w:r>
      <w:r w:rsidRPr="00194C1D">
        <w:rPr>
          <w:rFonts w:ascii="Times New Roman" w:hAnsi="Times New Roman" w:cs="Times New Roman"/>
          <w:sz w:val="24"/>
          <w:szCs w:val="24"/>
          <w:rPrChange w:id="3550" w:author="Owner" w:date="2017-04-10T10:31:00Z">
            <w:rPr>
              <w:sz w:val="24"/>
              <w:szCs w:val="24"/>
            </w:rPr>
          </w:rPrChange>
        </w:rPr>
        <w:t xml:space="preserve"> and j is indexed from 1 to the number of probabilities for fractions that must add up to one.</w:t>
      </w:r>
    </w:p>
    <w:p w:rsidR="00500D9D" w:rsidRPr="00194C1D" w:rsidRDefault="00500D9D" w:rsidP="008B2531">
      <w:pPr>
        <w:spacing w:after="0"/>
        <w:rPr>
          <w:rFonts w:ascii="Times New Roman" w:hAnsi="Times New Roman" w:cs="Times New Roman"/>
          <w:sz w:val="24"/>
          <w:szCs w:val="24"/>
          <w:rPrChange w:id="3551" w:author="Owner" w:date="2017-04-10T10:31:00Z">
            <w:rPr>
              <w:sz w:val="24"/>
              <w:szCs w:val="24"/>
            </w:rPr>
          </w:rPrChange>
        </w:rPr>
      </w:pPr>
    </w:p>
    <w:p w:rsidR="008B2531" w:rsidRPr="00194C1D" w:rsidRDefault="00500D9D" w:rsidP="00727BC6">
      <w:pPr>
        <w:spacing w:after="0"/>
        <w:rPr>
          <w:rFonts w:ascii="Times New Roman" w:hAnsi="Times New Roman" w:cs="Times New Roman"/>
          <w:sz w:val="24"/>
          <w:szCs w:val="24"/>
          <w:rPrChange w:id="3552" w:author="Owner" w:date="2017-04-10T10:31:00Z">
            <w:rPr>
              <w:sz w:val="24"/>
              <w:szCs w:val="24"/>
            </w:rPr>
          </w:rPrChange>
        </w:rPr>
      </w:pPr>
      <w:r w:rsidRPr="00194C1D">
        <w:rPr>
          <w:rFonts w:ascii="Times New Roman" w:hAnsi="Times New Roman" w:cs="Times New Roman"/>
          <w:sz w:val="24"/>
          <w:szCs w:val="24"/>
          <w:rPrChange w:id="3553" w:author="Owner" w:date="2017-04-10T10:31:00Z">
            <w:rPr>
              <w:sz w:val="24"/>
              <w:szCs w:val="24"/>
            </w:rPr>
          </w:rPrChange>
        </w:rPr>
        <w:t>In</w:t>
      </w:r>
      <w:r w:rsidR="00AB3C5C" w:rsidRPr="00194C1D">
        <w:rPr>
          <w:rFonts w:ascii="Times New Roman" w:hAnsi="Times New Roman" w:cs="Times New Roman"/>
          <w:sz w:val="24"/>
          <w:szCs w:val="24"/>
          <w:rPrChange w:id="3554" w:author="Owner" w:date="2017-04-10T10:31:00Z">
            <w:rPr>
              <w:sz w:val="24"/>
              <w:szCs w:val="24"/>
            </w:rPr>
          </w:rPrChange>
        </w:rPr>
        <w:t xml:space="preserve"> order to generate</w:t>
      </w:r>
      <w:r w:rsidRPr="00194C1D">
        <w:rPr>
          <w:rFonts w:ascii="Times New Roman" w:hAnsi="Times New Roman" w:cs="Times New Roman"/>
          <w:sz w:val="24"/>
          <w:szCs w:val="24"/>
          <w:rPrChange w:id="3555" w:author="Owner" w:date="2017-04-10T10:31:00Z">
            <w:rPr>
              <w:sz w:val="24"/>
              <w:szCs w:val="24"/>
            </w:rPr>
          </w:rPrChange>
        </w:rPr>
        <w:t xml:space="preserve"> correlated random Dirichlet variables, as was done for normally distributed random variables, the implementation strategy is illustrated via using the proportion of habitat type</w:t>
      </w:r>
      <w:r w:rsidR="00EE540C" w:rsidRPr="00194C1D">
        <w:rPr>
          <w:rFonts w:ascii="Times New Roman" w:hAnsi="Times New Roman" w:cs="Times New Roman"/>
          <w:sz w:val="24"/>
          <w:szCs w:val="24"/>
          <w:rPrChange w:id="3556" w:author="Owner" w:date="2017-04-10T10:31:00Z">
            <w:rPr>
              <w:sz w:val="24"/>
              <w:szCs w:val="24"/>
            </w:rPr>
          </w:rPrChange>
        </w:rPr>
        <w:t>,</w:t>
      </w:r>
      <w:r w:rsidRPr="00194C1D">
        <w:rPr>
          <w:rFonts w:ascii="Times New Roman" w:hAnsi="Times New Roman" w:cs="Times New Roman"/>
          <w:sz w:val="24"/>
          <w:szCs w:val="24"/>
          <w:rPrChange w:id="3557" w:author="Owner" w:date="2017-04-10T10:31:00Z">
            <w:rPr>
              <w:sz w:val="24"/>
              <w:szCs w:val="24"/>
            </w:rPr>
          </w:rPrChange>
        </w:rPr>
        <w:t xml:space="preserve"> by land use classification</w:t>
      </w:r>
      <w:r w:rsidR="00EE540C" w:rsidRPr="00194C1D">
        <w:rPr>
          <w:rFonts w:ascii="Times New Roman" w:hAnsi="Times New Roman" w:cs="Times New Roman"/>
          <w:sz w:val="24"/>
          <w:szCs w:val="24"/>
          <w:rPrChange w:id="3558" w:author="Owner" w:date="2017-04-10T10:31:00Z">
            <w:rPr>
              <w:sz w:val="24"/>
              <w:szCs w:val="24"/>
            </w:rPr>
          </w:rPrChange>
        </w:rPr>
        <w:t>,</w:t>
      </w:r>
      <w:r w:rsidRPr="00194C1D">
        <w:rPr>
          <w:rFonts w:ascii="Times New Roman" w:hAnsi="Times New Roman" w:cs="Times New Roman"/>
          <w:sz w:val="24"/>
          <w:szCs w:val="24"/>
          <w:rPrChange w:id="3559" w:author="Owner" w:date="2017-04-10T10:31:00Z">
            <w:rPr>
              <w:sz w:val="24"/>
              <w:szCs w:val="24"/>
            </w:rPr>
          </w:rPrChange>
        </w:rPr>
        <w:t xml:space="preserve"> as an example.</w:t>
      </w:r>
      <w:r w:rsidR="005017D9" w:rsidRPr="00194C1D">
        <w:rPr>
          <w:rFonts w:ascii="Times New Roman" w:hAnsi="Times New Roman" w:cs="Times New Roman"/>
          <w:sz w:val="24"/>
          <w:szCs w:val="24"/>
          <w:rPrChange w:id="3560" w:author="Owner" w:date="2017-04-10T10:31:00Z">
            <w:rPr>
              <w:sz w:val="24"/>
              <w:szCs w:val="24"/>
            </w:rPr>
          </w:rPrChange>
        </w:rPr>
        <w:t xml:space="preserve">  The following table shows example input data </w:t>
      </w:r>
      <w:r w:rsidR="005017D9" w:rsidRPr="00194C1D">
        <w:rPr>
          <w:rFonts w:ascii="Times New Roman" w:hAnsi="Times New Roman" w:cs="Times New Roman"/>
          <w:sz w:val="24"/>
          <w:szCs w:val="24"/>
          <w:rPrChange w:id="3561" w:author="Owner" w:date="2017-04-10T10:31:00Z">
            <w:rPr>
              <w:sz w:val="24"/>
              <w:szCs w:val="24"/>
            </w:rPr>
          </w:rPrChange>
        </w:rPr>
        <w:lastRenderedPageBreak/>
        <w:t xml:space="preserve">for this scenario.  Recall from </w:t>
      </w:r>
      <w:r w:rsidR="00EE540C" w:rsidRPr="00194C1D">
        <w:rPr>
          <w:rFonts w:ascii="Times New Roman" w:hAnsi="Times New Roman" w:cs="Times New Roman"/>
          <w:sz w:val="24"/>
          <w:szCs w:val="24"/>
          <w:rPrChange w:id="3562" w:author="Owner" w:date="2017-04-10T10:31:00Z">
            <w:rPr>
              <w:sz w:val="24"/>
              <w:szCs w:val="24"/>
            </w:rPr>
          </w:rPrChange>
        </w:rPr>
        <w:t>section 5.1.2</w:t>
      </w:r>
      <w:r w:rsidR="005017D9" w:rsidRPr="00194C1D">
        <w:rPr>
          <w:rFonts w:ascii="Times New Roman" w:hAnsi="Times New Roman" w:cs="Times New Roman"/>
          <w:sz w:val="24"/>
          <w:szCs w:val="24"/>
          <w:rPrChange w:id="3563" w:author="Owner" w:date="2017-04-10T10:31:00Z">
            <w:rPr>
              <w:sz w:val="24"/>
              <w:szCs w:val="24"/>
            </w:rPr>
          </w:rPrChange>
        </w:rPr>
        <w:t xml:space="preserve"> how alpha values are generated for run to run, year to year, site to site, and within site variability components.</w:t>
      </w:r>
    </w:p>
    <w:p w:rsidR="008B2531" w:rsidRPr="00194C1D" w:rsidRDefault="008B2531" w:rsidP="00727BC6">
      <w:pPr>
        <w:spacing w:after="0"/>
        <w:rPr>
          <w:rFonts w:ascii="Times New Roman" w:hAnsi="Times New Roman" w:cs="Times New Roman"/>
          <w:sz w:val="24"/>
          <w:szCs w:val="24"/>
          <w:rPrChange w:id="3564" w:author="Owner" w:date="2017-04-10T10:31:00Z">
            <w:rPr>
              <w:sz w:val="24"/>
              <w:szCs w:val="24"/>
            </w:rPr>
          </w:rPrChange>
        </w:rPr>
      </w:pPr>
    </w:p>
    <w:p w:rsidR="006C1F15" w:rsidRPr="00194C1D" w:rsidRDefault="006C1F15" w:rsidP="00727BC6">
      <w:pPr>
        <w:spacing w:after="0"/>
        <w:rPr>
          <w:rFonts w:ascii="Times New Roman" w:hAnsi="Times New Roman" w:cs="Times New Roman"/>
          <w:sz w:val="24"/>
          <w:szCs w:val="24"/>
          <w:rPrChange w:id="3565" w:author="Owner" w:date="2017-04-10T10:31:00Z">
            <w:rPr>
              <w:sz w:val="24"/>
              <w:szCs w:val="24"/>
            </w:rPr>
          </w:rPrChange>
        </w:rPr>
      </w:pPr>
    </w:p>
    <w:p w:rsidR="006C1F15" w:rsidRPr="00194C1D" w:rsidRDefault="006C1F15" w:rsidP="00727BC6">
      <w:pPr>
        <w:spacing w:after="0"/>
        <w:rPr>
          <w:rFonts w:ascii="Times New Roman" w:hAnsi="Times New Roman" w:cs="Times New Roman"/>
          <w:sz w:val="24"/>
          <w:szCs w:val="24"/>
          <w:rPrChange w:id="3566" w:author="Owner" w:date="2017-04-10T10:31:00Z">
            <w:rPr>
              <w:sz w:val="24"/>
              <w:szCs w:val="24"/>
            </w:rPr>
          </w:rPrChange>
        </w:rPr>
      </w:pPr>
      <w:r w:rsidRPr="00194C1D">
        <w:rPr>
          <w:rFonts w:ascii="Times New Roman" w:hAnsi="Times New Roman" w:cs="Times New Roman"/>
          <w:sz w:val="24"/>
          <w:szCs w:val="24"/>
          <w:rPrChange w:id="3567" w:author="Owner" w:date="2017-04-10T10:31:00Z">
            <w:rPr>
              <w:sz w:val="24"/>
              <w:szCs w:val="24"/>
            </w:rPr>
          </w:rPrChange>
        </w:rPr>
        <w:t xml:space="preserve">For example, </w:t>
      </w:r>
      <w:r w:rsidR="00AB3C5C" w:rsidRPr="00194C1D">
        <w:rPr>
          <w:rFonts w:ascii="Times New Roman" w:hAnsi="Times New Roman" w:cs="Times New Roman"/>
          <w:sz w:val="24"/>
          <w:szCs w:val="24"/>
          <w:rPrChange w:id="3568" w:author="Owner" w:date="2017-04-10T10:31:00Z">
            <w:rPr>
              <w:sz w:val="24"/>
              <w:szCs w:val="24"/>
            </w:rPr>
          </w:rPrChange>
        </w:rPr>
        <w:t xml:space="preserve">the </w:t>
      </w:r>
      <w:r w:rsidRPr="00194C1D">
        <w:rPr>
          <w:rFonts w:ascii="Times New Roman" w:hAnsi="Times New Roman" w:cs="Times New Roman"/>
          <w:sz w:val="24"/>
          <w:szCs w:val="24"/>
          <w:rPrChange w:id="3569" w:author="Owner" w:date="2017-04-10T10:31:00Z">
            <w:rPr>
              <w:sz w:val="24"/>
              <w:szCs w:val="24"/>
            </w:rPr>
          </w:rPrChange>
        </w:rPr>
        <w:t>proportion of each habitat type, by land use classification, might be specified as follows:</w:t>
      </w:r>
    </w:p>
    <w:p w:rsidR="002424AC" w:rsidRPr="00194C1D" w:rsidRDefault="002424AC" w:rsidP="00727BC6">
      <w:pPr>
        <w:spacing w:after="0"/>
        <w:rPr>
          <w:rFonts w:ascii="Times New Roman" w:hAnsi="Times New Roman" w:cs="Times New Roman"/>
          <w:sz w:val="24"/>
          <w:szCs w:val="24"/>
          <w:rPrChange w:id="3570" w:author="Owner" w:date="2017-04-10T10:31:00Z">
            <w:rPr>
              <w:sz w:val="24"/>
              <w:szCs w:val="24"/>
            </w:rPr>
          </w:rPrChange>
        </w:rPr>
      </w:pPr>
    </w:p>
    <w:p w:rsidR="002424AC" w:rsidRPr="00194C1D" w:rsidRDefault="002424AC" w:rsidP="00727BC6">
      <w:pPr>
        <w:spacing w:after="0"/>
        <w:rPr>
          <w:rFonts w:ascii="Times New Roman" w:hAnsi="Times New Roman" w:cs="Times New Roman"/>
          <w:sz w:val="24"/>
          <w:szCs w:val="24"/>
          <w:rPrChange w:id="3571" w:author="Owner" w:date="2017-04-10T10:31:00Z">
            <w:rPr>
              <w:sz w:val="24"/>
              <w:szCs w:val="24"/>
            </w:rPr>
          </w:rPrChange>
        </w:rPr>
      </w:pPr>
      <w:r w:rsidRPr="00194C1D">
        <w:rPr>
          <w:rFonts w:ascii="Times New Roman" w:hAnsi="Times New Roman" w:cs="Times New Roman"/>
          <w:noProof/>
          <w:szCs w:val="24"/>
          <w:rPrChange w:id="3572" w:author="Owner" w:date="2017-04-10T10:31:00Z">
            <w:rPr>
              <w:noProof/>
              <w:szCs w:val="24"/>
            </w:rPr>
          </w:rPrChange>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194C1D" w:rsidRDefault="000A7E93" w:rsidP="00727BC6">
      <w:pPr>
        <w:spacing w:after="0"/>
        <w:rPr>
          <w:rFonts w:ascii="Times New Roman" w:hAnsi="Times New Roman" w:cs="Times New Roman"/>
          <w:sz w:val="24"/>
          <w:szCs w:val="24"/>
          <w:rPrChange w:id="3573" w:author="Owner" w:date="2017-04-10T10:31:00Z">
            <w:rPr>
              <w:sz w:val="24"/>
              <w:szCs w:val="24"/>
            </w:rPr>
          </w:rPrChange>
        </w:rPr>
      </w:pPr>
    </w:p>
    <w:p w:rsidR="00162AFB" w:rsidRPr="00194C1D" w:rsidRDefault="00162AFB" w:rsidP="00727BC6">
      <w:pPr>
        <w:spacing w:after="0"/>
        <w:rPr>
          <w:rFonts w:ascii="Times New Roman" w:hAnsi="Times New Roman" w:cs="Times New Roman"/>
          <w:sz w:val="24"/>
          <w:szCs w:val="24"/>
          <w:rPrChange w:id="3574" w:author="Owner" w:date="2017-04-10T10:31:00Z">
            <w:rPr>
              <w:sz w:val="24"/>
              <w:szCs w:val="24"/>
            </w:rPr>
          </w:rPrChange>
        </w:rPr>
      </w:pPr>
    </w:p>
    <w:p w:rsidR="006C1F15" w:rsidRPr="00194C1D" w:rsidRDefault="00FE5757" w:rsidP="00727BC6">
      <w:pPr>
        <w:spacing w:after="0"/>
        <w:rPr>
          <w:rFonts w:ascii="Times New Roman" w:hAnsi="Times New Roman" w:cs="Times New Roman"/>
          <w:sz w:val="24"/>
          <w:szCs w:val="24"/>
          <w:rPrChange w:id="3575" w:author="Owner" w:date="2017-04-10T10:31:00Z">
            <w:rPr>
              <w:sz w:val="24"/>
              <w:szCs w:val="24"/>
            </w:rPr>
          </w:rPrChange>
        </w:rPr>
      </w:pPr>
      <w:r w:rsidRPr="00194C1D">
        <w:rPr>
          <w:rFonts w:ascii="Times New Roman" w:hAnsi="Times New Roman" w:cs="Times New Roman"/>
          <w:sz w:val="24"/>
          <w:szCs w:val="24"/>
          <w:rPrChange w:id="3576" w:author="Owner" w:date="2017-04-10T10:31:00Z">
            <w:rPr>
              <w:sz w:val="24"/>
              <w:szCs w:val="24"/>
            </w:rPr>
          </w:rPrChange>
        </w:rPr>
        <w:t>Let M[r, k</w:t>
      </w:r>
      <w:proofErr w:type="gramStart"/>
      <w:r w:rsidRPr="00194C1D">
        <w:rPr>
          <w:rFonts w:ascii="Times New Roman" w:hAnsi="Times New Roman" w:cs="Times New Roman"/>
          <w:sz w:val="24"/>
          <w:szCs w:val="24"/>
          <w:rPrChange w:id="3577" w:author="Owner" w:date="2017-04-10T10:31:00Z">
            <w:rPr>
              <w:sz w:val="24"/>
              <w:szCs w:val="24"/>
            </w:rPr>
          </w:rPrChange>
        </w:rPr>
        <w:t>,q,j,t</w:t>
      </w:r>
      <w:proofErr w:type="gramEnd"/>
      <w:r w:rsidRPr="00194C1D">
        <w:rPr>
          <w:rFonts w:ascii="Times New Roman" w:hAnsi="Times New Roman" w:cs="Times New Roman"/>
          <w:sz w:val="24"/>
          <w:szCs w:val="24"/>
          <w:rPrChange w:id="3578" w:author="Owner" w:date="2017-04-10T10:31:00Z">
            <w:rPr>
              <w:sz w:val="24"/>
              <w:szCs w:val="24"/>
            </w:rPr>
          </w:rPrChange>
        </w:rPr>
        <w:t>] be the proportion of habitat type j for run r, at site k, in land use category q, at time t.</w:t>
      </w:r>
    </w:p>
    <w:p w:rsidR="00FE5757" w:rsidRPr="00194C1D" w:rsidRDefault="00FE5757" w:rsidP="00727BC6">
      <w:pPr>
        <w:spacing w:after="0"/>
        <w:rPr>
          <w:rFonts w:ascii="Times New Roman" w:hAnsi="Times New Roman" w:cs="Times New Roman"/>
          <w:sz w:val="24"/>
          <w:szCs w:val="24"/>
          <w:rPrChange w:id="3579"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580" w:author="Owner" w:date="2017-04-10T10:31:00Z">
            <w:rPr>
              <w:sz w:val="24"/>
              <w:szCs w:val="24"/>
            </w:rPr>
          </w:rPrChange>
        </w:rPr>
      </w:pPr>
      <w:r w:rsidRPr="00194C1D">
        <w:rPr>
          <w:rFonts w:ascii="Times New Roman" w:hAnsi="Times New Roman" w:cs="Times New Roman"/>
          <w:sz w:val="24"/>
          <w:szCs w:val="24"/>
          <w:rPrChange w:id="3581" w:author="Owner" w:date="2017-04-10T10:31:00Z">
            <w:rPr>
              <w:sz w:val="24"/>
              <w:szCs w:val="24"/>
            </w:rPr>
          </w:rPrChange>
        </w:rPr>
        <w:t xml:space="preserve">First, values for a specific run, r, are drawn.  This is done by randomly generating a vector of </w:t>
      </w:r>
      <w:proofErr w:type="gramStart"/>
      <w:r w:rsidRPr="00194C1D">
        <w:rPr>
          <w:rFonts w:ascii="Times New Roman" w:hAnsi="Times New Roman" w:cs="Times New Roman"/>
          <w:sz w:val="24"/>
          <w:szCs w:val="24"/>
          <w:rPrChange w:id="3582" w:author="Owner" w:date="2017-04-10T10:31:00Z">
            <w:rPr>
              <w:sz w:val="24"/>
              <w:szCs w:val="24"/>
            </w:rPr>
          </w:rPrChange>
        </w:rPr>
        <w:t>unif[</w:t>
      </w:r>
      <w:proofErr w:type="gramEnd"/>
      <w:r w:rsidRPr="00194C1D">
        <w:rPr>
          <w:rFonts w:ascii="Times New Roman" w:hAnsi="Times New Roman" w:cs="Times New Roman"/>
          <w:sz w:val="24"/>
          <w:szCs w:val="24"/>
          <w:rPrChange w:id="3583" w:author="Owner" w:date="2017-04-10T10:31:00Z">
            <w:rPr>
              <w:sz w:val="24"/>
              <w:szCs w:val="24"/>
            </w:rPr>
          </w:rPrChange>
        </w:rPr>
        <w:t>0,1] variables of length j, where j, in this case, is the number of habitat types, and the sum of M across all j’s must be equal to one.    J (capit</w:t>
      </w:r>
      <w:r w:rsidR="00966D56" w:rsidRPr="00194C1D">
        <w:rPr>
          <w:rFonts w:ascii="Times New Roman" w:hAnsi="Times New Roman" w:cs="Times New Roman"/>
          <w:sz w:val="24"/>
          <w:szCs w:val="24"/>
          <w:rPrChange w:id="3584" w:author="Owner" w:date="2017-04-10T10:31:00Z">
            <w:rPr>
              <w:sz w:val="24"/>
              <w:szCs w:val="24"/>
            </w:rPr>
          </w:rPrChange>
        </w:rPr>
        <w:t>al</w:t>
      </w:r>
      <w:r w:rsidRPr="00194C1D">
        <w:rPr>
          <w:rFonts w:ascii="Times New Roman" w:hAnsi="Times New Roman" w:cs="Times New Roman"/>
          <w:sz w:val="24"/>
          <w:szCs w:val="24"/>
          <w:rPrChange w:id="3585" w:author="Owner" w:date="2017-04-10T10:31:00Z">
            <w:rPr>
              <w:sz w:val="24"/>
              <w:szCs w:val="24"/>
            </w:rPr>
          </w:rPrChange>
        </w:rPr>
        <w:t>ized) indicates the total number of habitat types.</w:t>
      </w:r>
    </w:p>
    <w:p w:rsidR="002C5C24" w:rsidRPr="00194C1D" w:rsidRDefault="002C5C24" w:rsidP="00727BC6">
      <w:pPr>
        <w:spacing w:after="0"/>
        <w:rPr>
          <w:rFonts w:ascii="Times New Roman" w:hAnsi="Times New Roman" w:cs="Times New Roman"/>
          <w:sz w:val="24"/>
          <w:szCs w:val="24"/>
          <w:rPrChange w:id="3586"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587" w:author="Owner" w:date="2017-04-10T10:31:00Z">
            <w:rPr>
              <w:sz w:val="24"/>
              <w:szCs w:val="24"/>
            </w:rPr>
          </w:rPrChange>
        </w:rPr>
      </w:pPr>
      <w:r w:rsidRPr="00194C1D">
        <w:rPr>
          <w:rFonts w:ascii="Times New Roman" w:hAnsi="Times New Roman" w:cs="Times New Roman"/>
          <w:sz w:val="24"/>
          <w:szCs w:val="24"/>
          <w:rPrChange w:id="3588" w:author="Owner" w:date="2017-04-10T10:31:00Z">
            <w:rPr>
              <w:sz w:val="24"/>
              <w:szCs w:val="24"/>
            </w:rPr>
          </w:rPrChange>
        </w:rPr>
        <w:t xml:space="preserve">r.unif = </w:t>
      </w:r>
      <w:proofErr w:type="gramStart"/>
      <w:r w:rsidRPr="00194C1D">
        <w:rPr>
          <w:rFonts w:ascii="Times New Roman" w:hAnsi="Times New Roman" w:cs="Times New Roman"/>
          <w:sz w:val="24"/>
          <w:szCs w:val="24"/>
          <w:rPrChange w:id="3589" w:author="Owner" w:date="2017-04-10T10:31:00Z">
            <w:rPr>
              <w:sz w:val="24"/>
              <w:szCs w:val="24"/>
            </w:rPr>
          </w:rPrChange>
        </w:rPr>
        <w:t>runif(</w:t>
      </w:r>
      <w:proofErr w:type="gramEnd"/>
      <w:r w:rsidRPr="00194C1D">
        <w:rPr>
          <w:rFonts w:ascii="Times New Roman" w:hAnsi="Times New Roman" w:cs="Times New Roman"/>
          <w:sz w:val="24"/>
          <w:szCs w:val="24"/>
          <w:rPrChange w:id="3590" w:author="Owner" w:date="2017-04-10T10:31:00Z">
            <w:rPr>
              <w:sz w:val="24"/>
              <w:szCs w:val="24"/>
            </w:rPr>
          </w:rPrChange>
        </w:rPr>
        <w:t>J, 0, 1) generates a vector of J random uniform[0, 1] variables.</w:t>
      </w:r>
    </w:p>
    <w:p w:rsidR="002C5C24" w:rsidRPr="00194C1D" w:rsidRDefault="002C5C24" w:rsidP="00727BC6">
      <w:pPr>
        <w:spacing w:after="0"/>
        <w:rPr>
          <w:rFonts w:ascii="Times New Roman" w:hAnsi="Times New Roman" w:cs="Times New Roman"/>
          <w:sz w:val="24"/>
          <w:szCs w:val="24"/>
          <w:rPrChange w:id="3591"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592" w:author="Owner" w:date="2017-04-10T10:31:00Z">
            <w:rPr>
              <w:sz w:val="24"/>
              <w:szCs w:val="24"/>
            </w:rPr>
          </w:rPrChange>
        </w:rPr>
      </w:pPr>
      <w:r w:rsidRPr="00194C1D">
        <w:rPr>
          <w:rFonts w:ascii="Times New Roman" w:hAnsi="Times New Roman" w:cs="Times New Roman"/>
          <w:sz w:val="24"/>
          <w:szCs w:val="24"/>
          <w:rPrChange w:id="3593" w:author="Owner" w:date="2017-04-10T10:31:00Z">
            <w:rPr>
              <w:sz w:val="24"/>
              <w:szCs w:val="24"/>
            </w:rPr>
          </w:rPrChange>
        </w:rPr>
        <w:t xml:space="preserve">Define a temporary variable, y[r, k, q, j, </w:t>
      </w:r>
      <w:proofErr w:type="gramStart"/>
      <w:r w:rsidRPr="00194C1D">
        <w:rPr>
          <w:rFonts w:ascii="Times New Roman" w:hAnsi="Times New Roman" w:cs="Times New Roman"/>
          <w:sz w:val="24"/>
          <w:szCs w:val="24"/>
          <w:rPrChange w:id="3594" w:author="Owner" w:date="2017-04-10T10:31:00Z">
            <w:rPr>
              <w:sz w:val="24"/>
              <w:szCs w:val="24"/>
            </w:rPr>
          </w:rPrChange>
        </w:rPr>
        <w:t>t</w:t>
      </w:r>
      <w:proofErr w:type="gramEnd"/>
      <w:r w:rsidRPr="00194C1D">
        <w:rPr>
          <w:rFonts w:ascii="Times New Roman" w:hAnsi="Times New Roman" w:cs="Times New Roman"/>
          <w:sz w:val="24"/>
          <w:szCs w:val="24"/>
          <w:rPrChange w:id="3595" w:author="Owner" w:date="2017-04-10T10:31:00Z">
            <w:rPr>
              <w:sz w:val="24"/>
              <w:szCs w:val="24"/>
            </w:rPr>
          </w:rPrChange>
        </w:rPr>
        <w:t>] as:</w:t>
      </w:r>
    </w:p>
    <w:p w:rsidR="002C5C24" w:rsidRPr="00194C1D" w:rsidRDefault="002C5C24" w:rsidP="002C5C24">
      <w:pPr>
        <w:spacing w:after="0"/>
        <w:rPr>
          <w:rFonts w:ascii="Times New Roman" w:hAnsi="Times New Roman" w:cs="Times New Roman"/>
          <w:sz w:val="24"/>
          <w:szCs w:val="24"/>
          <w:rPrChange w:id="3596" w:author="Owner" w:date="2017-04-10T10:31:00Z">
            <w:rPr>
              <w:sz w:val="24"/>
              <w:szCs w:val="24"/>
            </w:rPr>
          </w:rPrChange>
        </w:rPr>
      </w:pPr>
      <w:r w:rsidRPr="00194C1D">
        <w:rPr>
          <w:rFonts w:ascii="Times New Roman" w:hAnsi="Times New Roman" w:cs="Times New Roman"/>
          <w:sz w:val="24"/>
          <w:szCs w:val="24"/>
          <w:rPrChange w:id="3597" w:author="Owner" w:date="2017-04-10T10:31:00Z">
            <w:rPr>
              <w:sz w:val="24"/>
              <w:szCs w:val="24"/>
            </w:rPr>
          </w:rPrChange>
        </w:rPr>
        <w:tab/>
      </w:r>
    </w:p>
    <w:p w:rsidR="002C5C24" w:rsidRPr="00194C1D" w:rsidRDefault="00194C1D" w:rsidP="00EE540C">
      <w:pPr>
        <w:spacing w:after="0"/>
        <w:ind w:left="720"/>
        <w:rPr>
          <w:rFonts w:ascii="Times New Roman" w:hAnsi="Times New Roman" w:cs="Times New Roman"/>
          <w:sz w:val="24"/>
          <w:szCs w:val="24"/>
          <w:rPrChange w:id="3598" w:author="Owner" w:date="2017-04-10T10:31:00Z">
            <w:rPr>
              <w:sz w:val="24"/>
              <w:szCs w:val="24"/>
            </w:rPr>
          </w:rPrChange>
        </w:rPr>
      </w:pPr>
      <m:oMath>
        <m:sSub>
          <m:sSubPr>
            <m:ctrlPr>
              <w:rPr>
                <w:rFonts w:ascii="Cambria Math" w:hAnsi="Cambria Math" w:cs="Times New Roman"/>
                <w:i/>
                <w:sz w:val="24"/>
                <w:szCs w:val="24"/>
                <w:rPrChange w:id="3599" w:author="Owner" w:date="2017-04-10T10:31:00Z">
                  <w:rPr>
                    <w:rFonts w:ascii="Cambria Math" w:hAnsi="Cambria Math"/>
                    <w:i/>
                    <w:sz w:val="24"/>
                    <w:szCs w:val="24"/>
                  </w:rPr>
                </w:rPrChange>
              </w:rPr>
            </m:ctrlPr>
          </m:sSubPr>
          <m:e>
            <m:r>
              <w:rPr>
                <w:rFonts w:ascii="Cambria Math" w:hAnsi="Cambria Math" w:cs="Times New Roman"/>
                <w:sz w:val="24"/>
                <w:szCs w:val="24"/>
                <w:rPrChange w:id="3600" w:author="Owner" w:date="2017-04-10T10:31:00Z">
                  <w:rPr>
                    <w:rFonts w:ascii="Cambria Math" w:hAnsi="Cambria Math"/>
                    <w:sz w:val="24"/>
                    <w:szCs w:val="24"/>
                  </w:rPr>
                </w:rPrChange>
              </w:rPr>
              <m:t>y</m:t>
            </m:r>
          </m:e>
          <m:sub>
            <m:r>
              <w:rPr>
                <w:rFonts w:ascii="Cambria Math" w:hAnsi="Cambria Math" w:cs="Times New Roman"/>
                <w:sz w:val="24"/>
                <w:szCs w:val="24"/>
                <w:rPrChange w:id="3601" w:author="Owner" w:date="2017-04-10T10:31:00Z">
                  <w:rPr>
                    <w:rFonts w:ascii="Cambria Math" w:hAnsi="Cambria Math"/>
                    <w:sz w:val="24"/>
                    <w:szCs w:val="24"/>
                  </w:rPr>
                </w:rPrChange>
              </w:rPr>
              <m:t>r,k,q,1:j,t</m:t>
            </m:r>
          </m:sub>
        </m:sSub>
        <m:r>
          <w:rPr>
            <w:rFonts w:ascii="Cambria Math" w:hAnsi="Cambria Math" w:cs="Times New Roman"/>
            <w:sz w:val="24"/>
            <w:szCs w:val="24"/>
            <w:rPrChange w:id="3602" w:author="Owner" w:date="2017-04-10T10:31:00Z">
              <w:rPr>
                <w:rFonts w:ascii="Cambria Math" w:hAnsi="Cambria Math"/>
                <w:sz w:val="24"/>
                <w:szCs w:val="24"/>
              </w:rPr>
            </w:rPrChange>
          </w:rPr>
          <m:t>=rgamma</m:t>
        </m:r>
        <m:d>
          <m:dPr>
            <m:ctrlPr>
              <w:rPr>
                <w:rFonts w:ascii="Cambria Math" w:hAnsi="Cambria Math" w:cs="Times New Roman"/>
                <w:i/>
                <w:sz w:val="24"/>
                <w:szCs w:val="24"/>
                <w:rPrChange w:id="3603" w:author="Owner" w:date="2017-04-10T10:31:00Z">
                  <w:rPr>
                    <w:rFonts w:ascii="Cambria Math" w:hAnsi="Cambria Math"/>
                    <w:i/>
                    <w:sz w:val="24"/>
                    <w:szCs w:val="24"/>
                  </w:rPr>
                </w:rPrChange>
              </w:rPr>
            </m:ctrlPr>
          </m:dPr>
          <m:e>
            <m:r>
              <w:rPr>
                <w:rFonts w:ascii="Cambria Math" w:hAnsi="Cambria Math" w:cs="Times New Roman"/>
                <w:sz w:val="24"/>
                <w:szCs w:val="24"/>
                <w:rPrChange w:id="3604" w:author="Owner" w:date="2017-04-10T10:31:00Z">
                  <w:rPr>
                    <w:rFonts w:ascii="Cambria Math" w:hAnsi="Cambria Math"/>
                    <w:sz w:val="24"/>
                    <w:szCs w:val="24"/>
                  </w:rPr>
                </w:rPrChange>
              </w:rPr>
              <m:t xml:space="preserve">r.unif, </m:t>
            </m:r>
            <m:r>
              <m:rPr>
                <m:sty m:val="bi"/>
              </m:rPr>
              <w:rPr>
                <w:rFonts w:ascii="Cambria Math" w:hAnsi="Cambria Math" w:cs="Times New Roman"/>
                <w:sz w:val="24"/>
                <w:szCs w:val="24"/>
                <w:rPrChange w:id="3605" w:author="Owner" w:date="2017-04-10T10:31:00Z">
                  <w:rPr>
                    <w:rFonts w:ascii="Cambria Math" w:hAnsi="Cambria Math"/>
                    <w:sz w:val="24"/>
                    <w:szCs w:val="24"/>
                  </w:rPr>
                </w:rPrChange>
              </w:rPr>
              <m:t>α</m:t>
            </m:r>
            <m:r>
              <w:rPr>
                <w:rFonts w:ascii="Cambria Math" w:hAnsi="Cambria Math" w:cs="Times New Roman"/>
                <w:sz w:val="24"/>
                <w:szCs w:val="24"/>
                <w:rPrChange w:id="3606" w:author="Owner" w:date="2017-04-10T10:31:00Z">
                  <w:rPr>
                    <w:rFonts w:ascii="Cambria Math" w:hAnsi="Cambria Math"/>
                    <w:sz w:val="24"/>
                    <w:szCs w:val="24"/>
                  </w:rPr>
                </w:rPrChange>
              </w:rPr>
              <m:t>, 1</m:t>
            </m:r>
          </m:e>
        </m:d>
        <m:r>
          <w:rPr>
            <w:rFonts w:ascii="Cambria Math" w:hAnsi="Cambria Math" w:cs="Times New Roman"/>
            <w:sz w:val="24"/>
            <w:szCs w:val="24"/>
            <w:rPrChange w:id="3607" w:author="Owner" w:date="2017-04-10T10:31:00Z">
              <w:rPr>
                <w:rFonts w:ascii="Cambria Math" w:hAnsi="Cambria Math"/>
                <w:sz w:val="24"/>
                <w:szCs w:val="24"/>
              </w:rPr>
            </w:rPrChange>
          </w:rPr>
          <m:t xml:space="preserve"> , r=1..R, k=1..K, t=1..Tr </m:t>
        </m:r>
      </m:oMath>
      <w:r w:rsidR="00EE540C" w:rsidRPr="00194C1D">
        <w:rPr>
          <w:rFonts w:ascii="Times New Roman" w:hAnsi="Times New Roman" w:cs="Times New Roman"/>
          <w:sz w:val="24"/>
          <w:szCs w:val="24"/>
          <w:rPrChange w:id="3608" w:author="Owner" w:date="2017-04-10T10:31:00Z">
            <w:rPr>
              <w:sz w:val="24"/>
              <w:szCs w:val="24"/>
            </w:rPr>
          </w:rPrChange>
        </w:rPr>
        <w:tab/>
      </w:r>
      <w:r w:rsidR="00EE540C" w:rsidRPr="00194C1D">
        <w:rPr>
          <w:rFonts w:ascii="Times New Roman" w:hAnsi="Times New Roman" w:cs="Times New Roman"/>
          <w:sz w:val="24"/>
          <w:szCs w:val="24"/>
          <w:rPrChange w:id="3609" w:author="Owner" w:date="2017-04-10T10:31:00Z">
            <w:rPr>
              <w:sz w:val="24"/>
              <w:szCs w:val="24"/>
            </w:rPr>
          </w:rPrChange>
        </w:rPr>
        <w:tab/>
        <w:t>(</w:t>
      </w:r>
      <w:del w:id="3610" w:author="Owner" w:date="2017-04-10T10:46:00Z">
        <w:r w:rsidR="00EE540C" w:rsidRPr="00194C1D" w:rsidDel="00D830E4">
          <w:rPr>
            <w:rFonts w:ascii="Times New Roman" w:hAnsi="Times New Roman" w:cs="Times New Roman"/>
            <w:sz w:val="24"/>
            <w:szCs w:val="24"/>
            <w:rPrChange w:id="3611" w:author="Owner" w:date="2017-04-10T10:31:00Z">
              <w:rPr>
                <w:sz w:val="24"/>
                <w:szCs w:val="24"/>
              </w:rPr>
            </w:rPrChange>
          </w:rPr>
          <w:delText>5</w:delText>
        </w:r>
      </w:del>
      <w:ins w:id="3612"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613" w:author="Owner" w:date="2017-04-10T10:31:00Z">
            <w:rPr>
              <w:sz w:val="24"/>
              <w:szCs w:val="24"/>
            </w:rPr>
          </w:rPrChange>
        </w:rPr>
        <w:t>.8)</w:t>
      </w:r>
    </w:p>
    <w:p w:rsidR="00804F9C" w:rsidRPr="00194C1D" w:rsidRDefault="00804F9C" w:rsidP="002C5C24">
      <w:pPr>
        <w:spacing w:after="0"/>
        <w:rPr>
          <w:rFonts w:ascii="Times New Roman" w:hAnsi="Times New Roman" w:cs="Times New Roman"/>
          <w:sz w:val="24"/>
          <w:szCs w:val="24"/>
          <w:rPrChange w:id="3614" w:author="Owner" w:date="2017-04-10T10:31:00Z">
            <w:rPr>
              <w:sz w:val="24"/>
              <w:szCs w:val="24"/>
            </w:rPr>
          </w:rPrChange>
        </w:rPr>
      </w:pPr>
    </w:p>
    <w:p w:rsidR="00804F9C" w:rsidRPr="00194C1D" w:rsidRDefault="00804F9C" w:rsidP="002C5C24">
      <w:pPr>
        <w:spacing w:after="0"/>
        <w:rPr>
          <w:rFonts w:ascii="Times New Roman" w:hAnsi="Times New Roman" w:cs="Times New Roman"/>
          <w:sz w:val="24"/>
          <w:szCs w:val="24"/>
          <w:rPrChange w:id="3615" w:author="Owner" w:date="2017-04-10T10:31:00Z">
            <w:rPr>
              <w:sz w:val="24"/>
              <w:szCs w:val="24"/>
            </w:rPr>
          </w:rPrChange>
        </w:rPr>
      </w:pPr>
      <w:r w:rsidRPr="00194C1D">
        <w:rPr>
          <w:rFonts w:ascii="Times New Roman" w:hAnsi="Times New Roman" w:cs="Times New Roman"/>
          <w:sz w:val="24"/>
          <w:szCs w:val="24"/>
          <w:rPrChange w:id="3616" w:author="Owner" w:date="2017-04-10T10:31:00Z">
            <w:rPr>
              <w:sz w:val="24"/>
              <w:szCs w:val="24"/>
            </w:rPr>
          </w:rPrChange>
        </w:rPr>
        <w:t xml:space="preserve">And define “Mr” (M for run r, for each year, site, </w:t>
      </w:r>
      <w:proofErr w:type="gramStart"/>
      <w:r w:rsidRPr="00194C1D">
        <w:rPr>
          <w:rFonts w:ascii="Times New Roman" w:hAnsi="Times New Roman" w:cs="Times New Roman"/>
          <w:sz w:val="24"/>
          <w:szCs w:val="24"/>
          <w:rPrChange w:id="3617" w:author="Owner" w:date="2017-04-10T10:31:00Z">
            <w:rPr>
              <w:sz w:val="24"/>
              <w:szCs w:val="24"/>
            </w:rPr>
          </w:rPrChange>
        </w:rPr>
        <w:t>land</w:t>
      </w:r>
      <w:proofErr w:type="gramEnd"/>
      <w:r w:rsidRPr="00194C1D">
        <w:rPr>
          <w:rFonts w:ascii="Times New Roman" w:hAnsi="Times New Roman" w:cs="Times New Roman"/>
          <w:sz w:val="24"/>
          <w:szCs w:val="24"/>
          <w:rPrChange w:id="3618" w:author="Owner" w:date="2017-04-10T10:31:00Z">
            <w:rPr>
              <w:sz w:val="24"/>
              <w:szCs w:val="24"/>
            </w:rPr>
          </w:rPrChange>
        </w:rPr>
        <w:t xml:space="preserve"> use type)</w:t>
      </w:r>
    </w:p>
    <w:p w:rsidR="00804F9C" w:rsidRPr="00194C1D" w:rsidRDefault="00804F9C" w:rsidP="002C5C24">
      <w:pPr>
        <w:spacing w:after="0"/>
        <w:rPr>
          <w:rFonts w:ascii="Times New Roman" w:hAnsi="Times New Roman" w:cs="Times New Roman"/>
          <w:sz w:val="24"/>
          <w:szCs w:val="24"/>
          <w:rPrChange w:id="3619" w:author="Owner" w:date="2017-04-10T10:31:00Z">
            <w:rPr>
              <w:sz w:val="24"/>
              <w:szCs w:val="24"/>
            </w:rPr>
          </w:rPrChange>
        </w:rPr>
      </w:pPr>
    </w:p>
    <w:p w:rsidR="00804F9C" w:rsidRPr="00194C1D" w:rsidRDefault="00194C1D" w:rsidP="00EE540C">
      <w:pPr>
        <w:spacing w:after="0"/>
        <w:ind w:left="720"/>
        <w:rPr>
          <w:rFonts w:ascii="Times New Roman" w:hAnsi="Times New Roman" w:cs="Times New Roman"/>
          <w:sz w:val="24"/>
          <w:szCs w:val="24"/>
          <w:rPrChange w:id="3620" w:author="Owner" w:date="2017-04-10T10:31:00Z">
            <w:rPr>
              <w:sz w:val="24"/>
              <w:szCs w:val="24"/>
            </w:rPr>
          </w:rPrChange>
        </w:rPr>
      </w:pPr>
      <m:oMath>
        <m:sSub>
          <m:sSubPr>
            <m:ctrlPr>
              <w:rPr>
                <w:rFonts w:ascii="Cambria Math" w:hAnsi="Cambria Math" w:cs="Times New Roman"/>
                <w:i/>
                <w:sz w:val="24"/>
                <w:szCs w:val="24"/>
                <w:rPrChange w:id="3621" w:author="Owner" w:date="2017-04-10T10:31:00Z">
                  <w:rPr>
                    <w:rFonts w:ascii="Cambria Math" w:hAnsi="Cambria Math"/>
                    <w:i/>
                    <w:sz w:val="24"/>
                    <w:szCs w:val="24"/>
                  </w:rPr>
                </w:rPrChange>
              </w:rPr>
            </m:ctrlPr>
          </m:sSubPr>
          <m:e>
            <m:r>
              <w:rPr>
                <w:rFonts w:ascii="Cambria Math" w:hAnsi="Cambria Math" w:cs="Times New Roman"/>
                <w:sz w:val="24"/>
                <w:szCs w:val="24"/>
                <w:rPrChange w:id="3622" w:author="Owner" w:date="2017-04-10T10:31:00Z">
                  <w:rPr>
                    <w:rFonts w:ascii="Cambria Math" w:hAnsi="Cambria Math"/>
                    <w:sz w:val="24"/>
                    <w:szCs w:val="24"/>
                  </w:rPr>
                </w:rPrChange>
              </w:rPr>
              <m:t>M</m:t>
            </m:r>
          </m:e>
          <m:sub>
            <m:r>
              <w:rPr>
                <w:rFonts w:ascii="Cambria Math" w:hAnsi="Cambria Math" w:cs="Times New Roman"/>
                <w:sz w:val="24"/>
                <w:szCs w:val="24"/>
                <w:rPrChange w:id="3623" w:author="Owner" w:date="2017-04-10T10:31:00Z">
                  <w:rPr>
                    <w:rFonts w:ascii="Cambria Math" w:hAnsi="Cambria Math"/>
                    <w:sz w:val="24"/>
                    <w:szCs w:val="24"/>
                  </w:rPr>
                </w:rPrChange>
              </w:rPr>
              <m:t>r,k,q,j,t</m:t>
            </m:r>
          </m:sub>
        </m:sSub>
        <m:r>
          <w:rPr>
            <w:rFonts w:ascii="Cambria Math" w:hAnsi="Cambria Math" w:cs="Times New Roman"/>
            <w:sz w:val="24"/>
            <w:szCs w:val="24"/>
            <w:rPrChange w:id="3624" w:author="Owner" w:date="2017-04-10T10:31:00Z">
              <w:rPr>
                <w:rFonts w:ascii="Cambria Math" w:hAnsi="Cambria Math"/>
                <w:sz w:val="24"/>
                <w:szCs w:val="24"/>
              </w:rPr>
            </w:rPrChange>
          </w:rPr>
          <m:t>=</m:t>
        </m:r>
        <m:f>
          <m:fPr>
            <m:ctrlPr>
              <w:rPr>
                <w:rFonts w:ascii="Cambria Math" w:hAnsi="Cambria Math" w:cs="Times New Roman"/>
                <w:i/>
                <w:sz w:val="24"/>
                <w:szCs w:val="24"/>
                <w:rPrChange w:id="3625" w:author="Owner" w:date="2017-04-10T10:31:00Z">
                  <w:rPr>
                    <w:rFonts w:ascii="Cambria Math" w:hAnsi="Cambria Math"/>
                    <w:i/>
                    <w:sz w:val="24"/>
                    <w:szCs w:val="24"/>
                  </w:rPr>
                </w:rPrChange>
              </w:rPr>
            </m:ctrlPr>
          </m:fPr>
          <m:num>
            <m:sSub>
              <m:sSubPr>
                <m:ctrlPr>
                  <w:rPr>
                    <w:rFonts w:ascii="Cambria Math" w:hAnsi="Cambria Math" w:cs="Times New Roman"/>
                    <w:i/>
                    <w:sz w:val="24"/>
                    <w:szCs w:val="24"/>
                    <w:rPrChange w:id="3626" w:author="Owner" w:date="2017-04-10T10:31:00Z">
                      <w:rPr>
                        <w:rFonts w:ascii="Cambria Math" w:hAnsi="Cambria Math"/>
                        <w:i/>
                        <w:sz w:val="24"/>
                        <w:szCs w:val="24"/>
                      </w:rPr>
                    </w:rPrChange>
                  </w:rPr>
                </m:ctrlPr>
              </m:sSubPr>
              <m:e>
                <m:r>
                  <w:rPr>
                    <w:rFonts w:ascii="Cambria Math" w:hAnsi="Cambria Math" w:cs="Times New Roman"/>
                    <w:sz w:val="24"/>
                    <w:szCs w:val="24"/>
                    <w:rPrChange w:id="3627" w:author="Owner" w:date="2017-04-10T10:31:00Z">
                      <w:rPr>
                        <w:rFonts w:ascii="Cambria Math" w:hAnsi="Cambria Math"/>
                        <w:sz w:val="24"/>
                        <w:szCs w:val="24"/>
                      </w:rPr>
                    </w:rPrChange>
                  </w:rPr>
                  <m:t>y</m:t>
                </m:r>
              </m:e>
              <m:sub>
                <m:r>
                  <w:rPr>
                    <w:rFonts w:ascii="Cambria Math" w:hAnsi="Cambria Math" w:cs="Times New Roman"/>
                    <w:sz w:val="24"/>
                    <w:szCs w:val="24"/>
                    <w:rPrChange w:id="3628" w:author="Owner" w:date="2017-04-10T10:31:00Z">
                      <w:rPr>
                        <w:rFonts w:ascii="Cambria Math" w:hAnsi="Cambria Math"/>
                        <w:sz w:val="24"/>
                        <w:szCs w:val="24"/>
                      </w:rPr>
                    </w:rPrChange>
                  </w:rPr>
                  <m:t>r,k,q,j,t</m:t>
                </m:r>
              </m:sub>
            </m:sSub>
          </m:num>
          <m:den>
            <m:nary>
              <m:naryPr>
                <m:chr m:val="∑"/>
                <m:limLoc m:val="undOvr"/>
                <m:ctrlPr>
                  <w:rPr>
                    <w:rFonts w:ascii="Cambria Math" w:hAnsi="Cambria Math" w:cs="Times New Roman"/>
                    <w:i/>
                    <w:sz w:val="24"/>
                    <w:szCs w:val="24"/>
                    <w:rPrChange w:id="3629" w:author="Owner" w:date="2017-04-10T10:31:00Z">
                      <w:rPr>
                        <w:rFonts w:ascii="Cambria Math" w:hAnsi="Cambria Math"/>
                        <w:i/>
                        <w:sz w:val="24"/>
                        <w:szCs w:val="24"/>
                      </w:rPr>
                    </w:rPrChange>
                  </w:rPr>
                </m:ctrlPr>
              </m:naryPr>
              <m:sub>
                <m:r>
                  <w:rPr>
                    <w:rFonts w:ascii="Cambria Math" w:hAnsi="Cambria Math" w:cs="Times New Roman"/>
                    <w:sz w:val="24"/>
                    <w:szCs w:val="24"/>
                    <w:rPrChange w:id="3630" w:author="Owner" w:date="2017-04-10T10:31:00Z">
                      <w:rPr>
                        <w:rFonts w:ascii="Cambria Math" w:hAnsi="Cambria Math"/>
                        <w:sz w:val="24"/>
                        <w:szCs w:val="24"/>
                      </w:rPr>
                    </w:rPrChange>
                  </w:rPr>
                  <m:t>j=1</m:t>
                </m:r>
              </m:sub>
              <m:sup>
                <m:r>
                  <w:rPr>
                    <w:rFonts w:ascii="Cambria Math" w:hAnsi="Cambria Math" w:cs="Times New Roman"/>
                    <w:sz w:val="24"/>
                    <w:szCs w:val="24"/>
                    <w:rPrChange w:id="3631" w:author="Owner" w:date="2017-04-10T10:31:00Z">
                      <w:rPr>
                        <w:rFonts w:ascii="Cambria Math" w:hAnsi="Cambria Math"/>
                        <w:sz w:val="24"/>
                        <w:szCs w:val="24"/>
                      </w:rPr>
                    </w:rPrChange>
                  </w:rPr>
                  <m:t>n</m:t>
                </m:r>
              </m:sup>
              <m:e>
                <m:sSub>
                  <m:sSubPr>
                    <m:ctrlPr>
                      <w:rPr>
                        <w:rFonts w:ascii="Cambria Math" w:hAnsi="Cambria Math" w:cs="Times New Roman"/>
                        <w:i/>
                        <w:sz w:val="24"/>
                        <w:szCs w:val="24"/>
                        <w:rPrChange w:id="3632" w:author="Owner" w:date="2017-04-10T10:31:00Z">
                          <w:rPr>
                            <w:rFonts w:ascii="Cambria Math" w:hAnsi="Cambria Math"/>
                            <w:i/>
                            <w:sz w:val="24"/>
                            <w:szCs w:val="24"/>
                          </w:rPr>
                        </w:rPrChange>
                      </w:rPr>
                    </m:ctrlPr>
                  </m:sSubPr>
                  <m:e>
                    <m:r>
                      <w:rPr>
                        <w:rFonts w:ascii="Cambria Math" w:hAnsi="Cambria Math" w:cs="Times New Roman"/>
                        <w:sz w:val="24"/>
                        <w:szCs w:val="24"/>
                        <w:rPrChange w:id="3633" w:author="Owner" w:date="2017-04-10T10:31:00Z">
                          <w:rPr>
                            <w:rFonts w:ascii="Cambria Math" w:hAnsi="Cambria Math"/>
                            <w:sz w:val="24"/>
                            <w:szCs w:val="24"/>
                          </w:rPr>
                        </w:rPrChange>
                      </w:rPr>
                      <m:t>y</m:t>
                    </m:r>
                  </m:e>
                  <m:sub>
                    <m:r>
                      <w:rPr>
                        <w:rFonts w:ascii="Cambria Math" w:hAnsi="Cambria Math" w:cs="Times New Roman"/>
                        <w:sz w:val="24"/>
                        <w:szCs w:val="24"/>
                        <w:rPrChange w:id="3634" w:author="Owner" w:date="2017-04-10T10:31:00Z">
                          <w:rPr>
                            <w:rFonts w:ascii="Cambria Math" w:hAnsi="Cambria Math"/>
                            <w:sz w:val="24"/>
                            <w:szCs w:val="24"/>
                          </w:rPr>
                        </w:rPrChange>
                      </w:rPr>
                      <m:t>r,k,q,j,t</m:t>
                    </m:r>
                  </m:sub>
                </m:sSub>
              </m:e>
            </m:nary>
          </m:den>
        </m:f>
        <m:r>
          <w:rPr>
            <w:rFonts w:ascii="Cambria Math" w:hAnsi="Cambria Math" w:cs="Times New Roman"/>
            <w:sz w:val="24"/>
            <w:szCs w:val="24"/>
            <w:rPrChange w:id="3635" w:author="Owner" w:date="2017-04-10T10:31:00Z">
              <w:rPr>
                <w:rFonts w:ascii="Cambria Math" w:hAnsi="Cambria Math"/>
                <w:sz w:val="24"/>
                <w:szCs w:val="24"/>
              </w:rPr>
            </w:rPrChange>
          </w:rPr>
          <m:t xml:space="preserve">, r=1..R, k=1..K, t=1..Tr, j=1..J </m:t>
        </m:r>
      </m:oMath>
      <w:r w:rsidR="00EE540C" w:rsidRPr="00194C1D">
        <w:rPr>
          <w:rFonts w:ascii="Times New Roman" w:hAnsi="Times New Roman" w:cs="Times New Roman"/>
          <w:sz w:val="24"/>
          <w:szCs w:val="24"/>
          <w:rPrChange w:id="3636" w:author="Owner" w:date="2017-04-10T10:31:00Z">
            <w:rPr>
              <w:sz w:val="24"/>
              <w:szCs w:val="24"/>
            </w:rPr>
          </w:rPrChange>
        </w:rPr>
        <w:tab/>
      </w:r>
      <w:r w:rsidR="00EE540C" w:rsidRPr="00194C1D">
        <w:rPr>
          <w:rFonts w:ascii="Times New Roman" w:hAnsi="Times New Roman" w:cs="Times New Roman"/>
          <w:sz w:val="24"/>
          <w:szCs w:val="24"/>
          <w:rPrChange w:id="3637" w:author="Owner" w:date="2017-04-10T10:31:00Z">
            <w:rPr>
              <w:sz w:val="24"/>
              <w:szCs w:val="24"/>
            </w:rPr>
          </w:rPrChange>
        </w:rPr>
        <w:tab/>
      </w:r>
      <w:r w:rsidR="00EE540C" w:rsidRPr="00194C1D">
        <w:rPr>
          <w:rFonts w:ascii="Times New Roman" w:hAnsi="Times New Roman" w:cs="Times New Roman"/>
          <w:sz w:val="24"/>
          <w:szCs w:val="24"/>
          <w:rPrChange w:id="3638" w:author="Owner" w:date="2017-04-10T10:31:00Z">
            <w:rPr>
              <w:sz w:val="24"/>
              <w:szCs w:val="24"/>
            </w:rPr>
          </w:rPrChange>
        </w:rPr>
        <w:tab/>
        <w:t>(</w:t>
      </w:r>
      <w:del w:id="3639" w:author="Owner" w:date="2017-04-10T10:46:00Z">
        <w:r w:rsidR="00EE540C" w:rsidRPr="00194C1D" w:rsidDel="00D830E4">
          <w:rPr>
            <w:rFonts w:ascii="Times New Roman" w:hAnsi="Times New Roman" w:cs="Times New Roman"/>
            <w:sz w:val="24"/>
            <w:szCs w:val="24"/>
            <w:rPrChange w:id="3640" w:author="Owner" w:date="2017-04-10T10:31:00Z">
              <w:rPr>
                <w:sz w:val="24"/>
                <w:szCs w:val="24"/>
              </w:rPr>
            </w:rPrChange>
          </w:rPr>
          <w:delText>5</w:delText>
        </w:r>
      </w:del>
      <w:ins w:id="3641" w:author="Owner" w:date="2017-04-10T10:46:00Z">
        <w:r w:rsidR="00D830E4">
          <w:rPr>
            <w:rFonts w:ascii="Times New Roman" w:hAnsi="Times New Roman" w:cs="Times New Roman"/>
            <w:sz w:val="24"/>
            <w:szCs w:val="24"/>
          </w:rPr>
          <w:t>6</w:t>
        </w:r>
      </w:ins>
      <w:r w:rsidR="00EE540C" w:rsidRPr="00194C1D">
        <w:rPr>
          <w:rFonts w:ascii="Times New Roman" w:hAnsi="Times New Roman" w:cs="Times New Roman"/>
          <w:sz w:val="24"/>
          <w:szCs w:val="24"/>
          <w:rPrChange w:id="3642" w:author="Owner" w:date="2017-04-10T10:31:00Z">
            <w:rPr>
              <w:sz w:val="24"/>
              <w:szCs w:val="24"/>
            </w:rPr>
          </w:rPrChange>
        </w:rPr>
        <w:t>.9)</w:t>
      </w:r>
    </w:p>
    <w:p w:rsidR="00804F9C" w:rsidRPr="00194C1D" w:rsidRDefault="00804F9C" w:rsidP="002C5C24">
      <w:pPr>
        <w:spacing w:after="0"/>
        <w:rPr>
          <w:rFonts w:ascii="Times New Roman" w:hAnsi="Times New Roman" w:cs="Times New Roman"/>
          <w:sz w:val="24"/>
          <w:szCs w:val="24"/>
          <w:rPrChange w:id="3643" w:author="Owner" w:date="2017-04-10T10:31:00Z">
            <w:rPr>
              <w:sz w:val="24"/>
              <w:szCs w:val="24"/>
            </w:rPr>
          </w:rPrChange>
        </w:rPr>
      </w:pPr>
    </w:p>
    <w:p w:rsidR="00804F9C" w:rsidRPr="00194C1D" w:rsidRDefault="00804F9C" w:rsidP="002C5C24">
      <w:pPr>
        <w:spacing w:after="0"/>
        <w:rPr>
          <w:rFonts w:ascii="Times New Roman" w:hAnsi="Times New Roman" w:cs="Times New Roman"/>
          <w:sz w:val="24"/>
          <w:szCs w:val="24"/>
          <w:rPrChange w:id="3644" w:author="Owner" w:date="2017-04-10T10:31:00Z">
            <w:rPr>
              <w:sz w:val="24"/>
              <w:szCs w:val="24"/>
            </w:rPr>
          </w:rPrChange>
        </w:rPr>
      </w:pPr>
      <w:r w:rsidRPr="00194C1D">
        <w:rPr>
          <w:rFonts w:ascii="Times New Roman" w:hAnsi="Times New Roman" w:cs="Times New Roman"/>
          <w:sz w:val="24"/>
          <w:szCs w:val="24"/>
          <w:rPrChange w:id="3645" w:author="Owner" w:date="2017-04-10T10:31:00Z">
            <w:rPr>
              <w:sz w:val="24"/>
              <w:szCs w:val="24"/>
            </w:rPr>
          </w:rPrChange>
        </w:rPr>
        <w:t xml:space="preserve">Note that, at this point, the vector r.unif is shared across all years and </w:t>
      </w:r>
      <w:r w:rsidR="00966D56" w:rsidRPr="00194C1D">
        <w:rPr>
          <w:rFonts w:ascii="Times New Roman" w:hAnsi="Times New Roman" w:cs="Times New Roman"/>
          <w:sz w:val="24"/>
          <w:szCs w:val="24"/>
          <w:rPrChange w:id="3646" w:author="Owner" w:date="2017-04-10T10:31:00Z">
            <w:rPr>
              <w:sz w:val="24"/>
              <w:szCs w:val="24"/>
            </w:rPr>
          </w:rPrChange>
        </w:rPr>
        <w:t>sites within a run.  Thus, as with</w:t>
      </w:r>
      <w:r w:rsidRPr="00194C1D">
        <w:rPr>
          <w:rFonts w:ascii="Times New Roman" w:hAnsi="Times New Roman" w:cs="Times New Roman"/>
          <w:sz w:val="24"/>
          <w:szCs w:val="24"/>
          <w:rPrChange w:id="3647" w:author="Owner" w:date="2017-04-10T10:31:00Z">
            <w:rPr>
              <w:sz w:val="24"/>
              <w:szCs w:val="24"/>
            </w:rPr>
          </w:rPrChange>
        </w:rPr>
        <w:t xml:space="preserve"> normal variables, we will generate a positive correlation for values of M within a run as compared to across all runs.</w:t>
      </w:r>
    </w:p>
    <w:p w:rsidR="005E60BD" w:rsidRPr="00194C1D" w:rsidRDefault="005E60BD" w:rsidP="002C5C24">
      <w:pPr>
        <w:spacing w:after="0"/>
        <w:rPr>
          <w:rFonts w:ascii="Times New Roman" w:hAnsi="Times New Roman" w:cs="Times New Roman"/>
          <w:sz w:val="24"/>
          <w:szCs w:val="24"/>
          <w:rPrChange w:id="3648" w:author="Owner" w:date="2017-04-10T10:31:00Z">
            <w:rPr>
              <w:sz w:val="24"/>
              <w:szCs w:val="24"/>
            </w:rPr>
          </w:rPrChange>
        </w:rPr>
      </w:pPr>
    </w:p>
    <w:p w:rsidR="00804F9C" w:rsidRPr="00194C1D" w:rsidRDefault="005E60BD" w:rsidP="002C5C24">
      <w:pPr>
        <w:spacing w:after="0"/>
        <w:rPr>
          <w:rFonts w:ascii="Times New Roman" w:hAnsi="Times New Roman" w:cs="Times New Roman"/>
          <w:sz w:val="24"/>
          <w:szCs w:val="24"/>
          <w:rPrChange w:id="3649" w:author="Owner" w:date="2017-04-10T10:31:00Z">
            <w:rPr>
              <w:sz w:val="24"/>
              <w:szCs w:val="24"/>
            </w:rPr>
          </w:rPrChange>
        </w:rPr>
      </w:pPr>
      <w:r w:rsidRPr="00194C1D">
        <w:rPr>
          <w:rFonts w:ascii="Times New Roman" w:hAnsi="Times New Roman" w:cs="Times New Roman"/>
          <w:sz w:val="24"/>
          <w:szCs w:val="24"/>
          <w:rPrChange w:id="3650" w:author="Owner" w:date="2017-04-10T10:31:00Z">
            <w:rPr>
              <w:sz w:val="24"/>
              <w:szCs w:val="24"/>
            </w:rPr>
          </w:rPrChange>
        </w:rPr>
        <w:t xml:space="preserve">From the new </w:t>
      </w:r>
      <m:oMath>
        <m:sSub>
          <m:sSubPr>
            <m:ctrlPr>
              <w:rPr>
                <w:rFonts w:ascii="Cambria Math" w:hAnsi="Cambria Math" w:cs="Times New Roman"/>
                <w:i/>
                <w:sz w:val="24"/>
                <w:szCs w:val="24"/>
                <w:rPrChange w:id="3651" w:author="Owner" w:date="2017-04-10T10:31:00Z">
                  <w:rPr>
                    <w:rFonts w:ascii="Cambria Math" w:hAnsi="Cambria Math"/>
                    <w:i/>
                    <w:sz w:val="24"/>
                    <w:szCs w:val="24"/>
                  </w:rPr>
                </w:rPrChange>
              </w:rPr>
            </m:ctrlPr>
          </m:sSubPr>
          <m:e>
            <m:r>
              <w:rPr>
                <w:rFonts w:ascii="Cambria Math" w:hAnsi="Cambria Math" w:cs="Times New Roman"/>
                <w:sz w:val="24"/>
                <w:szCs w:val="24"/>
                <w:rPrChange w:id="3652" w:author="Owner" w:date="2017-04-10T10:31:00Z">
                  <w:rPr>
                    <w:rFonts w:ascii="Cambria Math" w:hAnsi="Cambria Math"/>
                    <w:sz w:val="24"/>
                    <w:szCs w:val="24"/>
                  </w:rPr>
                </w:rPrChange>
              </w:rPr>
              <m:t>M</m:t>
            </m:r>
          </m:e>
          <m:sub>
            <m:r>
              <w:rPr>
                <w:rFonts w:ascii="Cambria Math" w:hAnsi="Cambria Math" w:cs="Times New Roman"/>
                <w:sz w:val="24"/>
                <w:szCs w:val="24"/>
                <w:rPrChange w:id="3653" w:author="Owner" w:date="2017-04-10T10:31:00Z">
                  <w:rPr>
                    <w:rFonts w:ascii="Cambria Math" w:hAnsi="Cambria Math"/>
                    <w:sz w:val="24"/>
                    <w:szCs w:val="24"/>
                  </w:rPr>
                </w:rPrChange>
              </w:rPr>
              <m:t>r,k,q,j,t</m:t>
            </m:r>
          </m:sub>
        </m:sSub>
      </m:oMath>
      <w:r w:rsidRPr="00194C1D">
        <w:rPr>
          <w:rFonts w:ascii="Times New Roman" w:hAnsi="Times New Roman" w:cs="Times New Roman"/>
          <w:sz w:val="24"/>
          <w:szCs w:val="24"/>
          <w:rPrChange w:id="3654" w:author="Owner" w:date="2017-04-10T10:31:00Z">
            <w:rPr>
              <w:sz w:val="24"/>
              <w:szCs w:val="24"/>
            </w:rPr>
          </w:rPrChange>
        </w:rPr>
        <w:t xml:space="preserve">values, we can generate a </w:t>
      </w:r>
      <w:r w:rsidR="00966D56" w:rsidRPr="00194C1D">
        <w:rPr>
          <w:rFonts w:ascii="Times New Roman" w:hAnsi="Times New Roman" w:cs="Times New Roman"/>
          <w:sz w:val="24"/>
          <w:szCs w:val="24"/>
          <w:rPrChange w:id="3655" w:author="Owner" w:date="2017-04-10T10:31:00Z">
            <w:rPr>
              <w:sz w:val="24"/>
              <w:szCs w:val="24"/>
            </w:rPr>
          </w:rPrChange>
        </w:rPr>
        <w:t xml:space="preserve">new “run specific” vector of </w:t>
      </w:r>
      <w:r w:rsidR="00966D56" w:rsidRPr="00194C1D">
        <w:rPr>
          <w:rFonts w:ascii="Times New Roman" w:hAnsi="Times New Roman" w:cs="Times New Roman"/>
          <w:b/>
          <w:sz w:val="24"/>
          <w:szCs w:val="24"/>
          <w:rPrChange w:id="3656" w:author="Owner" w:date="2017-04-10T10:31:00Z">
            <w:rPr>
              <w:b/>
              <w:sz w:val="24"/>
              <w:szCs w:val="24"/>
            </w:rPr>
          </w:rPrChange>
        </w:rPr>
        <w:t>α</w:t>
      </w:r>
      <w:r w:rsidR="00966D56" w:rsidRPr="00194C1D">
        <w:rPr>
          <w:rFonts w:ascii="Times New Roman" w:hAnsi="Times New Roman" w:cs="Times New Roman"/>
          <w:sz w:val="24"/>
          <w:szCs w:val="24"/>
          <w:rPrChange w:id="3657" w:author="Owner" w:date="2017-04-10T10:31:00Z">
            <w:rPr>
              <w:sz w:val="24"/>
              <w:szCs w:val="24"/>
            </w:rPr>
          </w:rPrChange>
        </w:rPr>
        <w:t xml:space="preserve"> values, and repeat the above process to generate </w:t>
      </w:r>
      <m:oMath>
        <m:sSub>
          <m:sSubPr>
            <m:ctrlPr>
              <w:rPr>
                <w:rFonts w:ascii="Cambria Math" w:hAnsi="Cambria Math" w:cs="Times New Roman"/>
                <w:i/>
                <w:sz w:val="24"/>
                <w:szCs w:val="24"/>
                <w:rPrChange w:id="3658" w:author="Owner" w:date="2017-04-10T10:31:00Z">
                  <w:rPr>
                    <w:rFonts w:ascii="Cambria Math" w:hAnsi="Cambria Math"/>
                    <w:i/>
                    <w:sz w:val="24"/>
                    <w:szCs w:val="24"/>
                  </w:rPr>
                </w:rPrChange>
              </w:rPr>
            </m:ctrlPr>
          </m:sSubPr>
          <m:e>
            <m:r>
              <w:rPr>
                <w:rFonts w:ascii="Cambria Math" w:hAnsi="Cambria Math" w:cs="Times New Roman"/>
                <w:sz w:val="24"/>
                <w:szCs w:val="24"/>
                <w:rPrChange w:id="3659" w:author="Owner" w:date="2017-04-10T10:31:00Z">
                  <w:rPr>
                    <w:rFonts w:ascii="Cambria Math" w:hAnsi="Cambria Math"/>
                    <w:sz w:val="24"/>
                    <w:szCs w:val="24"/>
                  </w:rPr>
                </w:rPrChange>
              </w:rPr>
              <m:t>M</m:t>
            </m:r>
          </m:e>
          <m:sub>
            <m:r>
              <w:rPr>
                <w:rFonts w:ascii="Cambria Math" w:hAnsi="Cambria Math" w:cs="Times New Roman"/>
                <w:sz w:val="24"/>
                <w:szCs w:val="24"/>
                <w:rPrChange w:id="3660" w:author="Owner" w:date="2017-04-10T10:31:00Z">
                  <w:rPr>
                    <w:rFonts w:ascii="Cambria Math" w:hAnsi="Cambria Math"/>
                    <w:sz w:val="24"/>
                    <w:szCs w:val="24"/>
                  </w:rPr>
                </w:rPrChange>
              </w:rPr>
              <m:t>r,k,q,j,t</m:t>
            </m:r>
          </m:sub>
        </m:sSub>
      </m:oMath>
      <w:r w:rsidRPr="00194C1D">
        <w:rPr>
          <w:rFonts w:ascii="Times New Roman" w:hAnsi="Times New Roman" w:cs="Times New Roman"/>
          <w:sz w:val="24"/>
          <w:szCs w:val="24"/>
          <w:rPrChange w:id="3661" w:author="Owner" w:date="2017-04-10T10:31:00Z">
            <w:rPr>
              <w:sz w:val="24"/>
              <w:szCs w:val="24"/>
            </w:rPr>
          </w:rPrChange>
        </w:rPr>
        <w:t xml:space="preserve"> values for each year within a given run.  This is </w:t>
      </w:r>
      <w:r w:rsidRPr="00194C1D">
        <w:rPr>
          <w:rFonts w:ascii="Times New Roman" w:hAnsi="Times New Roman" w:cs="Times New Roman"/>
          <w:sz w:val="24"/>
          <w:szCs w:val="24"/>
          <w:rPrChange w:id="3662" w:author="Owner" w:date="2017-04-10T10:31:00Z">
            <w:rPr>
              <w:sz w:val="24"/>
              <w:szCs w:val="24"/>
            </w:rPr>
          </w:rPrChange>
        </w:rPr>
        <w:lastRenderedPageBreak/>
        <w:t>done exactly as above, except that the vector of uniform variables, t.unif, is now randomly re-assigned for each year within each run, and M is allowed to vary year to year (noting th</w:t>
      </w:r>
      <w:r w:rsidR="00966D56" w:rsidRPr="00194C1D">
        <w:rPr>
          <w:rFonts w:ascii="Times New Roman" w:hAnsi="Times New Roman" w:cs="Times New Roman"/>
          <w:sz w:val="24"/>
          <w:szCs w:val="24"/>
          <w:rPrChange w:id="3663" w:author="Owner" w:date="2017-04-10T10:31:00Z">
            <w:rPr>
              <w:sz w:val="24"/>
              <w:szCs w:val="24"/>
            </w:rPr>
          </w:rPrChange>
        </w:rPr>
        <w:t xml:space="preserve">at the starting vector of </w:t>
      </w:r>
      <w:r w:rsidR="00966D56" w:rsidRPr="00194C1D">
        <w:rPr>
          <w:rFonts w:ascii="Times New Roman" w:hAnsi="Times New Roman" w:cs="Times New Roman"/>
          <w:b/>
          <w:sz w:val="24"/>
          <w:szCs w:val="24"/>
          <w:rPrChange w:id="3664" w:author="Owner" w:date="2017-04-10T10:31:00Z">
            <w:rPr>
              <w:b/>
              <w:sz w:val="24"/>
              <w:szCs w:val="24"/>
            </w:rPr>
          </w:rPrChange>
        </w:rPr>
        <w:t>α</w:t>
      </w:r>
      <w:r w:rsidR="00966D56" w:rsidRPr="00194C1D">
        <w:rPr>
          <w:rFonts w:ascii="Times New Roman" w:hAnsi="Times New Roman" w:cs="Times New Roman"/>
          <w:sz w:val="24"/>
          <w:szCs w:val="24"/>
          <w:rPrChange w:id="3665" w:author="Owner" w:date="2017-04-10T10:31:00Z">
            <w:rPr>
              <w:sz w:val="24"/>
              <w:szCs w:val="24"/>
            </w:rPr>
          </w:rPrChange>
        </w:rPr>
        <w:t xml:space="preserve"> values</w:t>
      </w:r>
      <w:r w:rsidRPr="00194C1D">
        <w:rPr>
          <w:rFonts w:ascii="Times New Roman" w:hAnsi="Times New Roman" w:cs="Times New Roman"/>
          <w:sz w:val="24"/>
          <w:szCs w:val="24"/>
          <w:rPrChange w:id="3666" w:author="Owner" w:date="2017-04-10T10:31:00Z">
            <w:rPr>
              <w:sz w:val="24"/>
              <w:szCs w:val="24"/>
            </w:rPr>
          </w:rPrChange>
        </w:rPr>
        <w:t xml:space="preserve"> is common to all years within a run).  M values within a year will be positively correlated with each other.</w:t>
      </w:r>
    </w:p>
    <w:p w:rsidR="005E60BD" w:rsidRPr="00194C1D" w:rsidRDefault="005E60BD" w:rsidP="002C5C24">
      <w:pPr>
        <w:spacing w:after="0"/>
        <w:rPr>
          <w:rFonts w:ascii="Times New Roman" w:hAnsi="Times New Roman" w:cs="Times New Roman"/>
          <w:sz w:val="24"/>
          <w:szCs w:val="24"/>
          <w:rPrChange w:id="3667" w:author="Owner" w:date="2017-04-10T10:31:00Z">
            <w:rPr>
              <w:sz w:val="24"/>
              <w:szCs w:val="24"/>
            </w:rPr>
          </w:rPrChange>
        </w:rPr>
      </w:pPr>
    </w:p>
    <w:p w:rsidR="005E60BD" w:rsidRPr="00194C1D" w:rsidRDefault="005E60BD" w:rsidP="002C5C24">
      <w:pPr>
        <w:spacing w:after="0"/>
        <w:rPr>
          <w:rFonts w:ascii="Times New Roman" w:hAnsi="Times New Roman" w:cs="Times New Roman"/>
          <w:sz w:val="24"/>
          <w:szCs w:val="24"/>
          <w:rPrChange w:id="3668" w:author="Owner" w:date="2017-04-10T10:31:00Z">
            <w:rPr>
              <w:sz w:val="24"/>
              <w:szCs w:val="24"/>
            </w:rPr>
          </w:rPrChange>
        </w:rPr>
      </w:pPr>
      <w:r w:rsidRPr="00194C1D">
        <w:rPr>
          <w:rFonts w:ascii="Times New Roman" w:hAnsi="Times New Roman" w:cs="Times New Roman"/>
          <w:sz w:val="24"/>
          <w:szCs w:val="24"/>
          <w:rPrChange w:id="3669" w:author="Owner" w:date="2017-04-10T10:31:00Z">
            <w:rPr>
              <w:sz w:val="24"/>
              <w:szCs w:val="24"/>
            </w:rPr>
          </w:rPrChange>
        </w:rPr>
        <w:t>Similarly, to generate site specific M values withi</w:t>
      </w:r>
      <w:r w:rsidR="00377953" w:rsidRPr="00194C1D">
        <w:rPr>
          <w:rFonts w:ascii="Times New Roman" w:hAnsi="Times New Roman" w:cs="Times New Roman"/>
          <w:sz w:val="24"/>
          <w:szCs w:val="24"/>
          <w:rPrChange w:id="3670" w:author="Owner" w:date="2017-04-10T10:31:00Z">
            <w:rPr>
              <w:sz w:val="24"/>
              <w:szCs w:val="24"/>
            </w:rPr>
          </w:rPrChange>
        </w:rPr>
        <w:t xml:space="preserve">n a year, we again use updated </w:t>
      </w:r>
      <w:r w:rsidRPr="00194C1D">
        <w:rPr>
          <w:rFonts w:ascii="Times New Roman" w:hAnsi="Times New Roman" w:cs="Times New Roman"/>
          <w:sz w:val="24"/>
          <w:szCs w:val="24"/>
          <w:rPrChange w:id="3671" w:author="Owner" w:date="2017-04-10T10:31:00Z">
            <w:rPr>
              <w:sz w:val="24"/>
              <w:szCs w:val="24"/>
            </w:rPr>
          </w:rPrChange>
        </w:rPr>
        <w:t>year</w:t>
      </w:r>
      <w:r w:rsidR="00377953" w:rsidRPr="00194C1D">
        <w:rPr>
          <w:rFonts w:ascii="Times New Roman" w:hAnsi="Times New Roman" w:cs="Times New Roman"/>
          <w:sz w:val="24"/>
          <w:szCs w:val="24"/>
          <w:rPrChange w:id="3672" w:author="Owner" w:date="2017-04-10T10:31:00Z">
            <w:rPr>
              <w:sz w:val="24"/>
              <w:szCs w:val="24"/>
            </w:rPr>
          </w:rPrChange>
        </w:rPr>
        <w:t xml:space="preserve"> (nested within </w:t>
      </w:r>
      <w:r w:rsidRPr="00194C1D">
        <w:rPr>
          <w:rFonts w:ascii="Times New Roman" w:hAnsi="Times New Roman" w:cs="Times New Roman"/>
          <w:sz w:val="24"/>
          <w:szCs w:val="24"/>
          <w:rPrChange w:id="3673" w:author="Owner" w:date="2017-04-10T10:31:00Z">
            <w:rPr>
              <w:sz w:val="24"/>
              <w:szCs w:val="24"/>
            </w:rPr>
          </w:rPrChange>
        </w:rPr>
        <w:t>run</w:t>
      </w:r>
      <w:r w:rsidR="00377953" w:rsidRPr="00194C1D">
        <w:rPr>
          <w:rFonts w:ascii="Times New Roman" w:hAnsi="Times New Roman" w:cs="Times New Roman"/>
          <w:sz w:val="24"/>
          <w:szCs w:val="24"/>
          <w:rPrChange w:id="3674" w:author="Owner" w:date="2017-04-10T10:31:00Z">
            <w:rPr>
              <w:sz w:val="24"/>
              <w:szCs w:val="24"/>
            </w:rPr>
          </w:rPrChange>
        </w:rPr>
        <w:t>)</w:t>
      </w:r>
      <w:r w:rsidRPr="00194C1D">
        <w:rPr>
          <w:rFonts w:ascii="Times New Roman" w:hAnsi="Times New Roman" w:cs="Times New Roman"/>
          <w:sz w:val="24"/>
          <w:szCs w:val="24"/>
          <w:rPrChange w:id="3675" w:author="Owner" w:date="2017-04-10T10:31:00Z">
            <w:rPr>
              <w:sz w:val="24"/>
              <w:szCs w:val="24"/>
            </w:rPr>
          </w:rPrChange>
        </w:rPr>
        <w:t xml:space="preserve"> specific vectors for </w:t>
      </w:r>
      <w:r w:rsidRPr="00194C1D">
        <w:rPr>
          <w:rFonts w:ascii="Times New Roman" w:hAnsi="Times New Roman" w:cs="Times New Roman"/>
          <w:b/>
          <w:sz w:val="24"/>
          <w:szCs w:val="24"/>
          <w:rPrChange w:id="3676" w:author="Owner" w:date="2017-04-10T10:31:00Z">
            <w:rPr>
              <w:b/>
              <w:sz w:val="24"/>
              <w:szCs w:val="24"/>
            </w:rPr>
          </w:rPrChange>
        </w:rPr>
        <w:t>α</w:t>
      </w:r>
      <w:r w:rsidRPr="00194C1D">
        <w:rPr>
          <w:rFonts w:ascii="Times New Roman" w:hAnsi="Times New Roman" w:cs="Times New Roman"/>
          <w:sz w:val="24"/>
          <w:szCs w:val="24"/>
          <w:rPrChange w:id="3677" w:author="Owner" w:date="2017-04-10T10:31:00Z">
            <w:rPr>
              <w:sz w:val="24"/>
              <w:szCs w:val="24"/>
            </w:rPr>
          </w:rPrChange>
        </w:rPr>
        <w:t xml:space="preserve">, and generate site specific M values.  A vector of J </w:t>
      </w:r>
      <w:proofErr w:type="gramStart"/>
      <w:r w:rsidR="00377953" w:rsidRPr="00194C1D">
        <w:rPr>
          <w:rFonts w:ascii="Times New Roman" w:hAnsi="Times New Roman" w:cs="Times New Roman"/>
          <w:sz w:val="24"/>
          <w:szCs w:val="24"/>
          <w:rPrChange w:id="3678" w:author="Owner" w:date="2017-04-10T10:31:00Z">
            <w:rPr>
              <w:sz w:val="24"/>
              <w:szCs w:val="24"/>
            </w:rPr>
          </w:rPrChange>
        </w:rPr>
        <w:t>uniform(</w:t>
      </w:r>
      <w:proofErr w:type="gramEnd"/>
      <w:r w:rsidR="00377953" w:rsidRPr="00194C1D">
        <w:rPr>
          <w:rFonts w:ascii="Times New Roman" w:hAnsi="Times New Roman" w:cs="Times New Roman"/>
          <w:sz w:val="24"/>
          <w:szCs w:val="24"/>
          <w:rPrChange w:id="3679" w:author="Owner" w:date="2017-04-10T10:31:00Z">
            <w:rPr>
              <w:sz w:val="24"/>
              <w:szCs w:val="24"/>
            </w:rPr>
          </w:rPrChange>
        </w:rPr>
        <w:t>0,1) random varia</w:t>
      </w:r>
      <w:r w:rsidRPr="00194C1D">
        <w:rPr>
          <w:rFonts w:ascii="Times New Roman" w:hAnsi="Times New Roman" w:cs="Times New Roman"/>
          <w:sz w:val="24"/>
          <w:szCs w:val="24"/>
          <w:rPrChange w:id="3680" w:author="Owner" w:date="2017-04-10T10:31:00Z">
            <w:rPr>
              <w:sz w:val="24"/>
              <w:szCs w:val="24"/>
            </w:rPr>
          </w:rPrChange>
        </w:rPr>
        <w:t>bles, t.unif, is now generated for each site within each year within each run, and the above process is repeated for each site.  In this manner, positively correlated values of M will be generated within each site, as compared to across all sites within a year.</w:t>
      </w:r>
    </w:p>
    <w:p w:rsidR="005E60BD" w:rsidRPr="00194C1D" w:rsidRDefault="005E60BD" w:rsidP="002C5C24">
      <w:pPr>
        <w:spacing w:after="0"/>
        <w:rPr>
          <w:rFonts w:ascii="Times New Roman" w:hAnsi="Times New Roman" w:cs="Times New Roman"/>
          <w:sz w:val="24"/>
          <w:szCs w:val="24"/>
          <w:rPrChange w:id="3681" w:author="Owner" w:date="2017-04-10T10:31:00Z">
            <w:rPr>
              <w:sz w:val="24"/>
              <w:szCs w:val="24"/>
            </w:rPr>
          </w:rPrChange>
        </w:rPr>
      </w:pPr>
    </w:p>
    <w:p w:rsidR="005E60BD" w:rsidRPr="00194C1D" w:rsidRDefault="005E60BD" w:rsidP="002C5C24">
      <w:pPr>
        <w:spacing w:after="0"/>
        <w:rPr>
          <w:rFonts w:ascii="Times New Roman" w:hAnsi="Times New Roman" w:cs="Times New Roman"/>
          <w:sz w:val="24"/>
          <w:szCs w:val="24"/>
          <w:rPrChange w:id="3682" w:author="Owner" w:date="2017-04-10T10:31:00Z">
            <w:rPr>
              <w:sz w:val="24"/>
              <w:szCs w:val="24"/>
            </w:rPr>
          </w:rPrChange>
        </w:rPr>
      </w:pPr>
      <w:r w:rsidRPr="00194C1D">
        <w:rPr>
          <w:rFonts w:ascii="Times New Roman" w:hAnsi="Times New Roman" w:cs="Times New Roman"/>
          <w:sz w:val="24"/>
          <w:szCs w:val="24"/>
          <w:rPrChange w:id="3683" w:author="Owner" w:date="2017-04-10T10:31:00Z">
            <w:rPr>
              <w:sz w:val="24"/>
              <w:szCs w:val="24"/>
            </w:rPr>
          </w:rPrChange>
        </w:rPr>
        <w:t xml:space="preserve">Finally, within site variation is added by, again, generated </w:t>
      </w:r>
      <w:proofErr w:type="gramStart"/>
      <w:r w:rsidRPr="00194C1D">
        <w:rPr>
          <w:rFonts w:ascii="Times New Roman" w:hAnsi="Times New Roman" w:cs="Times New Roman"/>
          <w:sz w:val="24"/>
          <w:szCs w:val="24"/>
          <w:rPrChange w:id="3684" w:author="Owner" w:date="2017-04-10T10:31:00Z">
            <w:rPr>
              <w:sz w:val="24"/>
              <w:szCs w:val="24"/>
            </w:rPr>
          </w:rPrChange>
        </w:rPr>
        <w:t>site(</w:t>
      </w:r>
      <w:proofErr w:type="gramEnd"/>
      <w:r w:rsidRPr="00194C1D">
        <w:rPr>
          <w:rFonts w:ascii="Times New Roman" w:hAnsi="Times New Roman" w:cs="Times New Roman"/>
          <w:sz w:val="24"/>
          <w:szCs w:val="24"/>
          <w:rPrChange w:id="3685" w:author="Owner" w:date="2017-04-10T10:31:00Z">
            <w:rPr>
              <w:sz w:val="24"/>
              <w:szCs w:val="24"/>
            </w:rPr>
          </w:rPrChange>
        </w:rPr>
        <w:t xml:space="preserve">year(run)) specific </w:t>
      </w:r>
      <w:r w:rsidRPr="00194C1D">
        <w:rPr>
          <w:rFonts w:ascii="Times New Roman" w:hAnsi="Times New Roman" w:cs="Times New Roman"/>
          <w:b/>
          <w:sz w:val="24"/>
          <w:szCs w:val="24"/>
          <w:rPrChange w:id="3686" w:author="Owner" w:date="2017-04-10T10:31:00Z">
            <w:rPr>
              <w:b/>
              <w:sz w:val="24"/>
              <w:szCs w:val="24"/>
            </w:rPr>
          </w:rPrChange>
        </w:rPr>
        <w:t>α</w:t>
      </w:r>
      <w:r w:rsidRPr="00194C1D">
        <w:rPr>
          <w:rFonts w:ascii="Times New Roman" w:hAnsi="Times New Roman" w:cs="Times New Roman"/>
          <w:sz w:val="24"/>
          <w:szCs w:val="24"/>
          <w:rPrChange w:id="3687" w:author="Owner" w:date="2017-04-10T10:31:00Z">
            <w:rPr>
              <w:sz w:val="24"/>
              <w:szCs w:val="24"/>
            </w:rPr>
          </w:rPrChange>
        </w:rPr>
        <w:t xml:space="preserve"> vectors and generating a random vector WithinS.unif of J uniform(0,1) random variables.  WithinS.unif is re-randomized for each land use category within each site within each year and within each run.</w:t>
      </w:r>
    </w:p>
    <w:p w:rsidR="005E60BD" w:rsidRPr="00194C1D" w:rsidRDefault="005E60BD" w:rsidP="002C5C24">
      <w:pPr>
        <w:spacing w:after="0"/>
        <w:rPr>
          <w:rFonts w:ascii="Times New Roman" w:hAnsi="Times New Roman" w:cs="Times New Roman"/>
          <w:sz w:val="24"/>
          <w:szCs w:val="24"/>
          <w:rPrChange w:id="3688" w:author="Owner" w:date="2017-04-10T10:31:00Z">
            <w:rPr>
              <w:sz w:val="24"/>
              <w:szCs w:val="24"/>
            </w:rPr>
          </w:rPrChange>
        </w:rPr>
      </w:pPr>
    </w:p>
    <w:p w:rsidR="008C23C1" w:rsidRPr="00194C1D" w:rsidRDefault="008C23C1" w:rsidP="002C5C24">
      <w:pPr>
        <w:spacing w:after="0"/>
        <w:rPr>
          <w:rFonts w:ascii="Times New Roman" w:hAnsi="Times New Roman" w:cs="Times New Roman"/>
          <w:sz w:val="24"/>
          <w:szCs w:val="24"/>
          <w:rPrChange w:id="3689" w:author="Owner" w:date="2017-04-10T10:31:00Z">
            <w:rPr>
              <w:sz w:val="24"/>
              <w:szCs w:val="24"/>
            </w:rPr>
          </w:rPrChange>
        </w:rPr>
      </w:pPr>
      <w:r w:rsidRPr="00194C1D">
        <w:rPr>
          <w:rFonts w:ascii="Times New Roman" w:hAnsi="Times New Roman" w:cs="Times New Roman"/>
          <w:sz w:val="24"/>
          <w:szCs w:val="24"/>
          <w:rPrChange w:id="3690" w:author="Owner" w:date="2017-04-10T10:31:00Z">
            <w:rPr>
              <w:sz w:val="24"/>
              <w:szCs w:val="24"/>
            </w:rPr>
          </w:rPrChange>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194C1D">
        <w:rPr>
          <w:rFonts w:ascii="Times New Roman" w:hAnsi="Times New Roman" w:cs="Times New Roman"/>
          <w:sz w:val="24"/>
          <w:szCs w:val="24"/>
          <w:rPrChange w:id="3691" w:author="Owner" w:date="2017-04-10T10:31:00Z">
            <w:rPr>
              <w:sz w:val="24"/>
              <w:szCs w:val="24"/>
            </w:rPr>
          </w:rPrChange>
        </w:rPr>
        <w:t>ation.  As</w:t>
      </w:r>
      <w:r w:rsidRPr="00194C1D">
        <w:rPr>
          <w:rFonts w:ascii="Times New Roman" w:hAnsi="Times New Roman" w:cs="Times New Roman"/>
          <w:sz w:val="24"/>
          <w:szCs w:val="24"/>
          <w:rPrChange w:id="3692" w:author="Owner" w:date="2017-04-10T10:31:00Z">
            <w:rPr>
              <w:sz w:val="24"/>
              <w:szCs w:val="24"/>
            </w:rPr>
          </w:rPrChange>
        </w:rPr>
        <w:t xml:space="preserve"> </w:t>
      </w:r>
      <w:r w:rsidR="0010247F" w:rsidRPr="00194C1D">
        <w:rPr>
          <w:rFonts w:ascii="Times New Roman" w:hAnsi="Times New Roman" w:cs="Times New Roman"/>
          <w:sz w:val="24"/>
          <w:szCs w:val="24"/>
          <w:rPrChange w:id="3693" w:author="Owner" w:date="2017-04-10T10:31:00Z">
            <w:rPr>
              <w:sz w:val="24"/>
              <w:szCs w:val="24"/>
            </w:rPr>
          </w:rPrChange>
        </w:rPr>
        <w:t>described</w:t>
      </w:r>
      <w:r w:rsidRPr="00194C1D">
        <w:rPr>
          <w:rFonts w:ascii="Times New Roman" w:hAnsi="Times New Roman" w:cs="Times New Roman"/>
          <w:sz w:val="24"/>
          <w:szCs w:val="24"/>
          <w:rPrChange w:id="3694" w:author="Owner" w:date="2017-04-10T10:31:00Z">
            <w:rPr>
              <w:sz w:val="24"/>
              <w:szCs w:val="24"/>
            </w:rPr>
          </w:rPrChange>
        </w:rPr>
        <w:t xml:space="preserve"> above, they will implicitly be generated by the watershed model.</w:t>
      </w:r>
    </w:p>
    <w:p w:rsidR="006B3BD8" w:rsidRPr="00194C1D" w:rsidRDefault="006B3BD8" w:rsidP="00727BC6">
      <w:pPr>
        <w:spacing w:after="0"/>
        <w:rPr>
          <w:rFonts w:ascii="Times New Roman" w:hAnsi="Times New Roman" w:cs="Times New Roman"/>
          <w:sz w:val="24"/>
          <w:szCs w:val="24"/>
          <w:rPrChange w:id="3695"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696" w:author="Owner" w:date="2017-04-10T10:31:00Z">
            <w:rPr>
              <w:sz w:val="24"/>
              <w:szCs w:val="24"/>
            </w:rPr>
          </w:rPrChange>
        </w:rPr>
      </w:pPr>
    </w:p>
    <w:p w:rsidR="002C5C24" w:rsidRPr="00194C1D" w:rsidRDefault="002C5C24" w:rsidP="00727BC6">
      <w:pPr>
        <w:spacing w:after="0"/>
        <w:rPr>
          <w:rFonts w:ascii="Times New Roman" w:hAnsi="Times New Roman" w:cs="Times New Roman"/>
          <w:sz w:val="24"/>
          <w:szCs w:val="24"/>
          <w:rPrChange w:id="3697" w:author="Owner" w:date="2017-04-10T10:31:00Z">
            <w:rPr>
              <w:sz w:val="24"/>
              <w:szCs w:val="24"/>
            </w:rPr>
          </w:rPrChange>
        </w:rPr>
      </w:pPr>
    </w:p>
    <w:p w:rsidR="00B96CB7" w:rsidRPr="00194C1D" w:rsidRDefault="00B96CB7" w:rsidP="00727BC6">
      <w:pPr>
        <w:spacing w:after="0"/>
        <w:rPr>
          <w:rFonts w:ascii="Times New Roman" w:hAnsi="Times New Roman" w:cs="Times New Roman"/>
          <w:sz w:val="24"/>
          <w:szCs w:val="24"/>
          <w:rPrChange w:id="3698" w:author="Owner" w:date="2017-04-10T10:31:00Z">
            <w:rPr>
              <w:sz w:val="24"/>
              <w:szCs w:val="24"/>
            </w:rPr>
          </w:rPrChange>
        </w:rPr>
      </w:pPr>
    </w:p>
    <w:p w:rsidR="00A84EA9" w:rsidRPr="00194C1D" w:rsidRDefault="000A7E12" w:rsidP="00194C1D">
      <w:pPr>
        <w:pStyle w:val="ListParagraph"/>
        <w:numPr>
          <w:ilvl w:val="0"/>
          <w:numId w:val="17"/>
        </w:numPr>
        <w:spacing w:after="0"/>
        <w:outlineLvl w:val="0"/>
        <w:rPr>
          <w:rFonts w:ascii="Times New Roman" w:hAnsi="Times New Roman" w:cs="Times New Roman"/>
          <w:b/>
          <w:sz w:val="28"/>
          <w:szCs w:val="24"/>
          <w:rPrChange w:id="3699" w:author="Owner" w:date="2017-04-10T10:33:00Z">
            <w:rPr>
              <w:b/>
              <w:sz w:val="28"/>
              <w:szCs w:val="24"/>
            </w:rPr>
          </w:rPrChange>
        </w:rPr>
        <w:pPrChange w:id="3700" w:author="Owner" w:date="2017-04-10T10:33:00Z">
          <w:pPr>
            <w:pStyle w:val="ListParagraph"/>
            <w:numPr>
              <w:numId w:val="6"/>
            </w:numPr>
            <w:spacing w:after="0"/>
            <w:ind w:left="360" w:hanging="360"/>
            <w:outlineLvl w:val="0"/>
          </w:pPr>
        </w:pPrChange>
      </w:pPr>
      <w:bookmarkStart w:id="3701" w:name="_Toc479584373"/>
      <w:r w:rsidRPr="00194C1D">
        <w:rPr>
          <w:rFonts w:ascii="Times New Roman" w:hAnsi="Times New Roman" w:cs="Times New Roman"/>
          <w:b/>
          <w:sz w:val="28"/>
          <w:szCs w:val="24"/>
          <w:rPrChange w:id="3702" w:author="Owner" w:date="2017-04-10T10:33:00Z">
            <w:rPr>
              <w:b/>
              <w:sz w:val="28"/>
              <w:szCs w:val="24"/>
            </w:rPr>
          </w:rPrChange>
        </w:rPr>
        <w:t xml:space="preserve">Including </w:t>
      </w:r>
      <w:r w:rsidR="00087AFE" w:rsidRPr="00194C1D">
        <w:rPr>
          <w:rFonts w:ascii="Times New Roman" w:hAnsi="Times New Roman" w:cs="Times New Roman"/>
          <w:b/>
          <w:sz w:val="28"/>
          <w:szCs w:val="24"/>
          <w:rPrChange w:id="3703" w:author="Owner" w:date="2017-04-10T10:33:00Z">
            <w:rPr>
              <w:b/>
              <w:sz w:val="28"/>
              <w:szCs w:val="24"/>
            </w:rPr>
          </w:rPrChange>
        </w:rPr>
        <w:t>Time Based</w:t>
      </w:r>
      <w:r w:rsidR="005B220C" w:rsidRPr="00194C1D">
        <w:rPr>
          <w:rFonts w:ascii="Times New Roman" w:hAnsi="Times New Roman" w:cs="Times New Roman"/>
          <w:b/>
          <w:sz w:val="28"/>
          <w:szCs w:val="24"/>
          <w:rPrChange w:id="3704" w:author="Owner" w:date="2017-04-10T10:33:00Z">
            <w:rPr>
              <w:b/>
              <w:sz w:val="28"/>
              <w:szCs w:val="24"/>
            </w:rPr>
          </w:rPrChange>
        </w:rPr>
        <w:t xml:space="preserve"> Changes</w:t>
      </w:r>
      <w:r w:rsidR="00AB3C5C" w:rsidRPr="00194C1D">
        <w:rPr>
          <w:rFonts w:ascii="Times New Roman" w:hAnsi="Times New Roman" w:cs="Times New Roman"/>
          <w:b/>
          <w:sz w:val="28"/>
          <w:szCs w:val="24"/>
          <w:rPrChange w:id="3705" w:author="Owner" w:date="2017-04-10T10:33:00Z">
            <w:rPr>
              <w:b/>
              <w:sz w:val="28"/>
              <w:szCs w:val="24"/>
            </w:rPr>
          </w:rPrChange>
        </w:rPr>
        <w:t xml:space="preserve"> </w:t>
      </w:r>
      <w:r w:rsidR="00087AFE" w:rsidRPr="00194C1D">
        <w:rPr>
          <w:rFonts w:ascii="Times New Roman" w:hAnsi="Times New Roman" w:cs="Times New Roman"/>
          <w:b/>
          <w:sz w:val="28"/>
          <w:szCs w:val="24"/>
          <w:rPrChange w:id="3706" w:author="Owner" w:date="2017-04-10T10:33:00Z">
            <w:rPr>
              <w:b/>
              <w:sz w:val="28"/>
              <w:szCs w:val="24"/>
            </w:rPr>
          </w:rPrChange>
        </w:rPr>
        <w:t xml:space="preserve">for </w:t>
      </w:r>
      <w:r w:rsidR="00AB3C5C" w:rsidRPr="00194C1D">
        <w:rPr>
          <w:rFonts w:ascii="Times New Roman" w:hAnsi="Times New Roman" w:cs="Times New Roman"/>
          <w:b/>
          <w:sz w:val="28"/>
          <w:szCs w:val="24"/>
          <w:rPrChange w:id="3707" w:author="Owner" w:date="2017-04-10T10:33:00Z">
            <w:rPr>
              <w:b/>
              <w:sz w:val="28"/>
              <w:szCs w:val="24"/>
            </w:rPr>
          </w:rPrChange>
        </w:rPr>
        <w:t>Input Parameters</w:t>
      </w:r>
      <w:bookmarkEnd w:id="3701"/>
    </w:p>
    <w:p w:rsidR="00087AFE" w:rsidRPr="00194C1D" w:rsidRDefault="00087AFE" w:rsidP="00727BC6">
      <w:pPr>
        <w:spacing w:after="0"/>
        <w:rPr>
          <w:rFonts w:ascii="Times New Roman" w:hAnsi="Times New Roman" w:cs="Times New Roman"/>
          <w:sz w:val="24"/>
          <w:szCs w:val="24"/>
          <w:rPrChange w:id="3708" w:author="Owner" w:date="2017-04-10T10:31:00Z">
            <w:rPr>
              <w:sz w:val="24"/>
              <w:szCs w:val="24"/>
            </w:rPr>
          </w:rPrChange>
        </w:rPr>
      </w:pPr>
    </w:p>
    <w:p w:rsidR="005B220C" w:rsidRPr="00194C1D" w:rsidRDefault="00604BDB" w:rsidP="00194C1D">
      <w:pPr>
        <w:pStyle w:val="ListParagraph"/>
        <w:numPr>
          <w:ilvl w:val="1"/>
          <w:numId w:val="17"/>
        </w:numPr>
        <w:spacing w:after="0"/>
        <w:rPr>
          <w:rFonts w:ascii="Times New Roman" w:hAnsi="Times New Roman" w:cs="Times New Roman"/>
          <w:b/>
          <w:sz w:val="24"/>
          <w:szCs w:val="24"/>
          <w:rPrChange w:id="3709" w:author="Owner" w:date="2017-04-10T10:31:00Z">
            <w:rPr>
              <w:b/>
              <w:sz w:val="24"/>
              <w:szCs w:val="24"/>
            </w:rPr>
          </w:rPrChange>
        </w:rPr>
        <w:pPrChange w:id="3710"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711" w:author="Owner" w:date="2017-04-10T10:31:00Z">
            <w:rPr>
              <w:b/>
              <w:sz w:val="24"/>
              <w:szCs w:val="24"/>
            </w:rPr>
          </w:rPrChange>
        </w:rPr>
        <w:t xml:space="preserve">Continuous </w:t>
      </w:r>
      <w:r w:rsidR="005B220C" w:rsidRPr="00194C1D">
        <w:rPr>
          <w:rFonts w:ascii="Times New Roman" w:hAnsi="Times New Roman" w:cs="Times New Roman"/>
          <w:b/>
          <w:sz w:val="24"/>
          <w:szCs w:val="24"/>
          <w:rPrChange w:id="3712" w:author="Owner" w:date="2017-04-10T10:31:00Z">
            <w:rPr>
              <w:b/>
              <w:sz w:val="24"/>
              <w:szCs w:val="24"/>
            </w:rPr>
          </w:rPrChange>
        </w:rPr>
        <w:t>Time Based Trends</w:t>
      </w:r>
    </w:p>
    <w:p w:rsidR="005B220C" w:rsidRPr="00194C1D" w:rsidRDefault="005B220C" w:rsidP="00D20A24">
      <w:pPr>
        <w:pStyle w:val="ListParagraph"/>
        <w:spacing w:after="0"/>
        <w:ind w:left="2160"/>
        <w:rPr>
          <w:rFonts w:ascii="Times New Roman" w:hAnsi="Times New Roman" w:cs="Times New Roman"/>
          <w:sz w:val="24"/>
          <w:szCs w:val="24"/>
          <w:rPrChange w:id="3713" w:author="Owner" w:date="2017-04-10T10:31:00Z">
            <w:rPr>
              <w:sz w:val="24"/>
              <w:szCs w:val="24"/>
            </w:rPr>
          </w:rPrChange>
        </w:rPr>
      </w:pPr>
    </w:p>
    <w:p w:rsidR="00087AFE" w:rsidRPr="00194C1D" w:rsidRDefault="00134EA8" w:rsidP="00D20A24">
      <w:pPr>
        <w:spacing w:after="0"/>
        <w:rPr>
          <w:rFonts w:ascii="Times New Roman" w:hAnsi="Times New Roman" w:cs="Times New Roman"/>
          <w:sz w:val="24"/>
          <w:szCs w:val="24"/>
          <w:rPrChange w:id="3714" w:author="Owner" w:date="2017-04-10T10:31:00Z">
            <w:rPr>
              <w:sz w:val="24"/>
              <w:szCs w:val="24"/>
            </w:rPr>
          </w:rPrChange>
        </w:rPr>
      </w:pPr>
      <w:r w:rsidRPr="00194C1D">
        <w:rPr>
          <w:rFonts w:ascii="Times New Roman" w:hAnsi="Times New Roman" w:cs="Times New Roman"/>
          <w:sz w:val="24"/>
          <w:szCs w:val="24"/>
          <w:rPrChange w:id="3715" w:author="Owner" w:date="2017-04-10T10:31:00Z">
            <w:rPr>
              <w:sz w:val="24"/>
              <w:szCs w:val="24"/>
            </w:rPr>
          </w:rPrChange>
        </w:rPr>
        <w:t>Specifying mean t</w:t>
      </w:r>
      <w:r w:rsidR="005B220C" w:rsidRPr="00194C1D">
        <w:rPr>
          <w:rFonts w:ascii="Times New Roman" w:hAnsi="Times New Roman" w:cs="Times New Roman"/>
          <w:sz w:val="24"/>
          <w:szCs w:val="24"/>
          <w:rPrChange w:id="3716" w:author="Owner" w:date="2017-04-10T10:31:00Z">
            <w:rPr>
              <w:sz w:val="24"/>
              <w:szCs w:val="24"/>
            </w:rPr>
          </w:rPrChange>
        </w:rPr>
        <w:t>r</w:t>
      </w:r>
      <w:r w:rsidRPr="00194C1D">
        <w:rPr>
          <w:rFonts w:ascii="Times New Roman" w:hAnsi="Times New Roman" w:cs="Times New Roman"/>
          <w:sz w:val="24"/>
          <w:szCs w:val="24"/>
          <w:rPrChange w:id="3717" w:author="Owner" w:date="2017-04-10T10:31:00Z">
            <w:rPr>
              <w:sz w:val="24"/>
              <w:szCs w:val="24"/>
            </w:rPr>
          </w:rPrChange>
        </w:rPr>
        <w:t>end shifts for parameters is done by utilizing cells on the input files labeled “future mean” and “rate parameter (lambda)</w:t>
      </w:r>
      <w:r w:rsidR="00377953" w:rsidRPr="00194C1D">
        <w:rPr>
          <w:rFonts w:ascii="Times New Roman" w:hAnsi="Times New Roman" w:cs="Times New Roman"/>
          <w:sz w:val="24"/>
          <w:szCs w:val="24"/>
          <w:rPrChange w:id="3718" w:author="Owner" w:date="2017-04-10T10:31:00Z">
            <w:rPr>
              <w:sz w:val="24"/>
              <w:szCs w:val="24"/>
            </w:rPr>
          </w:rPrChange>
        </w:rPr>
        <w:t>”</w:t>
      </w:r>
      <w:r w:rsidRPr="00194C1D">
        <w:rPr>
          <w:rFonts w:ascii="Times New Roman" w:hAnsi="Times New Roman" w:cs="Times New Roman"/>
          <w:sz w:val="24"/>
          <w:szCs w:val="24"/>
          <w:rPrChange w:id="3719" w:author="Owner" w:date="2017-04-10T10:31:00Z">
            <w:rPr>
              <w:sz w:val="24"/>
              <w:szCs w:val="24"/>
            </w:rPr>
          </w:rPrChange>
        </w:rPr>
        <w:t>.  For all mean shifts over time, the mean shift is modeled using an exponential growth / decay model of the form:</w:t>
      </w:r>
    </w:p>
    <w:p w:rsidR="00134EA8" w:rsidRPr="00194C1D" w:rsidRDefault="00134EA8" w:rsidP="00D20A24">
      <w:pPr>
        <w:spacing w:after="0"/>
        <w:rPr>
          <w:rFonts w:ascii="Times New Roman" w:hAnsi="Times New Roman" w:cs="Times New Roman"/>
          <w:sz w:val="24"/>
          <w:szCs w:val="24"/>
          <w:rPrChange w:id="3720" w:author="Owner" w:date="2017-04-10T10:31:00Z">
            <w:rPr>
              <w:sz w:val="24"/>
              <w:szCs w:val="24"/>
            </w:rPr>
          </w:rPrChange>
        </w:rPr>
      </w:pPr>
    </w:p>
    <w:p w:rsidR="00134EA8" w:rsidRPr="00194C1D" w:rsidRDefault="00194C1D" w:rsidP="00377953">
      <w:pPr>
        <w:spacing w:after="0"/>
        <w:ind w:left="720"/>
        <w:rPr>
          <w:rFonts w:ascii="Times New Roman" w:hAnsi="Times New Roman" w:cs="Times New Roman"/>
          <w:sz w:val="24"/>
          <w:szCs w:val="24"/>
          <w:rPrChange w:id="3721" w:author="Owner" w:date="2017-04-10T10:31:00Z">
            <w:rPr>
              <w:sz w:val="24"/>
              <w:szCs w:val="24"/>
            </w:rPr>
          </w:rPrChange>
        </w:rPr>
      </w:pPr>
      <m:oMath>
        <m:sSub>
          <m:sSubPr>
            <m:ctrlPr>
              <w:rPr>
                <w:rFonts w:ascii="Cambria Math" w:hAnsi="Cambria Math" w:cs="Times New Roman"/>
                <w:i/>
                <w:sz w:val="24"/>
                <w:szCs w:val="24"/>
                <w:rPrChange w:id="3722" w:author="Owner" w:date="2017-04-10T10:31:00Z">
                  <w:rPr>
                    <w:rFonts w:ascii="Cambria Math" w:hAnsi="Cambria Math"/>
                    <w:i/>
                    <w:sz w:val="24"/>
                    <w:szCs w:val="24"/>
                  </w:rPr>
                </w:rPrChange>
              </w:rPr>
            </m:ctrlPr>
          </m:sSubPr>
          <m:e>
            <m:r>
              <w:rPr>
                <w:rFonts w:ascii="Cambria Math" w:hAnsi="Cambria Math" w:cs="Times New Roman"/>
                <w:sz w:val="24"/>
                <w:szCs w:val="24"/>
                <w:rPrChange w:id="3723" w:author="Owner" w:date="2017-04-10T10:31:00Z">
                  <w:rPr>
                    <w:rFonts w:ascii="Cambria Math" w:hAnsi="Cambria Math"/>
                    <w:sz w:val="24"/>
                    <w:szCs w:val="24"/>
                  </w:rPr>
                </w:rPrChange>
              </w:rPr>
              <m:t>µ</m:t>
            </m:r>
          </m:e>
          <m:sub>
            <m:r>
              <w:rPr>
                <w:rFonts w:ascii="Cambria Math" w:hAnsi="Cambria Math" w:cs="Times New Roman"/>
                <w:sz w:val="24"/>
                <w:szCs w:val="24"/>
                <w:rPrChange w:id="3724" w:author="Owner" w:date="2017-04-10T10:31:00Z">
                  <w:rPr>
                    <w:rFonts w:ascii="Cambria Math" w:hAnsi="Cambria Math"/>
                    <w:sz w:val="24"/>
                    <w:szCs w:val="24"/>
                  </w:rPr>
                </w:rPrChange>
              </w:rPr>
              <m:t>t</m:t>
            </m:r>
          </m:sub>
        </m:sSub>
        <m:r>
          <w:rPr>
            <w:rFonts w:ascii="Cambria Math" w:hAnsi="Cambria Math" w:cs="Times New Roman"/>
            <w:sz w:val="24"/>
            <w:szCs w:val="24"/>
            <w:rPrChange w:id="3725" w:author="Owner" w:date="2017-04-10T10:31:00Z">
              <w:rPr>
                <w:rFonts w:ascii="Cambria Math" w:hAnsi="Cambria Math"/>
                <w:sz w:val="24"/>
                <w:szCs w:val="24"/>
              </w:rPr>
            </w:rPrChange>
          </w:rPr>
          <m:t xml:space="preserve">= </m:t>
        </m:r>
        <m:sSub>
          <m:sSubPr>
            <m:ctrlPr>
              <w:rPr>
                <w:rFonts w:ascii="Cambria Math" w:hAnsi="Cambria Math" w:cs="Times New Roman"/>
                <w:i/>
                <w:sz w:val="24"/>
                <w:szCs w:val="24"/>
                <w:rPrChange w:id="3726" w:author="Owner" w:date="2017-04-10T10:31:00Z">
                  <w:rPr>
                    <w:rFonts w:ascii="Cambria Math" w:hAnsi="Cambria Math"/>
                    <w:i/>
                    <w:sz w:val="24"/>
                    <w:szCs w:val="24"/>
                  </w:rPr>
                </w:rPrChange>
              </w:rPr>
            </m:ctrlPr>
          </m:sSubPr>
          <m:e>
            <m:r>
              <w:rPr>
                <w:rFonts w:ascii="Cambria Math" w:hAnsi="Cambria Math" w:cs="Times New Roman"/>
                <w:sz w:val="24"/>
                <w:szCs w:val="24"/>
                <w:rPrChange w:id="3727" w:author="Owner" w:date="2017-04-10T10:31:00Z">
                  <w:rPr>
                    <w:rFonts w:ascii="Cambria Math" w:hAnsi="Cambria Math"/>
                    <w:sz w:val="24"/>
                    <w:szCs w:val="24"/>
                  </w:rPr>
                </w:rPrChange>
              </w:rPr>
              <m:t>µ</m:t>
            </m:r>
          </m:e>
          <m:sub>
            <m:r>
              <w:rPr>
                <w:rFonts w:ascii="Cambria Math" w:hAnsi="Cambria Math" w:cs="Times New Roman"/>
                <w:sz w:val="24"/>
                <w:szCs w:val="24"/>
                <w:rPrChange w:id="3728" w:author="Owner" w:date="2017-04-10T10:31:00Z">
                  <w:rPr>
                    <w:rFonts w:ascii="Cambria Math" w:hAnsi="Cambria Math"/>
                    <w:sz w:val="24"/>
                    <w:szCs w:val="24"/>
                  </w:rPr>
                </w:rPrChange>
              </w:rPr>
              <m:t>0</m:t>
            </m:r>
          </m:sub>
        </m:sSub>
        <m:r>
          <w:rPr>
            <w:rFonts w:ascii="Cambria Math" w:hAnsi="Cambria Math" w:cs="Times New Roman"/>
            <w:sz w:val="24"/>
            <w:szCs w:val="24"/>
            <w:rPrChange w:id="3729" w:author="Owner" w:date="2017-04-10T10:31:00Z">
              <w:rPr>
                <w:rFonts w:ascii="Cambria Math" w:hAnsi="Cambria Math"/>
                <w:sz w:val="24"/>
                <w:szCs w:val="24"/>
              </w:rPr>
            </w:rPrChange>
          </w:rPr>
          <m:t xml:space="preserve">+ </m:t>
        </m:r>
        <m:d>
          <m:dPr>
            <m:ctrlPr>
              <w:rPr>
                <w:rFonts w:ascii="Cambria Math" w:hAnsi="Cambria Math" w:cs="Times New Roman"/>
                <w:i/>
                <w:sz w:val="24"/>
                <w:szCs w:val="24"/>
                <w:rPrChange w:id="3730" w:author="Owner" w:date="2017-04-10T10:31:00Z">
                  <w:rPr>
                    <w:rFonts w:ascii="Cambria Math" w:hAnsi="Cambria Math"/>
                    <w:i/>
                    <w:sz w:val="24"/>
                    <w:szCs w:val="24"/>
                  </w:rPr>
                </w:rPrChange>
              </w:rPr>
            </m:ctrlPr>
          </m:dPr>
          <m:e>
            <m:sSub>
              <m:sSubPr>
                <m:ctrlPr>
                  <w:rPr>
                    <w:rFonts w:ascii="Cambria Math" w:hAnsi="Cambria Math" w:cs="Times New Roman"/>
                    <w:i/>
                    <w:sz w:val="24"/>
                    <w:szCs w:val="24"/>
                    <w:rPrChange w:id="3731" w:author="Owner" w:date="2017-04-10T10:31:00Z">
                      <w:rPr>
                        <w:rFonts w:ascii="Cambria Math" w:hAnsi="Cambria Math"/>
                        <w:i/>
                        <w:sz w:val="24"/>
                        <w:szCs w:val="24"/>
                      </w:rPr>
                    </w:rPrChange>
                  </w:rPr>
                </m:ctrlPr>
              </m:sSubPr>
              <m:e>
                <m:r>
                  <w:rPr>
                    <w:rFonts w:ascii="Cambria Math" w:hAnsi="Cambria Math" w:cs="Times New Roman"/>
                    <w:sz w:val="24"/>
                    <w:szCs w:val="24"/>
                    <w:rPrChange w:id="3732" w:author="Owner" w:date="2017-04-10T10:31:00Z">
                      <w:rPr>
                        <w:rFonts w:ascii="Cambria Math" w:hAnsi="Cambria Math"/>
                        <w:sz w:val="24"/>
                        <w:szCs w:val="24"/>
                      </w:rPr>
                    </w:rPrChange>
                  </w:rPr>
                  <m:t>µ</m:t>
                </m:r>
              </m:e>
              <m:sub>
                <m:r>
                  <w:rPr>
                    <w:rFonts w:ascii="Cambria Math" w:hAnsi="Cambria Math" w:cs="Times New Roman"/>
                    <w:sz w:val="24"/>
                    <w:szCs w:val="24"/>
                    <w:rPrChange w:id="3733" w:author="Owner" w:date="2017-04-10T10:31:00Z">
                      <w:rPr>
                        <w:rFonts w:ascii="Cambria Math" w:hAnsi="Cambria Math"/>
                        <w:sz w:val="24"/>
                        <w:szCs w:val="24"/>
                      </w:rPr>
                    </w:rPrChange>
                  </w:rPr>
                  <m:t>0</m:t>
                </m:r>
              </m:sub>
            </m:sSub>
            <m:r>
              <w:rPr>
                <w:rFonts w:ascii="Cambria Math" w:hAnsi="Cambria Math" w:cs="Times New Roman"/>
                <w:sz w:val="24"/>
                <w:szCs w:val="24"/>
                <w:rPrChange w:id="3734" w:author="Owner" w:date="2017-04-10T10:31:00Z">
                  <w:rPr>
                    <w:rFonts w:ascii="Cambria Math" w:hAnsi="Cambria Math"/>
                    <w:sz w:val="24"/>
                    <w:szCs w:val="24"/>
                  </w:rPr>
                </w:rPrChange>
              </w:rPr>
              <m:t>-</m:t>
            </m:r>
            <m:sSub>
              <m:sSubPr>
                <m:ctrlPr>
                  <w:rPr>
                    <w:rFonts w:ascii="Cambria Math" w:hAnsi="Cambria Math" w:cs="Times New Roman"/>
                    <w:i/>
                    <w:sz w:val="24"/>
                    <w:szCs w:val="24"/>
                    <w:rPrChange w:id="3735" w:author="Owner" w:date="2017-04-10T10:31:00Z">
                      <w:rPr>
                        <w:rFonts w:ascii="Cambria Math" w:hAnsi="Cambria Math"/>
                        <w:i/>
                        <w:sz w:val="24"/>
                        <w:szCs w:val="24"/>
                      </w:rPr>
                    </w:rPrChange>
                  </w:rPr>
                </m:ctrlPr>
              </m:sSubPr>
              <m:e>
                <m:r>
                  <w:rPr>
                    <w:rFonts w:ascii="Cambria Math" w:hAnsi="Cambria Math" w:cs="Times New Roman"/>
                    <w:sz w:val="24"/>
                    <w:szCs w:val="24"/>
                    <w:rPrChange w:id="3736" w:author="Owner" w:date="2017-04-10T10:31:00Z">
                      <w:rPr>
                        <w:rFonts w:ascii="Cambria Math" w:hAnsi="Cambria Math"/>
                        <w:sz w:val="24"/>
                        <w:szCs w:val="24"/>
                      </w:rPr>
                    </w:rPrChange>
                  </w:rPr>
                  <m:t>µ</m:t>
                </m:r>
              </m:e>
              <m:sub>
                <m:r>
                  <w:rPr>
                    <w:rFonts w:ascii="Cambria Math" w:hAnsi="Cambria Math" w:cs="Times New Roman"/>
                    <w:sz w:val="24"/>
                    <w:szCs w:val="24"/>
                    <w:rPrChange w:id="3737" w:author="Owner" w:date="2017-04-10T10:31:00Z">
                      <w:rPr>
                        <w:rFonts w:ascii="Cambria Math" w:hAnsi="Cambria Math"/>
                        <w:sz w:val="24"/>
                        <w:szCs w:val="24"/>
                      </w:rPr>
                    </w:rPrChange>
                  </w:rPr>
                  <m:t>target</m:t>
                </m:r>
              </m:sub>
            </m:sSub>
          </m:e>
        </m:d>
        <m:r>
          <w:rPr>
            <w:rFonts w:ascii="Cambria Math" w:hAnsi="Cambria Math" w:cs="Times New Roman"/>
            <w:sz w:val="24"/>
            <w:szCs w:val="24"/>
            <w:rPrChange w:id="3738" w:author="Owner" w:date="2017-04-10T10:31:00Z">
              <w:rPr>
                <w:rFonts w:ascii="Cambria Math" w:hAnsi="Cambria Math"/>
                <w:sz w:val="24"/>
                <w:szCs w:val="24"/>
              </w:rPr>
            </w:rPrChange>
          </w:rPr>
          <m:t xml:space="preserve">* </m:t>
        </m:r>
        <m:sSup>
          <m:sSupPr>
            <m:ctrlPr>
              <w:rPr>
                <w:rFonts w:ascii="Cambria Math" w:hAnsi="Cambria Math" w:cs="Times New Roman"/>
                <w:i/>
                <w:sz w:val="24"/>
                <w:szCs w:val="24"/>
                <w:rPrChange w:id="3739" w:author="Owner" w:date="2017-04-10T10:31:00Z">
                  <w:rPr>
                    <w:rFonts w:ascii="Cambria Math" w:hAnsi="Cambria Math"/>
                    <w:i/>
                    <w:sz w:val="24"/>
                    <w:szCs w:val="24"/>
                  </w:rPr>
                </w:rPrChange>
              </w:rPr>
            </m:ctrlPr>
          </m:sSupPr>
          <m:e>
            <m:r>
              <w:rPr>
                <w:rFonts w:ascii="Cambria Math" w:hAnsi="Cambria Math" w:cs="Times New Roman"/>
                <w:sz w:val="24"/>
                <w:szCs w:val="24"/>
                <w:rPrChange w:id="3740" w:author="Owner" w:date="2017-04-10T10:31:00Z">
                  <w:rPr>
                    <w:rFonts w:ascii="Cambria Math" w:hAnsi="Cambria Math"/>
                    <w:sz w:val="24"/>
                    <w:szCs w:val="24"/>
                  </w:rPr>
                </w:rPrChange>
              </w:rPr>
              <m:t>e</m:t>
            </m:r>
          </m:e>
          <m:sup>
            <m:r>
              <w:rPr>
                <w:rFonts w:ascii="Cambria Math" w:hAnsi="Cambria Math" w:cs="Times New Roman"/>
                <w:sz w:val="24"/>
                <w:szCs w:val="24"/>
                <w:rPrChange w:id="3741" w:author="Owner" w:date="2017-04-10T10:31:00Z">
                  <w:rPr>
                    <w:rFonts w:ascii="Cambria Math" w:hAnsi="Cambria Math"/>
                    <w:sz w:val="24"/>
                    <w:szCs w:val="24"/>
                  </w:rPr>
                </w:rPrChange>
              </w:rPr>
              <m:t>-1/λt</m:t>
            </m:r>
          </m:sup>
        </m:sSup>
      </m:oMath>
      <w:r w:rsidR="00377953" w:rsidRPr="00194C1D">
        <w:rPr>
          <w:rFonts w:ascii="Times New Roman" w:hAnsi="Times New Roman" w:cs="Times New Roman"/>
          <w:sz w:val="24"/>
          <w:szCs w:val="24"/>
          <w:rPrChange w:id="3742" w:author="Owner" w:date="2017-04-10T10:31:00Z">
            <w:rPr>
              <w:sz w:val="24"/>
              <w:szCs w:val="24"/>
            </w:rPr>
          </w:rPrChange>
        </w:rPr>
        <w:tab/>
      </w:r>
      <w:r w:rsidR="00377953" w:rsidRPr="00194C1D">
        <w:rPr>
          <w:rFonts w:ascii="Times New Roman" w:hAnsi="Times New Roman" w:cs="Times New Roman"/>
          <w:sz w:val="24"/>
          <w:szCs w:val="24"/>
          <w:rPrChange w:id="3743" w:author="Owner" w:date="2017-04-10T10:31:00Z">
            <w:rPr>
              <w:sz w:val="24"/>
              <w:szCs w:val="24"/>
            </w:rPr>
          </w:rPrChange>
        </w:rPr>
        <w:tab/>
      </w:r>
      <w:r w:rsidR="00377953" w:rsidRPr="00194C1D">
        <w:rPr>
          <w:rFonts w:ascii="Times New Roman" w:hAnsi="Times New Roman" w:cs="Times New Roman"/>
          <w:sz w:val="24"/>
          <w:szCs w:val="24"/>
          <w:rPrChange w:id="3744" w:author="Owner" w:date="2017-04-10T10:31:00Z">
            <w:rPr>
              <w:sz w:val="24"/>
              <w:szCs w:val="24"/>
            </w:rPr>
          </w:rPrChange>
        </w:rPr>
        <w:tab/>
      </w:r>
      <w:r w:rsidR="00377953" w:rsidRPr="00194C1D">
        <w:rPr>
          <w:rFonts w:ascii="Times New Roman" w:hAnsi="Times New Roman" w:cs="Times New Roman"/>
          <w:sz w:val="24"/>
          <w:szCs w:val="24"/>
          <w:rPrChange w:id="3745" w:author="Owner" w:date="2017-04-10T10:31:00Z">
            <w:rPr>
              <w:sz w:val="24"/>
              <w:szCs w:val="24"/>
            </w:rPr>
          </w:rPrChange>
        </w:rPr>
        <w:tab/>
      </w:r>
      <w:r w:rsidR="00377953" w:rsidRPr="00194C1D">
        <w:rPr>
          <w:rFonts w:ascii="Times New Roman" w:hAnsi="Times New Roman" w:cs="Times New Roman"/>
          <w:sz w:val="24"/>
          <w:szCs w:val="24"/>
          <w:rPrChange w:id="3746" w:author="Owner" w:date="2017-04-10T10:31:00Z">
            <w:rPr>
              <w:sz w:val="24"/>
              <w:szCs w:val="24"/>
            </w:rPr>
          </w:rPrChange>
        </w:rPr>
        <w:tab/>
      </w:r>
      <w:r w:rsidR="00377953" w:rsidRPr="00194C1D">
        <w:rPr>
          <w:rFonts w:ascii="Times New Roman" w:hAnsi="Times New Roman" w:cs="Times New Roman"/>
          <w:sz w:val="24"/>
          <w:szCs w:val="24"/>
          <w:rPrChange w:id="3747" w:author="Owner" w:date="2017-04-10T10:31:00Z">
            <w:rPr>
              <w:sz w:val="24"/>
              <w:szCs w:val="24"/>
            </w:rPr>
          </w:rPrChange>
        </w:rPr>
        <w:tab/>
      </w:r>
      <w:r w:rsidR="00377953" w:rsidRPr="00194C1D">
        <w:rPr>
          <w:rFonts w:ascii="Times New Roman" w:hAnsi="Times New Roman" w:cs="Times New Roman"/>
          <w:sz w:val="24"/>
          <w:szCs w:val="24"/>
          <w:rPrChange w:id="3748" w:author="Owner" w:date="2017-04-10T10:31:00Z">
            <w:rPr>
              <w:sz w:val="24"/>
              <w:szCs w:val="24"/>
            </w:rPr>
          </w:rPrChange>
        </w:rPr>
        <w:tab/>
        <w:t>(</w:t>
      </w:r>
      <w:del w:id="3749" w:author="Owner" w:date="2017-04-10T10:46:00Z">
        <w:r w:rsidR="00377953" w:rsidRPr="00194C1D" w:rsidDel="00D830E4">
          <w:rPr>
            <w:rFonts w:ascii="Times New Roman" w:hAnsi="Times New Roman" w:cs="Times New Roman"/>
            <w:sz w:val="24"/>
            <w:szCs w:val="24"/>
            <w:rPrChange w:id="3750" w:author="Owner" w:date="2017-04-10T10:31:00Z">
              <w:rPr>
                <w:sz w:val="24"/>
                <w:szCs w:val="24"/>
              </w:rPr>
            </w:rPrChange>
          </w:rPr>
          <w:delText>6</w:delText>
        </w:r>
      </w:del>
      <w:ins w:id="3751" w:author="Owner" w:date="2017-04-10T10:46:00Z">
        <w:r w:rsidR="00D830E4">
          <w:rPr>
            <w:rFonts w:ascii="Times New Roman" w:hAnsi="Times New Roman" w:cs="Times New Roman"/>
            <w:sz w:val="24"/>
            <w:szCs w:val="24"/>
          </w:rPr>
          <w:t>7</w:t>
        </w:r>
      </w:ins>
      <w:r w:rsidR="00377953" w:rsidRPr="00194C1D">
        <w:rPr>
          <w:rFonts w:ascii="Times New Roman" w:hAnsi="Times New Roman" w:cs="Times New Roman"/>
          <w:sz w:val="24"/>
          <w:szCs w:val="24"/>
          <w:rPrChange w:id="3752" w:author="Owner" w:date="2017-04-10T10:31:00Z">
            <w:rPr>
              <w:sz w:val="24"/>
              <w:szCs w:val="24"/>
            </w:rPr>
          </w:rPrChange>
        </w:rPr>
        <w:t>.1)</w:t>
      </w:r>
    </w:p>
    <w:p w:rsidR="0005747C" w:rsidRPr="00194C1D" w:rsidRDefault="0005747C" w:rsidP="00D20A24">
      <w:pPr>
        <w:spacing w:after="0"/>
        <w:rPr>
          <w:rFonts w:ascii="Times New Roman" w:hAnsi="Times New Roman" w:cs="Times New Roman"/>
          <w:sz w:val="24"/>
          <w:szCs w:val="24"/>
          <w:rPrChange w:id="3753" w:author="Owner" w:date="2017-04-10T10:31:00Z">
            <w:rPr>
              <w:sz w:val="24"/>
              <w:szCs w:val="24"/>
            </w:rPr>
          </w:rPrChange>
        </w:rPr>
      </w:pPr>
    </w:p>
    <w:p w:rsidR="00134EA8" w:rsidRPr="00194C1D" w:rsidRDefault="00134EA8" w:rsidP="00D20A24">
      <w:pPr>
        <w:spacing w:after="0"/>
        <w:rPr>
          <w:rFonts w:ascii="Times New Roman" w:hAnsi="Times New Roman" w:cs="Times New Roman"/>
          <w:sz w:val="24"/>
          <w:szCs w:val="24"/>
          <w:rPrChange w:id="3754" w:author="Owner" w:date="2017-04-10T10:31:00Z">
            <w:rPr>
              <w:sz w:val="24"/>
              <w:szCs w:val="24"/>
            </w:rPr>
          </w:rPrChange>
        </w:rPr>
      </w:pPr>
      <w:r w:rsidRPr="00194C1D">
        <w:rPr>
          <w:rFonts w:ascii="Times New Roman" w:hAnsi="Times New Roman" w:cs="Times New Roman"/>
          <w:sz w:val="24"/>
          <w:szCs w:val="24"/>
          <w:rPrChange w:id="3755" w:author="Owner" w:date="2017-04-10T10:31:00Z">
            <w:rPr>
              <w:sz w:val="24"/>
              <w:szCs w:val="24"/>
            </w:rPr>
          </w:rPrChange>
        </w:rPr>
        <w:t>Where</w:t>
      </w:r>
      <m:oMath>
        <m:sSub>
          <m:sSubPr>
            <m:ctrlPr>
              <w:rPr>
                <w:rFonts w:ascii="Cambria Math" w:hAnsi="Cambria Math" w:cs="Times New Roman"/>
                <w:i/>
                <w:sz w:val="24"/>
                <w:szCs w:val="24"/>
                <w:rPrChange w:id="3756" w:author="Owner" w:date="2017-04-10T10:31:00Z">
                  <w:rPr>
                    <w:rFonts w:ascii="Cambria Math" w:hAnsi="Cambria Math"/>
                    <w:i/>
                    <w:sz w:val="24"/>
                    <w:szCs w:val="24"/>
                  </w:rPr>
                </w:rPrChange>
              </w:rPr>
            </m:ctrlPr>
          </m:sSubPr>
          <m:e>
            <m:r>
              <w:rPr>
                <w:rFonts w:ascii="Cambria Math" w:hAnsi="Cambria Math" w:cs="Times New Roman"/>
                <w:sz w:val="24"/>
                <w:szCs w:val="24"/>
                <w:rPrChange w:id="3757" w:author="Owner" w:date="2017-04-10T10:31:00Z">
                  <w:rPr>
                    <w:rFonts w:ascii="Cambria Math" w:hAnsi="Cambria Math"/>
                    <w:sz w:val="24"/>
                    <w:szCs w:val="24"/>
                  </w:rPr>
                </w:rPrChange>
              </w:rPr>
              <m:t xml:space="preserve"> µ</m:t>
            </m:r>
          </m:e>
          <m:sub>
            <m:r>
              <w:rPr>
                <w:rFonts w:ascii="Cambria Math" w:hAnsi="Cambria Math" w:cs="Times New Roman"/>
                <w:sz w:val="24"/>
                <w:szCs w:val="24"/>
                <w:rPrChange w:id="3758" w:author="Owner" w:date="2017-04-10T10:31:00Z">
                  <w:rPr>
                    <w:rFonts w:ascii="Cambria Math" w:hAnsi="Cambria Math"/>
                    <w:sz w:val="24"/>
                    <w:szCs w:val="24"/>
                  </w:rPr>
                </w:rPrChange>
              </w:rPr>
              <m:t>t</m:t>
            </m:r>
          </m:sub>
        </m:sSub>
      </m:oMath>
      <w:r w:rsidRPr="00194C1D">
        <w:rPr>
          <w:rFonts w:ascii="Times New Roman" w:hAnsi="Times New Roman" w:cs="Times New Roman"/>
          <w:sz w:val="24"/>
          <w:szCs w:val="24"/>
          <w:rPrChange w:id="3759" w:author="Owner" w:date="2017-04-10T10:31:00Z">
            <w:rPr>
              <w:sz w:val="24"/>
              <w:szCs w:val="24"/>
            </w:rPr>
          </w:rPrChange>
        </w:rPr>
        <w:t xml:space="preserve"> is the value of the parameter mean at time t,  </w:t>
      </w:r>
      <m:oMath>
        <m:sSub>
          <m:sSubPr>
            <m:ctrlPr>
              <w:rPr>
                <w:rFonts w:ascii="Cambria Math" w:hAnsi="Cambria Math" w:cs="Times New Roman"/>
                <w:i/>
                <w:sz w:val="24"/>
                <w:szCs w:val="24"/>
                <w:rPrChange w:id="3760" w:author="Owner" w:date="2017-04-10T10:31:00Z">
                  <w:rPr>
                    <w:rFonts w:ascii="Cambria Math" w:hAnsi="Cambria Math"/>
                    <w:i/>
                    <w:sz w:val="24"/>
                    <w:szCs w:val="24"/>
                  </w:rPr>
                </w:rPrChange>
              </w:rPr>
            </m:ctrlPr>
          </m:sSubPr>
          <m:e>
            <m:r>
              <w:rPr>
                <w:rFonts w:ascii="Cambria Math" w:hAnsi="Cambria Math" w:cs="Times New Roman"/>
                <w:sz w:val="24"/>
                <w:szCs w:val="24"/>
                <w:rPrChange w:id="3761" w:author="Owner" w:date="2017-04-10T10:31:00Z">
                  <w:rPr>
                    <w:rFonts w:ascii="Cambria Math" w:hAnsi="Cambria Math"/>
                    <w:sz w:val="24"/>
                    <w:szCs w:val="24"/>
                  </w:rPr>
                </w:rPrChange>
              </w:rPr>
              <m:t>µ</m:t>
            </m:r>
          </m:e>
          <m:sub>
            <m:r>
              <w:rPr>
                <w:rFonts w:ascii="Cambria Math" w:hAnsi="Cambria Math" w:cs="Times New Roman"/>
                <w:sz w:val="24"/>
                <w:szCs w:val="24"/>
                <w:rPrChange w:id="3762" w:author="Owner" w:date="2017-04-10T10:31:00Z">
                  <w:rPr>
                    <w:rFonts w:ascii="Cambria Math" w:hAnsi="Cambria Math"/>
                    <w:sz w:val="24"/>
                    <w:szCs w:val="24"/>
                  </w:rPr>
                </w:rPrChange>
              </w:rPr>
              <m:t>0</m:t>
            </m:r>
          </m:sub>
        </m:sSub>
      </m:oMath>
      <w:r w:rsidRPr="00194C1D">
        <w:rPr>
          <w:rFonts w:ascii="Times New Roman" w:hAnsi="Times New Roman" w:cs="Times New Roman"/>
          <w:sz w:val="24"/>
          <w:szCs w:val="24"/>
          <w:rPrChange w:id="3763" w:author="Owner" w:date="2017-04-10T10:31:00Z">
            <w:rPr>
              <w:sz w:val="24"/>
              <w:szCs w:val="24"/>
            </w:rPr>
          </w:rPrChange>
        </w:rPr>
        <w:t>is the</w:t>
      </w:r>
      <m:oMath>
        <m:r>
          <w:rPr>
            <w:rFonts w:ascii="Cambria Math" w:hAnsi="Cambria Math" w:cs="Times New Roman"/>
            <w:sz w:val="24"/>
            <w:szCs w:val="24"/>
            <w:rPrChange w:id="3764" w:author="Owner" w:date="2017-04-10T10:31:00Z">
              <w:rPr>
                <w:rFonts w:ascii="Cambria Math" w:hAnsi="Cambria Math"/>
                <w:sz w:val="24"/>
                <w:szCs w:val="24"/>
              </w:rPr>
            </w:rPrChange>
          </w:rPr>
          <m:t>λ</m:t>
        </m:r>
      </m:oMath>
      <w:r w:rsidRPr="00194C1D">
        <w:rPr>
          <w:rFonts w:ascii="Times New Roman" w:hAnsi="Times New Roman" w:cs="Times New Roman"/>
          <w:sz w:val="24"/>
          <w:szCs w:val="24"/>
          <w:rPrChange w:id="3765" w:author="Owner" w:date="2017-04-10T10:31:00Z">
            <w:rPr>
              <w:sz w:val="24"/>
              <w:szCs w:val="24"/>
            </w:rPr>
          </w:rPrChange>
        </w:rPr>
        <w:t xml:space="preserve"> parameter mean at time 0, </w:t>
      </w:r>
      <m:oMath>
        <m:sSub>
          <m:sSubPr>
            <m:ctrlPr>
              <w:rPr>
                <w:rFonts w:ascii="Cambria Math" w:hAnsi="Cambria Math" w:cs="Times New Roman"/>
                <w:i/>
                <w:sz w:val="24"/>
                <w:szCs w:val="24"/>
                <w:rPrChange w:id="3766" w:author="Owner" w:date="2017-04-10T10:31:00Z">
                  <w:rPr>
                    <w:rFonts w:ascii="Cambria Math" w:hAnsi="Cambria Math"/>
                    <w:i/>
                    <w:sz w:val="24"/>
                    <w:szCs w:val="24"/>
                  </w:rPr>
                </w:rPrChange>
              </w:rPr>
            </m:ctrlPr>
          </m:sSubPr>
          <m:e>
            <m:r>
              <w:rPr>
                <w:rFonts w:ascii="Cambria Math" w:hAnsi="Cambria Math" w:cs="Times New Roman"/>
                <w:sz w:val="24"/>
                <w:szCs w:val="24"/>
                <w:rPrChange w:id="3767" w:author="Owner" w:date="2017-04-10T10:31:00Z">
                  <w:rPr>
                    <w:rFonts w:ascii="Cambria Math" w:hAnsi="Cambria Math"/>
                    <w:sz w:val="24"/>
                    <w:szCs w:val="24"/>
                  </w:rPr>
                </w:rPrChange>
              </w:rPr>
              <m:t>µ</m:t>
            </m:r>
          </m:e>
          <m:sub>
            <m:r>
              <w:rPr>
                <w:rFonts w:ascii="Cambria Math" w:hAnsi="Cambria Math" w:cs="Times New Roman"/>
                <w:sz w:val="24"/>
                <w:szCs w:val="24"/>
                <w:rPrChange w:id="3768" w:author="Owner" w:date="2017-04-10T10:31:00Z">
                  <w:rPr>
                    <w:rFonts w:ascii="Cambria Math" w:hAnsi="Cambria Math"/>
                    <w:sz w:val="24"/>
                    <w:szCs w:val="24"/>
                  </w:rPr>
                </w:rPrChange>
              </w:rPr>
              <m:t>target</m:t>
            </m:r>
          </m:sub>
        </m:sSub>
      </m:oMath>
      <w:r w:rsidRPr="00194C1D">
        <w:rPr>
          <w:rFonts w:ascii="Times New Roman" w:hAnsi="Times New Roman" w:cs="Times New Roman"/>
          <w:sz w:val="24"/>
          <w:szCs w:val="24"/>
          <w:rPrChange w:id="3769" w:author="Owner" w:date="2017-04-10T10:31:00Z">
            <w:rPr>
              <w:sz w:val="24"/>
              <w:szCs w:val="24"/>
            </w:rPr>
          </w:rPrChange>
        </w:rPr>
        <w:t xml:space="preserve"> is the target (long term future mean value) of the parameter, and </w:t>
      </w:r>
      <m:oMath>
        <m:r>
          <w:rPr>
            <w:rFonts w:ascii="Cambria Math" w:hAnsi="Cambria Math" w:cs="Times New Roman"/>
            <w:sz w:val="24"/>
            <w:szCs w:val="24"/>
            <w:rPrChange w:id="3770" w:author="Owner" w:date="2017-04-10T10:31:00Z">
              <w:rPr>
                <w:rFonts w:ascii="Cambria Math" w:hAnsi="Cambria Math"/>
                <w:sz w:val="24"/>
                <w:szCs w:val="24"/>
              </w:rPr>
            </w:rPrChange>
          </w:rPr>
          <m:t>λ</m:t>
        </m:r>
      </m:oMath>
      <w:r w:rsidRPr="00194C1D">
        <w:rPr>
          <w:rFonts w:ascii="Times New Roman" w:hAnsi="Times New Roman" w:cs="Times New Roman"/>
          <w:sz w:val="24"/>
          <w:szCs w:val="24"/>
          <w:rPrChange w:id="3771" w:author="Owner" w:date="2017-04-10T10:31:00Z">
            <w:rPr>
              <w:sz w:val="24"/>
              <w:szCs w:val="24"/>
            </w:rPr>
          </w:rPrChange>
        </w:rPr>
        <w:t xml:space="preserve"> is the rate parameter which controls the rate at which the parameter mean changes from </w:t>
      </w:r>
      <m:oMath>
        <m:sSub>
          <m:sSubPr>
            <m:ctrlPr>
              <w:rPr>
                <w:rFonts w:ascii="Cambria Math" w:hAnsi="Cambria Math" w:cs="Times New Roman"/>
                <w:i/>
                <w:sz w:val="24"/>
                <w:szCs w:val="24"/>
                <w:rPrChange w:id="3772" w:author="Owner" w:date="2017-04-10T10:31:00Z">
                  <w:rPr>
                    <w:rFonts w:ascii="Cambria Math" w:hAnsi="Cambria Math"/>
                    <w:i/>
                    <w:sz w:val="24"/>
                    <w:szCs w:val="24"/>
                  </w:rPr>
                </w:rPrChange>
              </w:rPr>
            </m:ctrlPr>
          </m:sSubPr>
          <m:e>
            <m:r>
              <w:rPr>
                <w:rFonts w:ascii="Cambria Math" w:hAnsi="Cambria Math" w:cs="Times New Roman"/>
                <w:sz w:val="24"/>
                <w:szCs w:val="24"/>
                <w:rPrChange w:id="3773" w:author="Owner" w:date="2017-04-10T10:31:00Z">
                  <w:rPr>
                    <w:rFonts w:ascii="Cambria Math" w:hAnsi="Cambria Math"/>
                    <w:sz w:val="24"/>
                    <w:szCs w:val="24"/>
                  </w:rPr>
                </w:rPrChange>
              </w:rPr>
              <m:t>µ</m:t>
            </m:r>
          </m:e>
          <m:sub>
            <m:r>
              <w:rPr>
                <w:rFonts w:ascii="Cambria Math" w:hAnsi="Cambria Math" w:cs="Times New Roman"/>
                <w:sz w:val="24"/>
                <w:szCs w:val="24"/>
                <w:rPrChange w:id="3774" w:author="Owner" w:date="2017-04-10T10:31:00Z">
                  <w:rPr>
                    <w:rFonts w:ascii="Cambria Math" w:hAnsi="Cambria Math"/>
                    <w:sz w:val="24"/>
                    <w:szCs w:val="24"/>
                  </w:rPr>
                </w:rPrChange>
              </w:rPr>
              <m:t>0</m:t>
            </m:r>
          </m:sub>
        </m:sSub>
      </m:oMath>
      <w:r w:rsidRPr="00194C1D">
        <w:rPr>
          <w:rFonts w:ascii="Times New Roman" w:hAnsi="Times New Roman" w:cs="Times New Roman"/>
          <w:sz w:val="24"/>
          <w:szCs w:val="24"/>
          <w:rPrChange w:id="3775" w:author="Owner" w:date="2017-04-10T10:31:00Z">
            <w:rPr>
              <w:sz w:val="24"/>
              <w:szCs w:val="24"/>
            </w:rPr>
          </w:rPrChange>
        </w:rPr>
        <w:t xml:space="preserve">to </w:t>
      </w:r>
      <m:oMath>
        <m:sSub>
          <m:sSubPr>
            <m:ctrlPr>
              <w:rPr>
                <w:rFonts w:ascii="Cambria Math" w:hAnsi="Cambria Math" w:cs="Times New Roman"/>
                <w:i/>
                <w:sz w:val="24"/>
                <w:szCs w:val="24"/>
                <w:rPrChange w:id="3776" w:author="Owner" w:date="2017-04-10T10:31:00Z">
                  <w:rPr>
                    <w:rFonts w:ascii="Cambria Math" w:hAnsi="Cambria Math"/>
                    <w:i/>
                    <w:sz w:val="24"/>
                    <w:szCs w:val="24"/>
                  </w:rPr>
                </w:rPrChange>
              </w:rPr>
            </m:ctrlPr>
          </m:sSubPr>
          <m:e>
            <m:r>
              <w:rPr>
                <w:rFonts w:ascii="Cambria Math" w:hAnsi="Cambria Math" w:cs="Times New Roman"/>
                <w:sz w:val="24"/>
                <w:szCs w:val="24"/>
                <w:rPrChange w:id="3777" w:author="Owner" w:date="2017-04-10T10:31:00Z">
                  <w:rPr>
                    <w:rFonts w:ascii="Cambria Math" w:hAnsi="Cambria Math"/>
                    <w:sz w:val="24"/>
                    <w:szCs w:val="24"/>
                  </w:rPr>
                </w:rPrChange>
              </w:rPr>
              <m:t>µ</m:t>
            </m:r>
          </m:e>
          <m:sub>
            <m:r>
              <w:rPr>
                <w:rFonts w:ascii="Cambria Math" w:hAnsi="Cambria Math" w:cs="Times New Roman"/>
                <w:sz w:val="24"/>
                <w:szCs w:val="24"/>
                <w:rPrChange w:id="3778" w:author="Owner" w:date="2017-04-10T10:31:00Z">
                  <w:rPr>
                    <w:rFonts w:ascii="Cambria Math" w:hAnsi="Cambria Math"/>
                    <w:sz w:val="24"/>
                    <w:szCs w:val="24"/>
                  </w:rPr>
                </w:rPrChange>
              </w:rPr>
              <m:t>t</m:t>
            </m:r>
          </m:sub>
        </m:sSub>
      </m:oMath>
      <w:r w:rsidRPr="00194C1D">
        <w:rPr>
          <w:rFonts w:ascii="Times New Roman" w:hAnsi="Times New Roman" w:cs="Times New Roman"/>
          <w:sz w:val="24"/>
          <w:szCs w:val="24"/>
          <w:rPrChange w:id="3779" w:author="Owner" w:date="2017-04-10T10:31:00Z">
            <w:rPr>
              <w:sz w:val="24"/>
              <w:szCs w:val="24"/>
            </w:rPr>
          </w:rPrChange>
        </w:rPr>
        <w:t xml:space="preserve">.  </w:t>
      </w:r>
    </w:p>
    <w:p w:rsidR="00134EA8" w:rsidRPr="00194C1D" w:rsidRDefault="00134EA8" w:rsidP="00D20A24">
      <w:pPr>
        <w:spacing w:after="0"/>
        <w:rPr>
          <w:rFonts w:ascii="Times New Roman" w:hAnsi="Times New Roman" w:cs="Times New Roman"/>
          <w:sz w:val="24"/>
          <w:szCs w:val="24"/>
          <w:rPrChange w:id="3780" w:author="Owner" w:date="2017-04-10T10:31:00Z">
            <w:rPr>
              <w:sz w:val="24"/>
              <w:szCs w:val="24"/>
            </w:rPr>
          </w:rPrChange>
        </w:rPr>
      </w:pPr>
    </w:p>
    <w:p w:rsidR="00134EA8" w:rsidRPr="00194C1D" w:rsidRDefault="00134EA8" w:rsidP="00D20A24">
      <w:pPr>
        <w:spacing w:after="0"/>
        <w:rPr>
          <w:rFonts w:ascii="Times New Roman" w:hAnsi="Times New Roman" w:cs="Times New Roman"/>
          <w:sz w:val="24"/>
          <w:szCs w:val="24"/>
          <w:rPrChange w:id="3781" w:author="Owner" w:date="2017-04-10T10:31:00Z">
            <w:rPr>
              <w:sz w:val="24"/>
              <w:szCs w:val="24"/>
            </w:rPr>
          </w:rPrChange>
        </w:rPr>
      </w:pPr>
      <w:r w:rsidRPr="00194C1D">
        <w:rPr>
          <w:rFonts w:ascii="Times New Roman" w:hAnsi="Times New Roman" w:cs="Times New Roman"/>
          <w:sz w:val="24"/>
          <w:szCs w:val="24"/>
          <w:rPrChange w:id="3782" w:author="Owner" w:date="2017-04-10T10:31:00Z">
            <w:rPr>
              <w:sz w:val="24"/>
              <w:szCs w:val="24"/>
            </w:rPr>
          </w:rPrChange>
        </w:rPr>
        <w:t>Using an exponential function</w:t>
      </w:r>
      <w:r w:rsidR="00377953" w:rsidRPr="00194C1D">
        <w:rPr>
          <w:rFonts w:ascii="Times New Roman" w:hAnsi="Times New Roman" w:cs="Times New Roman"/>
          <w:sz w:val="24"/>
          <w:szCs w:val="24"/>
          <w:rPrChange w:id="3783" w:author="Owner" w:date="2017-04-10T10:31:00Z">
            <w:rPr>
              <w:sz w:val="24"/>
              <w:szCs w:val="24"/>
            </w:rPr>
          </w:rPrChange>
        </w:rPr>
        <w:t>, as opposed to a simple linear model for time trends,</w:t>
      </w:r>
      <w:r w:rsidR="00EA54C2" w:rsidRPr="00194C1D">
        <w:rPr>
          <w:rFonts w:ascii="Times New Roman" w:hAnsi="Times New Roman" w:cs="Times New Roman"/>
          <w:sz w:val="24"/>
          <w:szCs w:val="24"/>
          <w:rPrChange w:id="3784" w:author="Owner" w:date="2017-04-10T10:31:00Z">
            <w:rPr>
              <w:sz w:val="24"/>
              <w:szCs w:val="24"/>
            </w:rPr>
          </w:rPrChange>
        </w:rPr>
        <w:t xml:space="preserve"> </w:t>
      </w:r>
      <w:r w:rsidRPr="00194C1D">
        <w:rPr>
          <w:rFonts w:ascii="Times New Roman" w:hAnsi="Times New Roman" w:cs="Times New Roman"/>
          <w:sz w:val="24"/>
          <w:szCs w:val="24"/>
          <w:rPrChange w:id="3785" w:author="Owner" w:date="2017-04-10T10:31:00Z">
            <w:rPr>
              <w:sz w:val="24"/>
              <w:szCs w:val="24"/>
            </w:rPr>
          </w:rPrChange>
        </w:rPr>
        <w:t xml:space="preserve">provides a flexible approach for describing how parameters change over time.  Many natural processes </w:t>
      </w:r>
      <w:r w:rsidR="00377953" w:rsidRPr="00194C1D">
        <w:rPr>
          <w:rFonts w:ascii="Times New Roman" w:hAnsi="Times New Roman" w:cs="Times New Roman"/>
          <w:sz w:val="24"/>
          <w:szCs w:val="24"/>
          <w:rPrChange w:id="3786" w:author="Owner" w:date="2017-04-10T10:31:00Z">
            <w:rPr>
              <w:sz w:val="24"/>
              <w:szCs w:val="24"/>
            </w:rPr>
          </w:rPrChange>
        </w:rPr>
        <w:t xml:space="preserve">may </w:t>
      </w:r>
      <w:r w:rsidR="00377953" w:rsidRPr="00194C1D">
        <w:rPr>
          <w:rFonts w:ascii="Times New Roman" w:hAnsi="Times New Roman" w:cs="Times New Roman"/>
          <w:sz w:val="24"/>
          <w:szCs w:val="24"/>
          <w:rPrChange w:id="3787" w:author="Owner" w:date="2017-04-10T10:31:00Z">
            <w:rPr>
              <w:sz w:val="24"/>
              <w:szCs w:val="24"/>
            </w:rPr>
          </w:rPrChange>
        </w:rPr>
        <w:lastRenderedPageBreak/>
        <w:t>be modeled</w:t>
      </w:r>
      <w:r w:rsidRPr="00194C1D">
        <w:rPr>
          <w:rFonts w:ascii="Times New Roman" w:hAnsi="Times New Roman" w:cs="Times New Roman"/>
          <w:sz w:val="24"/>
          <w:szCs w:val="24"/>
          <w:rPrChange w:id="3788" w:author="Owner" w:date="2017-04-10T10:31:00Z">
            <w:rPr>
              <w:sz w:val="24"/>
              <w:szCs w:val="24"/>
            </w:rPr>
          </w:rPrChange>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194C1D" w:rsidRDefault="00B8094A" w:rsidP="00D20A24">
      <w:pPr>
        <w:spacing w:after="0"/>
        <w:rPr>
          <w:rFonts w:ascii="Times New Roman" w:hAnsi="Times New Roman" w:cs="Times New Roman"/>
          <w:sz w:val="24"/>
          <w:szCs w:val="24"/>
          <w:rPrChange w:id="3789" w:author="Owner" w:date="2017-04-10T10:31:00Z">
            <w:rPr>
              <w:sz w:val="24"/>
              <w:szCs w:val="24"/>
            </w:rPr>
          </w:rPrChange>
        </w:rPr>
      </w:pPr>
      <w:r w:rsidRPr="00194C1D">
        <w:rPr>
          <w:rFonts w:ascii="Times New Roman" w:eastAsiaTheme="minorHAnsi" w:hAnsi="Times New Roman" w:cs="Times New Roman"/>
          <w:noProof/>
          <w:sz w:val="24"/>
          <w:szCs w:val="24"/>
          <w:rPrChange w:id="3790" w:author="Owner" w:date="2017-04-10T10:31:00Z">
            <w:rPr>
              <w:rFonts w:eastAsiaTheme="minorHAnsi"/>
              <w:noProof/>
              <w:sz w:val="24"/>
              <w:szCs w:val="24"/>
            </w:rPr>
          </w:rPrChange>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194C1D" w:rsidRPr="008756D8" w:rsidRDefault="00194C1D" w:rsidP="008231F6">
                            <w:pPr>
                              <w:spacing w:after="0"/>
                              <w:rPr>
                                <w:b/>
                                <w:sz w:val="24"/>
                                <w:szCs w:val="24"/>
                              </w:rPr>
                            </w:pPr>
                            <w:r w:rsidRPr="008756D8">
                              <w:rPr>
                                <w:b/>
                                <w:sz w:val="24"/>
                                <w:szCs w:val="24"/>
                              </w:rPr>
                              <w:t xml:space="preserve">Figure </w:t>
                            </w:r>
                            <w:ins w:id="3791" w:author="Owner" w:date="2017-04-10T10:33:00Z">
                              <w:r>
                                <w:rPr>
                                  <w:b/>
                                  <w:sz w:val="24"/>
                                  <w:szCs w:val="24"/>
                                </w:rPr>
                                <w:t>7</w:t>
                              </w:r>
                            </w:ins>
                            <w:del w:id="3792" w:author="Owner" w:date="2017-04-10T10:33:00Z">
                              <w:r w:rsidRPr="008756D8" w:rsidDel="00194C1D">
                                <w:rPr>
                                  <w:b/>
                                  <w:sz w:val="24"/>
                                  <w:szCs w:val="24"/>
                                </w:rPr>
                                <w:delText>6</w:delText>
                              </w:r>
                            </w:del>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_x0000_s1043"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z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IgOB5ArqIzJrYZpv3EcUOrDfKRlwtkvqvu2ZFZSo&#10;9xq7c50tFmEZorJYXuWo2EtLdWlhmiNUST0lk7j10wLtjZVth5GmedBwix1tZOT6OatT+ji/sQWn&#10;XQsLcqlHr+c/wuYHAA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AtSRkzLQIAAFkEAAAOAAAAAAAAAAAAAAAAAC4CAABk&#10;cnMvZTJvRG9jLnhtbFBLAQItABQABgAIAAAAIQCSgmE+3wAAAAgBAAAPAAAAAAAAAAAAAAAAAIcE&#10;AABkcnMvZG93bnJldi54bWxQSwUGAAAAAAQABADzAAAAkwUAAAAA&#10;">
                <v:textbox>
                  <w:txbxContent>
                    <w:p w:rsidR="00194C1D" w:rsidRPr="008756D8" w:rsidRDefault="00194C1D" w:rsidP="008231F6">
                      <w:pPr>
                        <w:spacing w:after="0"/>
                        <w:rPr>
                          <w:b/>
                          <w:sz w:val="24"/>
                          <w:szCs w:val="24"/>
                        </w:rPr>
                      </w:pPr>
                      <w:r w:rsidRPr="008756D8">
                        <w:rPr>
                          <w:b/>
                          <w:sz w:val="24"/>
                          <w:szCs w:val="24"/>
                        </w:rPr>
                        <w:t xml:space="preserve">Figure </w:t>
                      </w:r>
                      <w:ins w:id="3793" w:author="Owner" w:date="2017-04-10T10:33:00Z">
                        <w:r>
                          <w:rPr>
                            <w:b/>
                            <w:sz w:val="24"/>
                            <w:szCs w:val="24"/>
                          </w:rPr>
                          <w:t>7</w:t>
                        </w:r>
                      </w:ins>
                      <w:del w:id="3794" w:author="Owner" w:date="2017-04-10T10:33:00Z">
                        <w:r w:rsidRPr="008756D8" w:rsidDel="00194C1D">
                          <w:rPr>
                            <w:b/>
                            <w:sz w:val="24"/>
                            <w:szCs w:val="24"/>
                          </w:rPr>
                          <w:delText>6</w:delText>
                        </w:r>
                      </w:del>
                      <w:r w:rsidRPr="008756D8">
                        <w:rPr>
                          <w:b/>
                          <w:sz w:val="24"/>
                          <w:szCs w:val="24"/>
                        </w:rPr>
                        <w:t>.1.  Examples of Time Trends that can be specified with exponential growth / decay model</w:t>
                      </w:r>
                    </w:p>
                    <w:p w:rsidR="00194C1D" w:rsidRDefault="00194C1D">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194C1D" w:rsidRDefault="00377953" w:rsidP="00D20A24">
      <w:pPr>
        <w:spacing w:after="0"/>
        <w:rPr>
          <w:rFonts w:ascii="Times New Roman" w:hAnsi="Times New Roman" w:cs="Times New Roman"/>
          <w:sz w:val="24"/>
          <w:szCs w:val="24"/>
          <w:rPrChange w:id="3795" w:author="Owner" w:date="2017-04-10T10:31:00Z">
            <w:rPr>
              <w:sz w:val="24"/>
              <w:szCs w:val="24"/>
            </w:rPr>
          </w:rPrChange>
        </w:rPr>
      </w:pPr>
      <w:r w:rsidRPr="00194C1D">
        <w:rPr>
          <w:rFonts w:ascii="Times New Roman" w:hAnsi="Times New Roman" w:cs="Times New Roman"/>
          <w:sz w:val="24"/>
          <w:szCs w:val="24"/>
          <w:rPrChange w:id="3796" w:author="Owner" w:date="2017-04-10T10:31:00Z">
            <w:rPr>
              <w:sz w:val="24"/>
              <w:szCs w:val="24"/>
            </w:rPr>
          </w:rPrChange>
        </w:rPr>
        <w:t xml:space="preserve">Within the framework of equation </w:t>
      </w:r>
      <w:ins w:id="3797" w:author="Owner" w:date="2017-04-10T10:46:00Z">
        <w:r w:rsidR="00D830E4">
          <w:rPr>
            <w:rFonts w:ascii="Times New Roman" w:hAnsi="Times New Roman" w:cs="Times New Roman"/>
            <w:sz w:val="24"/>
            <w:szCs w:val="24"/>
          </w:rPr>
          <w:t>7</w:t>
        </w:r>
      </w:ins>
      <w:del w:id="3798" w:author="Owner" w:date="2017-04-10T10:46:00Z">
        <w:r w:rsidRPr="00194C1D" w:rsidDel="00D830E4">
          <w:rPr>
            <w:rFonts w:ascii="Times New Roman" w:hAnsi="Times New Roman" w:cs="Times New Roman"/>
            <w:sz w:val="24"/>
            <w:szCs w:val="24"/>
            <w:rPrChange w:id="3799" w:author="Owner" w:date="2017-04-10T10:31:00Z">
              <w:rPr>
                <w:sz w:val="24"/>
                <w:szCs w:val="24"/>
              </w:rPr>
            </w:rPrChange>
          </w:rPr>
          <w:delText>6</w:delText>
        </w:r>
      </w:del>
      <w:r w:rsidRPr="00194C1D">
        <w:rPr>
          <w:rFonts w:ascii="Times New Roman" w:hAnsi="Times New Roman" w:cs="Times New Roman"/>
          <w:sz w:val="24"/>
          <w:szCs w:val="24"/>
          <w:rPrChange w:id="3800" w:author="Owner" w:date="2017-04-10T10:31:00Z">
            <w:rPr>
              <w:sz w:val="24"/>
              <w:szCs w:val="24"/>
            </w:rPr>
          </w:rPrChange>
        </w:rPr>
        <w:t xml:space="preserve">.1, </w:t>
      </w:r>
      <w:r w:rsidR="00134EA8" w:rsidRPr="00194C1D">
        <w:rPr>
          <w:rFonts w:ascii="Times New Roman" w:hAnsi="Times New Roman" w:cs="Times New Roman"/>
          <w:sz w:val="24"/>
          <w:szCs w:val="24"/>
          <w:rPrChange w:id="3801" w:author="Owner" w:date="2017-04-10T10:31:00Z">
            <w:rPr>
              <w:sz w:val="24"/>
              <w:szCs w:val="24"/>
            </w:rPr>
          </w:rPrChange>
        </w:rPr>
        <w:t>a</w:t>
      </w:r>
      <w:r w:rsidR="00803502" w:rsidRPr="00194C1D">
        <w:rPr>
          <w:rFonts w:ascii="Times New Roman" w:hAnsi="Times New Roman" w:cs="Times New Roman"/>
          <w:sz w:val="24"/>
          <w:szCs w:val="24"/>
          <w:rPrChange w:id="3802" w:author="Owner" w:date="2017-04-10T10:31:00Z">
            <w:rPr>
              <w:sz w:val="24"/>
              <w:szCs w:val="24"/>
            </w:rPr>
          </w:rPrChange>
        </w:rPr>
        <w:t xml:space="preserve"> </w:t>
      </w:r>
      <w:r w:rsidRPr="00194C1D">
        <w:rPr>
          <w:rFonts w:ascii="Times New Roman" w:hAnsi="Times New Roman" w:cs="Times New Roman"/>
          <w:sz w:val="24"/>
          <w:szCs w:val="24"/>
          <w:rPrChange w:id="3803" w:author="Owner" w:date="2017-04-10T10:31:00Z">
            <w:rPr>
              <w:sz w:val="24"/>
              <w:szCs w:val="24"/>
            </w:rPr>
          </w:rPrChange>
        </w:rPr>
        <w:t>nearly</w:t>
      </w:r>
      <w:r w:rsidR="00803502" w:rsidRPr="00194C1D">
        <w:rPr>
          <w:rFonts w:ascii="Times New Roman" w:hAnsi="Times New Roman" w:cs="Times New Roman"/>
          <w:sz w:val="24"/>
          <w:szCs w:val="24"/>
          <w:rPrChange w:id="3804" w:author="Owner" w:date="2017-04-10T10:31:00Z">
            <w:rPr>
              <w:sz w:val="24"/>
              <w:szCs w:val="24"/>
            </w:rPr>
          </w:rPrChange>
        </w:rPr>
        <w:t xml:space="preserve"> linear change in means can be described by the above equation by using </w:t>
      </w:r>
      <w:r w:rsidR="00EA54C2" w:rsidRPr="00194C1D">
        <w:rPr>
          <w:rFonts w:ascii="Times New Roman" w:hAnsi="Times New Roman" w:cs="Times New Roman"/>
          <w:sz w:val="24"/>
          <w:szCs w:val="24"/>
          <w:rPrChange w:id="3805" w:author="Owner" w:date="2017-04-10T10:31:00Z">
            <w:rPr>
              <w:sz w:val="24"/>
              <w:szCs w:val="24"/>
            </w:rPr>
          </w:rPrChange>
        </w:rPr>
        <w:t>only the “linear” portion of an exponential decay</w:t>
      </w:r>
      <w:r w:rsidR="00803502" w:rsidRPr="00194C1D">
        <w:rPr>
          <w:rFonts w:ascii="Times New Roman" w:hAnsi="Times New Roman" w:cs="Times New Roman"/>
          <w:sz w:val="24"/>
          <w:szCs w:val="24"/>
          <w:rPrChange w:id="3806" w:author="Owner" w:date="2017-04-10T10:31:00Z">
            <w:rPr>
              <w:sz w:val="24"/>
              <w:szCs w:val="24"/>
            </w:rPr>
          </w:rPrChange>
        </w:rPr>
        <w:t xml:space="preserve"> curve, so that, within the time period being modeled, the mean only moves a sma</w:t>
      </w:r>
      <w:r w:rsidR="00EA54C2" w:rsidRPr="00194C1D">
        <w:rPr>
          <w:rFonts w:ascii="Times New Roman" w:hAnsi="Times New Roman" w:cs="Times New Roman"/>
          <w:sz w:val="24"/>
          <w:szCs w:val="24"/>
          <w:rPrChange w:id="3807" w:author="Owner" w:date="2017-04-10T10:31:00Z">
            <w:rPr>
              <w:sz w:val="24"/>
              <w:szCs w:val="24"/>
            </w:rPr>
          </w:rPrChange>
        </w:rPr>
        <w:t>ll fraction</w:t>
      </w:r>
      <w:r w:rsidR="00803502" w:rsidRPr="00194C1D">
        <w:rPr>
          <w:rFonts w:ascii="Times New Roman" w:hAnsi="Times New Roman" w:cs="Times New Roman"/>
          <w:sz w:val="24"/>
          <w:szCs w:val="24"/>
          <w:rPrChange w:id="3808" w:author="Owner" w:date="2017-04-10T10:31:00Z">
            <w:rPr>
              <w:sz w:val="24"/>
              <w:szCs w:val="24"/>
            </w:rPr>
          </w:rPrChange>
        </w:rPr>
        <w:t xml:space="preserve"> of the way toward the “target” value.  </w:t>
      </w:r>
      <w:r w:rsidR="008756D8" w:rsidRPr="00194C1D">
        <w:rPr>
          <w:rFonts w:ascii="Times New Roman" w:hAnsi="Times New Roman" w:cs="Times New Roman"/>
          <w:sz w:val="24"/>
          <w:szCs w:val="24"/>
          <w:rPrChange w:id="3809" w:author="Owner" w:date="2017-04-10T10:31:00Z">
            <w:rPr>
              <w:sz w:val="24"/>
              <w:szCs w:val="24"/>
            </w:rPr>
          </w:rPrChange>
        </w:rPr>
        <w:t xml:space="preserve">Figure </w:t>
      </w:r>
      <w:del w:id="3810" w:author="Owner" w:date="2017-04-10T10:46:00Z">
        <w:r w:rsidR="008756D8" w:rsidRPr="00194C1D" w:rsidDel="00D830E4">
          <w:rPr>
            <w:rFonts w:ascii="Times New Roman" w:hAnsi="Times New Roman" w:cs="Times New Roman"/>
            <w:sz w:val="24"/>
            <w:szCs w:val="24"/>
            <w:rPrChange w:id="3811" w:author="Owner" w:date="2017-04-10T10:31:00Z">
              <w:rPr>
                <w:sz w:val="24"/>
                <w:szCs w:val="24"/>
              </w:rPr>
            </w:rPrChange>
          </w:rPr>
          <w:delText>6</w:delText>
        </w:r>
      </w:del>
      <w:ins w:id="3812" w:author="Owner" w:date="2017-04-10T10:46:00Z">
        <w:r w:rsidR="00D830E4">
          <w:rPr>
            <w:rFonts w:ascii="Times New Roman" w:hAnsi="Times New Roman" w:cs="Times New Roman"/>
            <w:sz w:val="24"/>
            <w:szCs w:val="24"/>
          </w:rPr>
          <w:t xml:space="preserve">7 </w:t>
        </w:r>
      </w:ins>
      <w:r w:rsidR="008756D8" w:rsidRPr="00194C1D">
        <w:rPr>
          <w:rFonts w:ascii="Times New Roman" w:hAnsi="Times New Roman" w:cs="Times New Roman"/>
          <w:sz w:val="24"/>
          <w:szCs w:val="24"/>
          <w:rPrChange w:id="3813" w:author="Owner" w:date="2017-04-10T10:31:00Z">
            <w:rPr>
              <w:sz w:val="24"/>
              <w:szCs w:val="24"/>
            </w:rPr>
          </w:rPrChange>
        </w:rPr>
        <w:t xml:space="preserve">.1 </w:t>
      </w:r>
      <w:r w:rsidR="00803502" w:rsidRPr="00194C1D">
        <w:rPr>
          <w:rFonts w:ascii="Times New Roman" w:hAnsi="Times New Roman" w:cs="Times New Roman"/>
          <w:sz w:val="24"/>
          <w:szCs w:val="24"/>
          <w:rPrChange w:id="3814" w:author="Owner" w:date="2017-04-10T10:31:00Z">
            <w:rPr>
              <w:sz w:val="24"/>
              <w:szCs w:val="24"/>
            </w:rPr>
          </w:rPrChange>
        </w:rPr>
        <w:t>demonstrates how varying µ</w:t>
      </w:r>
      <w:r w:rsidR="00803502" w:rsidRPr="00194C1D">
        <w:rPr>
          <w:rFonts w:ascii="Times New Roman" w:hAnsi="Times New Roman" w:cs="Times New Roman"/>
          <w:sz w:val="24"/>
          <w:szCs w:val="24"/>
          <w:vertAlign w:val="subscript"/>
          <w:rPrChange w:id="3815" w:author="Owner" w:date="2017-04-10T10:31:00Z">
            <w:rPr>
              <w:sz w:val="24"/>
              <w:szCs w:val="24"/>
              <w:vertAlign w:val="subscript"/>
            </w:rPr>
          </w:rPrChange>
        </w:rPr>
        <w:t>t</w:t>
      </w:r>
      <w:r w:rsidR="00803502" w:rsidRPr="00194C1D">
        <w:rPr>
          <w:rFonts w:ascii="Times New Roman" w:hAnsi="Times New Roman" w:cs="Times New Roman"/>
          <w:sz w:val="24"/>
          <w:szCs w:val="24"/>
          <w:rPrChange w:id="3816" w:author="Owner" w:date="2017-04-10T10:31:00Z">
            <w:rPr>
              <w:sz w:val="24"/>
              <w:szCs w:val="24"/>
            </w:rPr>
          </w:rPrChange>
        </w:rPr>
        <w:t xml:space="preserve"> and λ can produce a range of curves for the parameter mean over time.</w:t>
      </w:r>
      <w:r w:rsidR="008756D8" w:rsidRPr="00194C1D">
        <w:rPr>
          <w:rFonts w:ascii="Times New Roman" w:hAnsi="Times New Roman" w:cs="Times New Roman"/>
          <w:sz w:val="24"/>
          <w:szCs w:val="24"/>
          <w:rPrChange w:id="3817" w:author="Owner" w:date="2017-04-10T10:31:00Z">
            <w:rPr>
              <w:sz w:val="24"/>
              <w:szCs w:val="24"/>
            </w:rPr>
          </w:rPrChange>
        </w:rPr>
        <w:t xml:space="preserve">  This example demonstrates various trends of increasing Land Cover; of course, decreasing trends can be implemented just as easily.</w:t>
      </w:r>
    </w:p>
    <w:p w:rsidR="00377953" w:rsidRPr="00194C1D" w:rsidRDefault="00377953" w:rsidP="00D20A24">
      <w:pPr>
        <w:spacing w:after="0"/>
        <w:rPr>
          <w:rFonts w:ascii="Times New Roman" w:hAnsi="Times New Roman" w:cs="Times New Roman"/>
          <w:sz w:val="24"/>
          <w:szCs w:val="24"/>
          <w:rPrChange w:id="3818" w:author="Owner" w:date="2017-04-10T10:31:00Z">
            <w:rPr>
              <w:sz w:val="24"/>
              <w:szCs w:val="24"/>
            </w:rPr>
          </w:rPrChange>
        </w:rPr>
      </w:pPr>
    </w:p>
    <w:p w:rsidR="0079708A" w:rsidRPr="00194C1D" w:rsidRDefault="0079708A" w:rsidP="00D20A24">
      <w:pPr>
        <w:spacing w:after="0"/>
        <w:rPr>
          <w:rFonts w:ascii="Times New Roman" w:hAnsi="Times New Roman" w:cs="Times New Roman"/>
          <w:sz w:val="24"/>
          <w:szCs w:val="24"/>
          <w:rPrChange w:id="3819" w:author="Owner" w:date="2017-04-10T10:31:00Z">
            <w:rPr>
              <w:sz w:val="24"/>
              <w:szCs w:val="24"/>
            </w:rPr>
          </w:rPrChange>
        </w:rPr>
      </w:pPr>
      <w:r w:rsidRPr="00194C1D">
        <w:rPr>
          <w:rFonts w:ascii="Times New Roman" w:hAnsi="Times New Roman" w:cs="Times New Roman"/>
          <w:sz w:val="24"/>
          <w:szCs w:val="24"/>
          <w:rPrChange w:id="3820" w:author="Owner" w:date="2017-04-10T10:31:00Z">
            <w:rPr>
              <w:sz w:val="24"/>
              <w:szCs w:val="24"/>
            </w:rPr>
          </w:rPrChange>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194C1D">
        <w:rPr>
          <w:rFonts w:ascii="Times New Roman" w:hAnsi="Times New Roman" w:cs="Times New Roman"/>
          <w:sz w:val="24"/>
          <w:szCs w:val="24"/>
          <w:vertAlign w:val="superscript"/>
          <w:rPrChange w:id="3821" w:author="Owner" w:date="2017-04-10T10:31:00Z">
            <w:rPr>
              <w:sz w:val="24"/>
              <w:szCs w:val="24"/>
              <w:vertAlign w:val="superscript"/>
            </w:rPr>
          </w:rPrChange>
        </w:rPr>
        <w:t>th</w:t>
      </w:r>
      <w:r w:rsidR="00EA54C2" w:rsidRPr="00194C1D">
        <w:rPr>
          <w:rFonts w:ascii="Times New Roman" w:hAnsi="Times New Roman" w:cs="Times New Roman"/>
          <w:sz w:val="24"/>
          <w:szCs w:val="24"/>
          <w:rPrChange w:id="3822" w:author="Owner" w:date="2017-04-10T10:31:00Z">
            <w:rPr>
              <w:sz w:val="24"/>
              <w:szCs w:val="24"/>
            </w:rPr>
          </w:rPrChange>
        </w:rPr>
        <w:t xml:space="preserve"> percentile in</w:t>
      </w:r>
      <w:r w:rsidRPr="00194C1D">
        <w:rPr>
          <w:rFonts w:ascii="Times New Roman" w:hAnsi="Times New Roman" w:cs="Times New Roman"/>
          <w:sz w:val="24"/>
          <w:szCs w:val="24"/>
          <w:rPrChange w:id="3823" w:author="Owner" w:date="2017-04-10T10:31:00Z">
            <w:rPr>
              <w:sz w:val="24"/>
              <w:szCs w:val="24"/>
            </w:rPr>
          </w:rPrChange>
        </w:rPr>
        <w:t xml:space="preserve"> the specified normal distribution, the target value in the trend calculation would also be at the 78</w:t>
      </w:r>
      <w:r w:rsidRPr="00194C1D">
        <w:rPr>
          <w:rFonts w:ascii="Times New Roman" w:hAnsi="Times New Roman" w:cs="Times New Roman"/>
          <w:sz w:val="24"/>
          <w:szCs w:val="24"/>
          <w:vertAlign w:val="superscript"/>
          <w:rPrChange w:id="3824" w:author="Owner" w:date="2017-04-10T10:31:00Z">
            <w:rPr>
              <w:sz w:val="24"/>
              <w:szCs w:val="24"/>
              <w:vertAlign w:val="superscript"/>
            </w:rPr>
          </w:rPrChange>
        </w:rPr>
        <w:t>th</w:t>
      </w:r>
      <w:r w:rsidRPr="00194C1D">
        <w:rPr>
          <w:rFonts w:ascii="Times New Roman" w:hAnsi="Times New Roman" w:cs="Times New Roman"/>
          <w:sz w:val="24"/>
          <w:szCs w:val="24"/>
          <w:rPrChange w:id="3825" w:author="Owner" w:date="2017-04-10T10:31:00Z">
            <w:rPr>
              <w:sz w:val="24"/>
              <w:szCs w:val="24"/>
            </w:rPr>
          </w:rPrChange>
        </w:rPr>
        <w:t xml:space="preserve"> percentile.  (The standard deviation used is the same for the initial and target values).  This will preserve the integrity of the Monte-Carlo simulation.</w:t>
      </w:r>
      <w:r w:rsidR="00377953" w:rsidRPr="00194C1D">
        <w:rPr>
          <w:rFonts w:ascii="Times New Roman" w:hAnsi="Times New Roman" w:cs="Times New Roman"/>
          <w:sz w:val="24"/>
          <w:szCs w:val="24"/>
          <w:rPrChange w:id="3826" w:author="Owner" w:date="2017-04-10T10:31:00Z">
            <w:rPr>
              <w:sz w:val="24"/>
              <w:szCs w:val="24"/>
            </w:rPr>
          </w:rPrChange>
        </w:rPr>
        <w:t xml:space="preserve">  Similarly, all variability components and correlations will be preserved as temporal trends are imposed.</w:t>
      </w:r>
    </w:p>
    <w:p w:rsidR="000B0C49" w:rsidRPr="00194C1D" w:rsidRDefault="000B0C49" w:rsidP="00D20A24">
      <w:pPr>
        <w:spacing w:after="0"/>
        <w:rPr>
          <w:rFonts w:ascii="Times New Roman" w:hAnsi="Times New Roman" w:cs="Times New Roman"/>
          <w:sz w:val="24"/>
          <w:szCs w:val="24"/>
          <w:rPrChange w:id="3827" w:author="Owner" w:date="2017-04-10T10:31:00Z">
            <w:rPr>
              <w:sz w:val="24"/>
              <w:szCs w:val="24"/>
            </w:rPr>
          </w:rPrChange>
        </w:rPr>
      </w:pPr>
    </w:p>
    <w:p w:rsidR="00377953" w:rsidRPr="00194C1D" w:rsidRDefault="00377953" w:rsidP="00D20A24">
      <w:pPr>
        <w:spacing w:after="0"/>
        <w:rPr>
          <w:rFonts w:ascii="Times New Roman" w:hAnsi="Times New Roman" w:cs="Times New Roman"/>
          <w:sz w:val="24"/>
          <w:szCs w:val="24"/>
          <w:rPrChange w:id="3828" w:author="Owner" w:date="2017-04-10T10:31:00Z">
            <w:rPr>
              <w:sz w:val="24"/>
              <w:szCs w:val="24"/>
            </w:rPr>
          </w:rPrChange>
        </w:rPr>
      </w:pPr>
    </w:p>
    <w:p w:rsidR="000B0C49" w:rsidRPr="00194C1D" w:rsidRDefault="000B0C49" w:rsidP="00194C1D">
      <w:pPr>
        <w:pStyle w:val="ListParagraph"/>
        <w:numPr>
          <w:ilvl w:val="1"/>
          <w:numId w:val="17"/>
        </w:numPr>
        <w:spacing w:after="0"/>
        <w:rPr>
          <w:rFonts w:ascii="Times New Roman" w:hAnsi="Times New Roman" w:cs="Times New Roman"/>
          <w:b/>
          <w:sz w:val="24"/>
          <w:szCs w:val="24"/>
          <w:rPrChange w:id="3829" w:author="Owner" w:date="2017-04-10T10:31:00Z">
            <w:rPr>
              <w:b/>
              <w:sz w:val="24"/>
              <w:szCs w:val="24"/>
            </w:rPr>
          </w:rPrChange>
        </w:rPr>
        <w:pPrChange w:id="3830"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831" w:author="Owner" w:date="2017-04-10T10:31:00Z">
            <w:rPr>
              <w:b/>
              <w:sz w:val="24"/>
              <w:szCs w:val="24"/>
            </w:rPr>
          </w:rPrChange>
        </w:rPr>
        <w:t>Step Functions for Changes in Parameter Means</w:t>
      </w:r>
    </w:p>
    <w:p w:rsidR="000B0C49" w:rsidRPr="00194C1D" w:rsidRDefault="000B0C49" w:rsidP="00D20A24">
      <w:pPr>
        <w:spacing w:after="0"/>
        <w:rPr>
          <w:rFonts w:ascii="Times New Roman" w:hAnsi="Times New Roman" w:cs="Times New Roman"/>
          <w:sz w:val="24"/>
          <w:szCs w:val="24"/>
          <w:rPrChange w:id="3832" w:author="Owner" w:date="2017-04-10T10:31:00Z">
            <w:rPr>
              <w:sz w:val="24"/>
              <w:szCs w:val="24"/>
            </w:rPr>
          </w:rPrChange>
        </w:rPr>
      </w:pPr>
    </w:p>
    <w:p w:rsidR="000B0C49" w:rsidRPr="00194C1D" w:rsidRDefault="000B0C49" w:rsidP="00D20A24">
      <w:pPr>
        <w:spacing w:after="0"/>
        <w:rPr>
          <w:rFonts w:ascii="Times New Roman" w:hAnsi="Times New Roman" w:cs="Times New Roman"/>
          <w:sz w:val="24"/>
          <w:szCs w:val="24"/>
          <w:rPrChange w:id="3833" w:author="Owner" w:date="2017-04-10T10:31:00Z">
            <w:rPr>
              <w:sz w:val="24"/>
              <w:szCs w:val="24"/>
            </w:rPr>
          </w:rPrChange>
        </w:rPr>
      </w:pPr>
      <w:r w:rsidRPr="00194C1D">
        <w:rPr>
          <w:rFonts w:ascii="Times New Roman" w:hAnsi="Times New Roman" w:cs="Times New Roman"/>
          <w:sz w:val="24"/>
          <w:szCs w:val="24"/>
          <w:rPrChange w:id="3834" w:author="Owner" w:date="2017-04-10T10:31:00Z">
            <w:rPr>
              <w:sz w:val="24"/>
              <w:szCs w:val="24"/>
            </w:rPr>
          </w:rPrChange>
        </w:rPr>
        <w:t>Discreet step function changes</w:t>
      </w:r>
      <w:r w:rsidR="00EB2371" w:rsidRPr="00194C1D">
        <w:rPr>
          <w:rFonts w:ascii="Times New Roman" w:hAnsi="Times New Roman" w:cs="Times New Roman"/>
          <w:sz w:val="24"/>
          <w:szCs w:val="24"/>
          <w:rPrChange w:id="3835" w:author="Owner" w:date="2017-04-10T10:31:00Z">
            <w:rPr>
              <w:sz w:val="24"/>
              <w:szCs w:val="24"/>
            </w:rPr>
          </w:rPrChange>
        </w:rPr>
        <w:t xml:space="preserve"> in parameters, or discreet changes in time based trends, can </w:t>
      </w:r>
      <w:r w:rsidR="00EA54C2" w:rsidRPr="00194C1D">
        <w:rPr>
          <w:rFonts w:ascii="Times New Roman" w:hAnsi="Times New Roman" w:cs="Times New Roman"/>
          <w:sz w:val="24"/>
          <w:szCs w:val="24"/>
          <w:rPrChange w:id="3836" w:author="Owner" w:date="2017-04-10T10:31:00Z">
            <w:rPr>
              <w:sz w:val="24"/>
              <w:szCs w:val="24"/>
            </w:rPr>
          </w:rPrChange>
        </w:rPr>
        <w:t xml:space="preserve">also be user specified.  This is done by </w:t>
      </w:r>
      <w:r w:rsidRPr="00194C1D">
        <w:rPr>
          <w:rFonts w:ascii="Times New Roman" w:hAnsi="Times New Roman" w:cs="Times New Roman"/>
          <w:sz w:val="24"/>
          <w:szCs w:val="24"/>
          <w:rPrChange w:id="3837" w:author="Owner" w:date="2017-04-10T10:31:00Z">
            <w:rPr>
              <w:sz w:val="24"/>
              <w:szCs w:val="24"/>
            </w:rPr>
          </w:rPrChange>
        </w:rPr>
        <w:t>creating unique input file</w:t>
      </w:r>
      <w:r w:rsidR="005829B2" w:rsidRPr="00194C1D">
        <w:rPr>
          <w:rFonts w:ascii="Times New Roman" w:hAnsi="Times New Roman" w:cs="Times New Roman"/>
          <w:sz w:val="24"/>
          <w:szCs w:val="24"/>
          <w:rPrChange w:id="3838" w:author="Owner" w:date="2017-04-10T10:31:00Z">
            <w:rPr>
              <w:sz w:val="24"/>
              <w:szCs w:val="24"/>
            </w:rPr>
          </w:rPrChange>
        </w:rPr>
        <w:t>s</w:t>
      </w:r>
      <w:r w:rsidR="00EA54C2" w:rsidRPr="00194C1D">
        <w:rPr>
          <w:rFonts w:ascii="Times New Roman" w:hAnsi="Times New Roman" w:cs="Times New Roman"/>
          <w:sz w:val="24"/>
          <w:szCs w:val="24"/>
          <w:rPrChange w:id="3839" w:author="Owner" w:date="2017-04-10T10:31:00Z">
            <w:rPr>
              <w:sz w:val="24"/>
              <w:szCs w:val="24"/>
            </w:rPr>
          </w:rPrChange>
        </w:rPr>
        <w:t xml:space="preserve"> (see section </w:t>
      </w:r>
      <w:del w:id="3840" w:author="Owner" w:date="2017-04-10T10:46:00Z">
        <w:r w:rsidR="00EA54C2" w:rsidRPr="00194C1D" w:rsidDel="00D830E4">
          <w:rPr>
            <w:rFonts w:ascii="Times New Roman" w:hAnsi="Times New Roman" w:cs="Times New Roman"/>
            <w:sz w:val="24"/>
            <w:szCs w:val="24"/>
            <w:rPrChange w:id="3841" w:author="Owner" w:date="2017-04-10T10:31:00Z">
              <w:rPr>
                <w:sz w:val="24"/>
                <w:szCs w:val="24"/>
              </w:rPr>
            </w:rPrChange>
          </w:rPr>
          <w:delText>7</w:delText>
        </w:r>
      </w:del>
      <w:ins w:id="3842" w:author="Owner" w:date="2017-04-10T10:46:00Z">
        <w:r w:rsidR="00D830E4">
          <w:rPr>
            <w:rFonts w:ascii="Times New Roman" w:hAnsi="Times New Roman" w:cs="Times New Roman"/>
            <w:sz w:val="24"/>
            <w:szCs w:val="24"/>
          </w:rPr>
          <w:t>8</w:t>
        </w:r>
      </w:ins>
      <w:r w:rsidR="00EA54C2" w:rsidRPr="00194C1D">
        <w:rPr>
          <w:rFonts w:ascii="Times New Roman" w:hAnsi="Times New Roman" w:cs="Times New Roman"/>
          <w:sz w:val="24"/>
          <w:szCs w:val="24"/>
          <w:rPrChange w:id="3843" w:author="Owner" w:date="2017-04-10T10:31:00Z">
            <w:rPr>
              <w:sz w:val="24"/>
              <w:szCs w:val="24"/>
            </w:rPr>
          </w:rPrChange>
        </w:rPr>
        <w:t>)</w:t>
      </w:r>
      <w:r w:rsidRPr="00194C1D">
        <w:rPr>
          <w:rFonts w:ascii="Times New Roman" w:hAnsi="Times New Roman" w:cs="Times New Roman"/>
          <w:sz w:val="24"/>
          <w:szCs w:val="24"/>
          <w:rPrChange w:id="3844" w:author="Owner" w:date="2017-04-10T10:31:00Z">
            <w:rPr>
              <w:sz w:val="24"/>
              <w:szCs w:val="24"/>
            </w:rPr>
          </w:rPrChange>
        </w:rPr>
        <w:t xml:space="preserve"> for each</w:t>
      </w:r>
      <w:r w:rsidR="00EA54C2" w:rsidRPr="00194C1D">
        <w:rPr>
          <w:rFonts w:ascii="Times New Roman" w:hAnsi="Times New Roman" w:cs="Times New Roman"/>
          <w:sz w:val="24"/>
          <w:szCs w:val="24"/>
          <w:rPrChange w:id="3845" w:author="Owner" w:date="2017-04-10T10:31:00Z">
            <w:rPr>
              <w:sz w:val="24"/>
              <w:szCs w:val="24"/>
            </w:rPr>
          </w:rPrChange>
        </w:rPr>
        <w:t xml:space="preserve"> point in</w:t>
      </w:r>
      <w:r w:rsidRPr="00194C1D">
        <w:rPr>
          <w:rFonts w:ascii="Times New Roman" w:hAnsi="Times New Roman" w:cs="Times New Roman"/>
          <w:sz w:val="24"/>
          <w:szCs w:val="24"/>
          <w:rPrChange w:id="3846" w:author="Owner" w:date="2017-04-10T10:31:00Z">
            <w:rPr>
              <w:sz w:val="24"/>
              <w:szCs w:val="24"/>
            </w:rPr>
          </w:rPrChange>
        </w:rPr>
        <w:t xml:space="preserve"> time at wh</w:t>
      </w:r>
      <w:r w:rsidR="00EA54C2" w:rsidRPr="00194C1D">
        <w:rPr>
          <w:rFonts w:ascii="Times New Roman" w:hAnsi="Times New Roman" w:cs="Times New Roman"/>
          <w:sz w:val="24"/>
          <w:szCs w:val="24"/>
          <w:rPrChange w:id="3847" w:author="Owner" w:date="2017-04-10T10:31:00Z">
            <w:rPr>
              <w:sz w:val="24"/>
              <w:szCs w:val="24"/>
            </w:rPr>
          </w:rPrChange>
        </w:rPr>
        <w:t>ich the user requires a</w:t>
      </w:r>
      <w:r w:rsidRPr="00194C1D">
        <w:rPr>
          <w:rFonts w:ascii="Times New Roman" w:hAnsi="Times New Roman" w:cs="Times New Roman"/>
          <w:sz w:val="24"/>
          <w:szCs w:val="24"/>
          <w:rPrChange w:id="3848" w:author="Owner" w:date="2017-04-10T10:31:00Z">
            <w:rPr>
              <w:sz w:val="24"/>
              <w:szCs w:val="24"/>
            </w:rPr>
          </w:rPrChange>
        </w:rPr>
        <w:t xml:space="preserve"> step function change in any parameter or parameters</w:t>
      </w:r>
      <w:r w:rsidR="00EA54C2" w:rsidRPr="00194C1D">
        <w:rPr>
          <w:rFonts w:ascii="Times New Roman" w:hAnsi="Times New Roman" w:cs="Times New Roman"/>
          <w:sz w:val="24"/>
          <w:szCs w:val="24"/>
          <w:rPrChange w:id="3849" w:author="Owner" w:date="2017-04-10T10:31:00Z">
            <w:rPr>
              <w:sz w:val="24"/>
              <w:szCs w:val="24"/>
            </w:rPr>
          </w:rPrChange>
        </w:rPr>
        <w:t>.  (This can include step function changes in parameter means, variabilities, future target values, or rate parameters)</w:t>
      </w:r>
      <w:r w:rsidRPr="00194C1D">
        <w:rPr>
          <w:rFonts w:ascii="Times New Roman" w:hAnsi="Times New Roman" w:cs="Times New Roman"/>
          <w:sz w:val="24"/>
          <w:szCs w:val="24"/>
          <w:rPrChange w:id="3850" w:author="Owner" w:date="2017-04-10T10:31:00Z">
            <w:rPr>
              <w:sz w:val="24"/>
              <w:szCs w:val="24"/>
            </w:rPr>
          </w:rPrChange>
        </w:rPr>
        <w:t>.  One or more step function changes can be entered</w:t>
      </w:r>
      <w:r w:rsidR="005829B2" w:rsidRPr="00194C1D">
        <w:rPr>
          <w:rFonts w:ascii="Times New Roman" w:hAnsi="Times New Roman" w:cs="Times New Roman"/>
          <w:sz w:val="24"/>
          <w:szCs w:val="24"/>
          <w:rPrChange w:id="3851" w:author="Owner" w:date="2017-04-10T10:31:00Z">
            <w:rPr>
              <w:sz w:val="24"/>
              <w:szCs w:val="24"/>
            </w:rPr>
          </w:rPrChange>
        </w:rPr>
        <w:t>, with a maximum number of step changes limited only by the number of years included in the simulation</w:t>
      </w:r>
      <w:r w:rsidRPr="00194C1D">
        <w:rPr>
          <w:rFonts w:ascii="Times New Roman" w:hAnsi="Times New Roman" w:cs="Times New Roman"/>
          <w:sz w:val="24"/>
          <w:szCs w:val="24"/>
          <w:rPrChange w:id="3852" w:author="Owner" w:date="2017-04-10T10:31:00Z">
            <w:rPr>
              <w:sz w:val="24"/>
              <w:szCs w:val="24"/>
            </w:rPr>
          </w:rPrChange>
        </w:rPr>
        <w:t xml:space="preserve">.  </w:t>
      </w:r>
      <w:r w:rsidR="00EA54C2" w:rsidRPr="00194C1D">
        <w:rPr>
          <w:rFonts w:ascii="Times New Roman" w:hAnsi="Times New Roman" w:cs="Times New Roman"/>
          <w:sz w:val="24"/>
          <w:szCs w:val="24"/>
          <w:rPrChange w:id="3853" w:author="Owner" w:date="2017-04-10T10:31:00Z">
            <w:rPr>
              <w:sz w:val="24"/>
              <w:szCs w:val="24"/>
            </w:rPr>
          </w:rPrChange>
        </w:rPr>
        <w:t xml:space="preserve">Whether discreet </w:t>
      </w:r>
      <w:r w:rsidR="00EA54C2" w:rsidRPr="00194C1D">
        <w:rPr>
          <w:rFonts w:ascii="Times New Roman" w:hAnsi="Times New Roman" w:cs="Times New Roman"/>
          <w:sz w:val="24"/>
          <w:szCs w:val="24"/>
          <w:rPrChange w:id="3854" w:author="Owner" w:date="2017-04-10T10:31:00Z">
            <w:rPr>
              <w:sz w:val="24"/>
              <w:szCs w:val="24"/>
            </w:rPr>
          </w:rPrChange>
        </w:rPr>
        <w:lastRenderedPageBreak/>
        <w:t>changes in one or many inputs are to be specified, t</w:t>
      </w:r>
      <w:r w:rsidRPr="00194C1D">
        <w:rPr>
          <w:rFonts w:ascii="Times New Roman" w:hAnsi="Times New Roman" w:cs="Times New Roman"/>
          <w:sz w:val="24"/>
          <w:szCs w:val="24"/>
          <w:rPrChange w:id="3855" w:author="Owner" w:date="2017-04-10T10:31:00Z">
            <w:rPr>
              <w:sz w:val="24"/>
              <w:szCs w:val="24"/>
            </w:rPr>
          </w:rPrChange>
        </w:rPr>
        <w:t>he entire input file will need to be specified for each step.  The easiest way to do this is to create an initial input file, copy it to a new input file, and change only those cells for which step changes are to be made.</w:t>
      </w:r>
    </w:p>
    <w:p w:rsidR="000B0C49" w:rsidRPr="00194C1D" w:rsidRDefault="000B0C49" w:rsidP="00D20A24">
      <w:pPr>
        <w:spacing w:after="0"/>
        <w:rPr>
          <w:rFonts w:ascii="Times New Roman" w:hAnsi="Times New Roman" w:cs="Times New Roman"/>
          <w:sz w:val="24"/>
          <w:szCs w:val="24"/>
          <w:rPrChange w:id="3856" w:author="Owner" w:date="2017-04-10T10:31:00Z">
            <w:rPr>
              <w:sz w:val="24"/>
              <w:szCs w:val="24"/>
            </w:rPr>
          </w:rPrChange>
        </w:rPr>
      </w:pPr>
    </w:p>
    <w:p w:rsidR="000B0C49" w:rsidRPr="00194C1D" w:rsidRDefault="005829B2" w:rsidP="00D20A24">
      <w:pPr>
        <w:spacing w:after="0"/>
        <w:rPr>
          <w:rFonts w:ascii="Times New Roman" w:hAnsi="Times New Roman" w:cs="Times New Roman"/>
          <w:sz w:val="24"/>
          <w:szCs w:val="24"/>
          <w:rPrChange w:id="3857" w:author="Owner" w:date="2017-04-10T10:31:00Z">
            <w:rPr>
              <w:sz w:val="24"/>
              <w:szCs w:val="24"/>
            </w:rPr>
          </w:rPrChange>
        </w:rPr>
      </w:pPr>
      <w:r w:rsidRPr="00194C1D">
        <w:rPr>
          <w:rFonts w:ascii="Times New Roman" w:hAnsi="Times New Roman" w:cs="Times New Roman"/>
          <w:noProof/>
          <w:sz w:val="24"/>
          <w:szCs w:val="24"/>
          <w:rPrChange w:id="3858" w:author="Owner" w:date="2017-04-10T10:31:00Z">
            <w:rPr>
              <w:noProof/>
              <w:sz w:val="24"/>
              <w:szCs w:val="24"/>
            </w:rPr>
          </w:rPrChange>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194C1D" w:rsidRDefault="00194C1D" w:rsidP="000D3CA5">
                            <w:r>
                              <w:rPr>
                                <w:b/>
                                <w:sz w:val="24"/>
                                <w:szCs w:val="24"/>
                              </w:rPr>
                              <w:t xml:space="preserve">Figure </w:t>
                            </w:r>
                            <w:del w:id="3859" w:author="Owner" w:date="2017-04-10T10:33:00Z">
                              <w:r w:rsidDel="00194C1D">
                                <w:rPr>
                                  <w:b/>
                                  <w:sz w:val="24"/>
                                  <w:szCs w:val="24"/>
                                </w:rPr>
                                <w:delText>6</w:delText>
                              </w:r>
                            </w:del>
                            <w:ins w:id="3860" w:author="Owner" w:date="2017-04-10T10:33:00Z">
                              <w:r>
                                <w:rPr>
                                  <w:b/>
                                  <w:sz w:val="24"/>
                                  <w:szCs w:val="24"/>
                                </w:rPr>
                                <w:t>7</w:t>
                              </w:r>
                            </w:ins>
                            <w:r>
                              <w:rPr>
                                <w:b/>
                                <w:sz w:val="24"/>
                                <w:szCs w:val="24"/>
                              </w:rPr>
                              <w:t>.2.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4"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fbLQIAAFk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C3wefbLQIAAFkEAAAOAAAAAAAAAAAAAAAAAC4CAABk&#10;cnMvZTJvRG9jLnhtbFBLAQItABQABgAIAAAAIQD4QLHl3wAAAAoBAAAPAAAAAAAAAAAAAAAAAIcE&#10;AABkcnMvZG93bnJldi54bWxQSwUGAAAAAAQABADzAAAAkwUAAAAA&#10;">
                <v:textbox>
                  <w:txbxContent>
                    <w:p w:rsidR="00194C1D" w:rsidRDefault="00194C1D" w:rsidP="000D3CA5">
                      <w:r>
                        <w:rPr>
                          <w:b/>
                          <w:sz w:val="24"/>
                          <w:szCs w:val="24"/>
                        </w:rPr>
                        <w:t xml:space="preserve">Figure </w:t>
                      </w:r>
                      <w:del w:id="3861" w:author="Owner" w:date="2017-04-10T10:33:00Z">
                        <w:r w:rsidDel="00194C1D">
                          <w:rPr>
                            <w:b/>
                            <w:sz w:val="24"/>
                            <w:szCs w:val="24"/>
                          </w:rPr>
                          <w:delText>6</w:delText>
                        </w:r>
                      </w:del>
                      <w:ins w:id="3862" w:author="Owner" w:date="2017-04-10T10:33:00Z">
                        <w:r>
                          <w:rPr>
                            <w:b/>
                            <w:sz w:val="24"/>
                            <w:szCs w:val="24"/>
                          </w:rPr>
                          <w:t>7</w:t>
                        </w:r>
                      </w:ins>
                      <w:r>
                        <w:rPr>
                          <w:b/>
                          <w:sz w:val="24"/>
                          <w:szCs w:val="24"/>
                        </w:rPr>
                        <w:t>.2.</w:t>
                      </w:r>
                      <w:r w:rsidRPr="008231F6">
                        <w:rPr>
                          <w:b/>
                          <w:sz w:val="24"/>
                          <w:szCs w:val="24"/>
                        </w:rPr>
                        <w:t xml:space="preserve">  Example Header File to specify discreet changes in input parameter data</w:t>
                      </w:r>
                    </w:p>
                    <w:p w:rsidR="00194C1D" w:rsidRDefault="00194C1D"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194C1D" w:rsidRDefault="00194C1D"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194C1D">
        <w:rPr>
          <w:rFonts w:ascii="Times New Roman" w:hAnsi="Times New Roman" w:cs="Times New Roman"/>
          <w:sz w:val="24"/>
          <w:szCs w:val="24"/>
          <w:rPrChange w:id="3863" w:author="Owner" w:date="2017-04-10T10:31:00Z">
            <w:rPr>
              <w:sz w:val="24"/>
              <w:szCs w:val="24"/>
            </w:rPr>
          </w:rPrChange>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194C1D">
        <w:rPr>
          <w:rFonts w:ascii="Times New Roman" w:hAnsi="Times New Roman" w:cs="Times New Roman"/>
          <w:sz w:val="24"/>
          <w:szCs w:val="24"/>
          <w:rPrChange w:id="3864" w:author="Owner" w:date="2017-04-10T10:31:00Z">
            <w:rPr>
              <w:sz w:val="24"/>
              <w:szCs w:val="24"/>
            </w:rPr>
          </w:rPrChange>
        </w:rPr>
        <w:t xml:space="preserve">  (S</w:t>
      </w:r>
      <w:r w:rsidR="002D6925" w:rsidRPr="00194C1D">
        <w:rPr>
          <w:rFonts w:ascii="Times New Roman" w:hAnsi="Times New Roman" w:cs="Times New Roman"/>
          <w:sz w:val="24"/>
          <w:szCs w:val="24"/>
          <w:rPrChange w:id="3865" w:author="Owner" w:date="2017-04-10T10:31:00Z">
            <w:rPr>
              <w:sz w:val="24"/>
              <w:szCs w:val="24"/>
            </w:rPr>
          </w:rPrChange>
        </w:rPr>
        <w:t xml:space="preserve">ee section </w:t>
      </w:r>
      <w:del w:id="3866" w:author="Owner" w:date="2017-04-10T10:47:00Z">
        <w:r w:rsidR="002D6925" w:rsidRPr="00194C1D" w:rsidDel="00D830E4">
          <w:rPr>
            <w:rFonts w:ascii="Times New Roman" w:hAnsi="Times New Roman" w:cs="Times New Roman"/>
            <w:sz w:val="24"/>
            <w:szCs w:val="24"/>
            <w:rPrChange w:id="3867" w:author="Owner" w:date="2017-04-10T10:31:00Z">
              <w:rPr>
                <w:sz w:val="24"/>
                <w:szCs w:val="24"/>
              </w:rPr>
            </w:rPrChange>
          </w:rPr>
          <w:delText>7</w:delText>
        </w:r>
      </w:del>
      <w:ins w:id="3868" w:author="Owner" w:date="2017-04-10T10:47:00Z">
        <w:r w:rsidR="00D830E4">
          <w:rPr>
            <w:rFonts w:ascii="Times New Roman" w:hAnsi="Times New Roman" w:cs="Times New Roman"/>
            <w:sz w:val="24"/>
            <w:szCs w:val="24"/>
          </w:rPr>
          <w:t>8</w:t>
        </w:r>
      </w:ins>
      <w:r w:rsidR="002D6925" w:rsidRPr="00194C1D">
        <w:rPr>
          <w:rFonts w:ascii="Times New Roman" w:hAnsi="Times New Roman" w:cs="Times New Roman"/>
          <w:sz w:val="24"/>
          <w:szCs w:val="24"/>
          <w:rPrChange w:id="3869" w:author="Owner" w:date="2017-04-10T10:31:00Z">
            <w:rPr>
              <w:sz w:val="24"/>
              <w:szCs w:val="24"/>
            </w:rPr>
          </w:rPrChange>
        </w:rPr>
        <w:t xml:space="preserve"> for full details on specifying a header file).</w:t>
      </w:r>
    </w:p>
    <w:p w:rsidR="005A206C" w:rsidRPr="00194C1D" w:rsidRDefault="005A206C" w:rsidP="00D20A24">
      <w:pPr>
        <w:spacing w:after="0"/>
        <w:rPr>
          <w:rFonts w:ascii="Times New Roman" w:hAnsi="Times New Roman" w:cs="Times New Roman"/>
          <w:sz w:val="24"/>
          <w:szCs w:val="24"/>
          <w:rPrChange w:id="3870" w:author="Owner" w:date="2017-04-10T10:31:00Z">
            <w:rPr>
              <w:sz w:val="24"/>
              <w:szCs w:val="24"/>
            </w:rPr>
          </w:rPrChange>
        </w:rPr>
      </w:pPr>
    </w:p>
    <w:p w:rsidR="00643466" w:rsidRPr="00194C1D" w:rsidRDefault="000D3CA5" w:rsidP="00D20A24">
      <w:pPr>
        <w:spacing w:after="0"/>
        <w:rPr>
          <w:rFonts w:ascii="Times New Roman" w:hAnsi="Times New Roman" w:cs="Times New Roman"/>
          <w:sz w:val="24"/>
          <w:szCs w:val="24"/>
          <w:rPrChange w:id="3871" w:author="Owner" w:date="2017-04-10T10:31:00Z">
            <w:rPr>
              <w:sz w:val="24"/>
              <w:szCs w:val="24"/>
            </w:rPr>
          </w:rPrChange>
        </w:rPr>
      </w:pPr>
      <w:r w:rsidRPr="00194C1D">
        <w:rPr>
          <w:rFonts w:ascii="Times New Roman" w:hAnsi="Times New Roman" w:cs="Times New Roman"/>
          <w:sz w:val="24"/>
          <w:szCs w:val="24"/>
          <w:rPrChange w:id="3872" w:author="Owner" w:date="2017-04-10T10:31:00Z">
            <w:rPr>
              <w:sz w:val="24"/>
              <w:szCs w:val="24"/>
            </w:rPr>
          </w:rPrChange>
        </w:rPr>
        <w:t xml:space="preserve">For example, figure </w:t>
      </w:r>
      <w:del w:id="3873" w:author="Owner" w:date="2017-04-10T10:47:00Z">
        <w:r w:rsidRPr="00194C1D" w:rsidDel="00D830E4">
          <w:rPr>
            <w:rFonts w:ascii="Times New Roman" w:hAnsi="Times New Roman" w:cs="Times New Roman"/>
            <w:sz w:val="24"/>
            <w:szCs w:val="24"/>
            <w:rPrChange w:id="3874" w:author="Owner" w:date="2017-04-10T10:31:00Z">
              <w:rPr>
                <w:sz w:val="24"/>
                <w:szCs w:val="24"/>
              </w:rPr>
            </w:rPrChange>
          </w:rPr>
          <w:delText>6</w:delText>
        </w:r>
      </w:del>
      <w:ins w:id="3875" w:author="Owner" w:date="2017-04-10T10:47:00Z">
        <w:r w:rsidR="00D830E4">
          <w:rPr>
            <w:rFonts w:ascii="Times New Roman" w:hAnsi="Times New Roman" w:cs="Times New Roman"/>
            <w:sz w:val="24"/>
            <w:szCs w:val="24"/>
          </w:rPr>
          <w:t>7</w:t>
        </w:r>
      </w:ins>
      <w:r w:rsidRPr="00194C1D">
        <w:rPr>
          <w:rFonts w:ascii="Times New Roman" w:hAnsi="Times New Roman" w:cs="Times New Roman"/>
          <w:sz w:val="24"/>
          <w:szCs w:val="24"/>
          <w:rPrChange w:id="3876" w:author="Owner" w:date="2017-04-10T10:31:00Z">
            <w:rPr>
              <w:sz w:val="24"/>
              <w:szCs w:val="24"/>
            </w:rPr>
          </w:rPrChange>
        </w:rPr>
        <w:t xml:space="preserve">.2 shows an example header </w:t>
      </w:r>
      <w:r w:rsidR="005A206C" w:rsidRPr="00194C1D">
        <w:rPr>
          <w:rFonts w:ascii="Times New Roman" w:hAnsi="Times New Roman" w:cs="Times New Roman"/>
          <w:sz w:val="24"/>
          <w:szCs w:val="24"/>
          <w:rPrChange w:id="3877" w:author="Owner" w:date="2017-04-10T10:31:00Z">
            <w:rPr>
              <w:sz w:val="24"/>
              <w:szCs w:val="24"/>
            </w:rPr>
          </w:rPrChange>
        </w:rPr>
        <w:t>file</w:t>
      </w:r>
      <w:r w:rsidRPr="00194C1D">
        <w:rPr>
          <w:rFonts w:ascii="Times New Roman" w:hAnsi="Times New Roman" w:cs="Times New Roman"/>
          <w:sz w:val="24"/>
          <w:szCs w:val="24"/>
          <w:rPrChange w:id="3878" w:author="Owner" w:date="2017-04-10T10:31:00Z">
            <w:rPr>
              <w:sz w:val="24"/>
              <w:szCs w:val="24"/>
            </w:rPr>
          </w:rPrChange>
        </w:rPr>
        <w:t xml:space="preserve"> that</w:t>
      </w:r>
      <w:r w:rsidR="005829B2" w:rsidRPr="00194C1D">
        <w:rPr>
          <w:rFonts w:ascii="Times New Roman" w:hAnsi="Times New Roman" w:cs="Times New Roman"/>
          <w:sz w:val="24"/>
          <w:szCs w:val="24"/>
          <w:rPrChange w:id="3879" w:author="Owner" w:date="2017-04-10T10:31:00Z">
            <w:rPr>
              <w:sz w:val="24"/>
              <w:szCs w:val="24"/>
            </w:rPr>
          </w:rPrChange>
        </w:rPr>
        <w:t xml:space="preserve"> specifies a step function change in inputs one site.  “Site A” uses inuts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194C1D" w:rsidRDefault="00643466" w:rsidP="00D20A24">
      <w:pPr>
        <w:spacing w:after="0"/>
        <w:rPr>
          <w:rFonts w:ascii="Times New Roman" w:hAnsi="Times New Roman" w:cs="Times New Roman"/>
          <w:b/>
          <w:sz w:val="24"/>
          <w:szCs w:val="24"/>
          <w:rPrChange w:id="3880" w:author="Owner" w:date="2017-04-10T10:31:00Z">
            <w:rPr>
              <w:b/>
              <w:sz w:val="24"/>
              <w:szCs w:val="24"/>
            </w:rPr>
          </w:rPrChange>
        </w:rPr>
      </w:pPr>
    </w:p>
    <w:p w:rsidR="00643466" w:rsidRPr="00194C1D" w:rsidRDefault="00643466" w:rsidP="00D20A24">
      <w:pPr>
        <w:spacing w:after="0"/>
        <w:rPr>
          <w:rFonts w:ascii="Times New Roman" w:hAnsi="Times New Roman" w:cs="Times New Roman"/>
          <w:sz w:val="24"/>
          <w:szCs w:val="24"/>
          <w:rPrChange w:id="3881" w:author="Owner" w:date="2017-04-10T10:31:00Z">
            <w:rPr>
              <w:sz w:val="24"/>
              <w:szCs w:val="24"/>
            </w:rPr>
          </w:rPrChange>
        </w:rPr>
      </w:pPr>
      <w:r w:rsidRPr="00194C1D">
        <w:rPr>
          <w:rFonts w:ascii="Times New Roman" w:hAnsi="Times New Roman" w:cs="Times New Roman"/>
          <w:sz w:val="24"/>
          <w:szCs w:val="24"/>
          <w:rPrChange w:id="3882" w:author="Owner" w:date="2017-04-10T10:31:00Z">
            <w:rPr>
              <w:sz w:val="24"/>
              <w:szCs w:val="24"/>
            </w:rPr>
          </w:rPrChange>
        </w:rPr>
        <w:t>Note that, in the process of running the Monte-Ca</w:t>
      </w:r>
      <w:r w:rsidR="00216DBA" w:rsidRPr="00194C1D">
        <w:rPr>
          <w:rFonts w:ascii="Times New Roman" w:hAnsi="Times New Roman" w:cs="Times New Roman"/>
          <w:sz w:val="24"/>
          <w:szCs w:val="24"/>
          <w:rPrChange w:id="3883" w:author="Owner" w:date="2017-04-10T10:31:00Z">
            <w:rPr>
              <w:sz w:val="24"/>
              <w:szCs w:val="24"/>
            </w:rPr>
          </w:rPrChange>
        </w:rPr>
        <w:t>rlo simulations, the within run</w:t>
      </w:r>
      <w:r w:rsidRPr="00194C1D">
        <w:rPr>
          <w:rFonts w:ascii="Times New Roman" w:hAnsi="Times New Roman" w:cs="Times New Roman"/>
          <w:sz w:val="24"/>
          <w:szCs w:val="24"/>
          <w:rPrChange w:id="3884" w:author="Owner" w:date="2017-04-10T10:31:00Z">
            <w:rPr>
              <w:sz w:val="24"/>
              <w:szCs w:val="24"/>
            </w:rPr>
          </w:rPrChange>
        </w:rPr>
        <w:t xml:space="preserve"> quantile probabilities will carry over across discrete</w:t>
      </w:r>
      <w:r w:rsidR="00216DBA" w:rsidRPr="00194C1D">
        <w:rPr>
          <w:rFonts w:ascii="Times New Roman" w:hAnsi="Times New Roman" w:cs="Times New Roman"/>
          <w:sz w:val="24"/>
          <w:szCs w:val="24"/>
          <w:rPrChange w:id="3885" w:author="Owner" w:date="2017-04-10T10:31:00Z">
            <w:rPr>
              <w:sz w:val="24"/>
              <w:szCs w:val="24"/>
            </w:rPr>
          </w:rPrChange>
        </w:rPr>
        <w:t xml:space="preserve"> jumps in the data inputs.  For example, if for a given run, the land cover for a given land use category was randomly assigned to the 78</w:t>
      </w:r>
      <w:r w:rsidR="00216DBA" w:rsidRPr="00194C1D">
        <w:rPr>
          <w:rFonts w:ascii="Times New Roman" w:hAnsi="Times New Roman" w:cs="Times New Roman"/>
          <w:sz w:val="24"/>
          <w:szCs w:val="24"/>
          <w:vertAlign w:val="superscript"/>
          <w:rPrChange w:id="3886" w:author="Owner" w:date="2017-04-10T10:31:00Z">
            <w:rPr>
              <w:sz w:val="24"/>
              <w:szCs w:val="24"/>
              <w:vertAlign w:val="superscript"/>
            </w:rPr>
          </w:rPrChange>
        </w:rPr>
        <w:t>th</w:t>
      </w:r>
      <w:r w:rsidR="00216DBA" w:rsidRPr="00194C1D">
        <w:rPr>
          <w:rFonts w:ascii="Times New Roman" w:hAnsi="Times New Roman" w:cs="Times New Roman"/>
          <w:sz w:val="24"/>
          <w:szCs w:val="24"/>
          <w:rPrChange w:id="3887" w:author="Owner" w:date="2017-04-10T10:31:00Z">
            <w:rPr>
              <w:sz w:val="24"/>
              <w:szCs w:val="24"/>
            </w:rPr>
          </w:rPrChange>
        </w:rPr>
        <w:t xml:space="preserve"> percentile it the specified normal distribution, it would continue to use the 78</w:t>
      </w:r>
      <w:r w:rsidR="00216DBA" w:rsidRPr="00194C1D">
        <w:rPr>
          <w:rFonts w:ascii="Times New Roman" w:hAnsi="Times New Roman" w:cs="Times New Roman"/>
          <w:sz w:val="24"/>
          <w:szCs w:val="24"/>
          <w:vertAlign w:val="superscript"/>
          <w:rPrChange w:id="3888" w:author="Owner" w:date="2017-04-10T10:31:00Z">
            <w:rPr>
              <w:sz w:val="24"/>
              <w:szCs w:val="24"/>
              <w:vertAlign w:val="superscript"/>
            </w:rPr>
          </w:rPrChange>
        </w:rPr>
        <w:t>th</w:t>
      </w:r>
      <w:r w:rsidR="00216DBA" w:rsidRPr="00194C1D">
        <w:rPr>
          <w:rFonts w:ascii="Times New Roman" w:hAnsi="Times New Roman" w:cs="Times New Roman"/>
          <w:sz w:val="24"/>
          <w:szCs w:val="24"/>
          <w:rPrChange w:id="3889" w:author="Owner" w:date="2017-04-10T10:31:00Z">
            <w:rPr>
              <w:sz w:val="24"/>
              <w:szCs w:val="24"/>
            </w:rPr>
          </w:rPrChange>
        </w:rPr>
        <w:t xml:space="preserve"> percentile across all discrete </w:t>
      </w:r>
      <w:r w:rsidR="00216DBA" w:rsidRPr="00194C1D">
        <w:rPr>
          <w:rFonts w:ascii="Times New Roman" w:hAnsi="Times New Roman" w:cs="Times New Roman"/>
          <w:sz w:val="24"/>
          <w:szCs w:val="24"/>
          <w:rPrChange w:id="3890" w:author="Owner" w:date="2017-04-10T10:31:00Z">
            <w:rPr>
              <w:sz w:val="24"/>
              <w:szCs w:val="24"/>
            </w:rPr>
          </w:rPrChange>
        </w:rPr>
        <w:lastRenderedPageBreak/>
        <w:t>step funct</w:t>
      </w:r>
      <w:r w:rsidR="008231F6" w:rsidRPr="00194C1D">
        <w:rPr>
          <w:rFonts w:ascii="Times New Roman" w:hAnsi="Times New Roman" w:cs="Times New Roman"/>
          <w:sz w:val="24"/>
          <w:szCs w:val="24"/>
          <w:rPrChange w:id="3891" w:author="Owner" w:date="2017-04-10T10:31:00Z">
            <w:rPr>
              <w:sz w:val="24"/>
              <w:szCs w:val="24"/>
            </w:rPr>
          </w:rPrChange>
        </w:rPr>
        <w:t>ion changes.  The distribution parameters</w:t>
      </w:r>
      <w:r w:rsidR="00216DBA" w:rsidRPr="00194C1D">
        <w:rPr>
          <w:rFonts w:ascii="Times New Roman" w:hAnsi="Times New Roman" w:cs="Times New Roman"/>
          <w:sz w:val="24"/>
          <w:szCs w:val="24"/>
          <w:rPrChange w:id="3892" w:author="Owner" w:date="2017-04-10T10:31:00Z">
            <w:rPr>
              <w:sz w:val="24"/>
              <w:szCs w:val="24"/>
            </w:rPr>
          </w:rPrChange>
        </w:rPr>
        <w:t xml:space="preserve"> may change, therefore the actual</w:t>
      </w:r>
      <w:r w:rsidR="008231F6" w:rsidRPr="00194C1D">
        <w:rPr>
          <w:rFonts w:ascii="Times New Roman" w:hAnsi="Times New Roman" w:cs="Times New Roman"/>
          <w:sz w:val="24"/>
          <w:szCs w:val="24"/>
          <w:rPrChange w:id="3893" w:author="Owner" w:date="2017-04-10T10:31:00Z">
            <w:rPr>
              <w:sz w:val="24"/>
              <w:szCs w:val="24"/>
            </w:rPr>
          </w:rPrChange>
        </w:rPr>
        <w:t xml:space="preserve"> parameter</w:t>
      </w:r>
      <w:r w:rsidR="00216DBA" w:rsidRPr="00194C1D">
        <w:rPr>
          <w:rFonts w:ascii="Times New Roman" w:hAnsi="Times New Roman" w:cs="Times New Roman"/>
          <w:sz w:val="24"/>
          <w:szCs w:val="24"/>
          <w:rPrChange w:id="3894" w:author="Owner" w:date="2017-04-10T10:31:00Z">
            <w:rPr>
              <w:sz w:val="24"/>
              <w:szCs w:val="24"/>
            </w:rPr>
          </w:rPrChange>
        </w:rPr>
        <w:t xml:space="preserve"> value</w:t>
      </w:r>
      <w:r w:rsidR="008231F6" w:rsidRPr="00194C1D">
        <w:rPr>
          <w:rFonts w:ascii="Times New Roman" w:hAnsi="Times New Roman" w:cs="Times New Roman"/>
          <w:sz w:val="24"/>
          <w:szCs w:val="24"/>
          <w:rPrChange w:id="3895" w:author="Owner" w:date="2017-04-10T10:31:00Z">
            <w:rPr>
              <w:sz w:val="24"/>
              <w:szCs w:val="24"/>
            </w:rPr>
          </w:rPrChange>
        </w:rPr>
        <w:t>s</w:t>
      </w:r>
      <w:r w:rsidR="00216DBA" w:rsidRPr="00194C1D">
        <w:rPr>
          <w:rFonts w:ascii="Times New Roman" w:hAnsi="Times New Roman" w:cs="Times New Roman"/>
          <w:sz w:val="24"/>
          <w:szCs w:val="24"/>
          <w:rPrChange w:id="3896" w:author="Owner" w:date="2017-04-10T10:31:00Z">
            <w:rPr>
              <w:sz w:val="24"/>
              <w:szCs w:val="24"/>
            </w:rPr>
          </w:rPrChange>
        </w:rPr>
        <w:t xml:space="preserve"> may change, but the quantile</w:t>
      </w:r>
      <w:r w:rsidR="008231F6" w:rsidRPr="00194C1D">
        <w:rPr>
          <w:rFonts w:ascii="Times New Roman" w:hAnsi="Times New Roman" w:cs="Times New Roman"/>
          <w:sz w:val="24"/>
          <w:szCs w:val="24"/>
          <w:rPrChange w:id="3897" w:author="Owner" w:date="2017-04-10T10:31:00Z">
            <w:rPr>
              <w:sz w:val="24"/>
              <w:szCs w:val="24"/>
            </w:rPr>
          </w:rPrChange>
        </w:rPr>
        <w:t>s</w:t>
      </w:r>
      <w:r w:rsidR="00216DBA" w:rsidRPr="00194C1D">
        <w:rPr>
          <w:rFonts w:ascii="Times New Roman" w:hAnsi="Times New Roman" w:cs="Times New Roman"/>
          <w:sz w:val="24"/>
          <w:szCs w:val="24"/>
          <w:rPrChange w:id="3898" w:author="Owner" w:date="2017-04-10T10:31:00Z">
            <w:rPr>
              <w:sz w:val="24"/>
              <w:szCs w:val="24"/>
            </w:rPr>
          </w:rPrChange>
        </w:rPr>
        <w:t xml:space="preserve"> will be consistent within a run in order to preserve the integrit</w:t>
      </w:r>
      <w:r w:rsidR="008231F6" w:rsidRPr="00194C1D">
        <w:rPr>
          <w:rFonts w:ascii="Times New Roman" w:hAnsi="Times New Roman" w:cs="Times New Roman"/>
          <w:sz w:val="24"/>
          <w:szCs w:val="24"/>
          <w:rPrChange w:id="3899" w:author="Owner" w:date="2017-04-10T10:31:00Z">
            <w:rPr>
              <w:sz w:val="24"/>
              <w:szCs w:val="24"/>
            </w:rPr>
          </w:rPrChange>
        </w:rPr>
        <w:t>y of the Monte-Carlo simulation and all other variability components.</w:t>
      </w:r>
    </w:p>
    <w:p w:rsidR="00216DBA" w:rsidRPr="00194C1D" w:rsidRDefault="00216DBA" w:rsidP="00D20A24">
      <w:pPr>
        <w:spacing w:after="0"/>
        <w:rPr>
          <w:rFonts w:ascii="Times New Roman" w:hAnsi="Times New Roman" w:cs="Times New Roman"/>
          <w:sz w:val="24"/>
          <w:szCs w:val="24"/>
          <w:rPrChange w:id="3900" w:author="Owner" w:date="2017-04-10T10:31:00Z">
            <w:rPr>
              <w:sz w:val="24"/>
              <w:szCs w:val="24"/>
            </w:rPr>
          </w:rPrChange>
        </w:rPr>
      </w:pPr>
    </w:p>
    <w:p w:rsidR="00216DBA" w:rsidRPr="00194C1D" w:rsidRDefault="00216DBA" w:rsidP="00D20A24">
      <w:pPr>
        <w:spacing w:after="0"/>
        <w:rPr>
          <w:rFonts w:ascii="Times New Roman" w:hAnsi="Times New Roman" w:cs="Times New Roman"/>
          <w:sz w:val="24"/>
          <w:szCs w:val="24"/>
          <w:rPrChange w:id="3901" w:author="Owner" w:date="2017-04-10T10:31:00Z">
            <w:rPr>
              <w:sz w:val="24"/>
              <w:szCs w:val="24"/>
            </w:rPr>
          </w:rPrChange>
        </w:rPr>
      </w:pPr>
    </w:p>
    <w:p w:rsidR="00E64A8C" w:rsidRPr="00194C1D" w:rsidRDefault="00E64A8C" w:rsidP="00194C1D">
      <w:pPr>
        <w:pStyle w:val="ListParagraph"/>
        <w:numPr>
          <w:ilvl w:val="1"/>
          <w:numId w:val="17"/>
        </w:numPr>
        <w:spacing w:after="0"/>
        <w:rPr>
          <w:rFonts w:ascii="Times New Roman" w:hAnsi="Times New Roman" w:cs="Times New Roman"/>
          <w:b/>
          <w:sz w:val="24"/>
          <w:szCs w:val="24"/>
          <w:rPrChange w:id="3902" w:author="Owner" w:date="2017-04-10T10:31:00Z">
            <w:rPr>
              <w:b/>
              <w:sz w:val="24"/>
              <w:szCs w:val="24"/>
            </w:rPr>
          </w:rPrChange>
        </w:rPr>
        <w:pPrChange w:id="3903"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904" w:author="Owner" w:date="2017-04-10T10:31:00Z">
            <w:rPr>
              <w:b/>
              <w:sz w:val="24"/>
              <w:szCs w:val="24"/>
            </w:rPr>
          </w:rPrChange>
        </w:rPr>
        <w:t>Combining Mean Trends and Step Functions for Changes in Parameter Means</w:t>
      </w:r>
    </w:p>
    <w:p w:rsidR="008756D8" w:rsidRPr="00194C1D" w:rsidRDefault="008756D8" w:rsidP="00D20A24">
      <w:pPr>
        <w:spacing w:after="0"/>
        <w:rPr>
          <w:rFonts w:ascii="Times New Roman" w:hAnsi="Times New Roman" w:cs="Times New Roman"/>
          <w:sz w:val="24"/>
          <w:szCs w:val="24"/>
          <w:rPrChange w:id="3905" w:author="Owner" w:date="2017-04-10T10:31:00Z">
            <w:rPr>
              <w:sz w:val="24"/>
              <w:szCs w:val="24"/>
            </w:rPr>
          </w:rPrChange>
        </w:rPr>
      </w:pPr>
    </w:p>
    <w:p w:rsidR="00D2222D" w:rsidRPr="00194C1D" w:rsidRDefault="00E64A8C" w:rsidP="00D20A24">
      <w:pPr>
        <w:spacing w:after="0"/>
        <w:rPr>
          <w:rFonts w:ascii="Times New Roman" w:hAnsi="Times New Roman" w:cs="Times New Roman"/>
          <w:sz w:val="24"/>
          <w:szCs w:val="24"/>
          <w:rPrChange w:id="3906" w:author="Owner" w:date="2017-04-10T10:31:00Z">
            <w:rPr>
              <w:sz w:val="24"/>
              <w:szCs w:val="24"/>
            </w:rPr>
          </w:rPrChange>
        </w:rPr>
      </w:pPr>
      <w:r w:rsidRPr="00194C1D">
        <w:rPr>
          <w:rFonts w:ascii="Times New Roman" w:hAnsi="Times New Roman" w:cs="Times New Roman"/>
          <w:sz w:val="24"/>
          <w:szCs w:val="24"/>
          <w:rPrChange w:id="3907" w:author="Owner" w:date="2017-04-10T10:31:00Z">
            <w:rPr>
              <w:sz w:val="24"/>
              <w:szCs w:val="24"/>
            </w:rPr>
          </w:rPrChange>
        </w:rPr>
        <w:t>The user may specify trends in the mean</w:t>
      </w:r>
      <w:r w:rsidR="002D6925" w:rsidRPr="00194C1D">
        <w:rPr>
          <w:rFonts w:ascii="Times New Roman" w:hAnsi="Times New Roman" w:cs="Times New Roman"/>
          <w:sz w:val="24"/>
          <w:szCs w:val="24"/>
          <w:rPrChange w:id="3908" w:author="Owner" w:date="2017-04-10T10:31:00Z">
            <w:rPr>
              <w:sz w:val="24"/>
              <w:szCs w:val="24"/>
            </w:rPr>
          </w:rPrChange>
        </w:rPr>
        <w:t>,</w:t>
      </w:r>
      <w:r w:rsidRPr="00194C1D">
        <w:rPr>
          <w:rFonts w:ascii="Times New Roman" w:hAnsi="Times New Roman" w:cs="Times New Roman"/>
          <w:sz w:val="24"/>
          <w:szCs w:val="24"/>
          <w:rPrChange w:id="3909" w:author="Owner" w:date="2017-04-10T10:31:00Z">
            <w:rPr>
              <w:sz w:val="24"/>
              <w:szCs w:val="24"/>
            </w:rPr>
          </w:rPrChange>
        </w:rPr>
        <w:t xml:space="preserve"> and step function changes</w:t>
      </w:r>
      <w:r w:rsidR="002D6925" w:rsidRPr="00194C1D">
        <w:rPr>
          <w:rFonts w:ascii="Times New Roman" w:hAnsi="Times New Roman" w:cs="Times New Roman"/>
          <w:sz w:val="24"/>
          <w:szCs w:val="24"/>
          <w:rPrChange w:id="3910" w:author="Owner" w:date="2017-04-10T10:31:00Z">
            <w:rPr>
              <w:sz w:val="24"/>
              <w:szCs w:val="24"/>
            </w:rPr>
          </w:rPrChange>
        </w:rPr>
        <w:t>,</w:t>
      </w:r>
      <w:r w:rsidRPr="00194C1D">
        <w:rPr>
          <w:rFonts w:ascii="Times New Roman" w:hAnsi="Times New Roman" w:cs="Times New Roman"/>
          <w:sz w:val="24"/>
          <w:szCs w:val="24"/>
          <w:rPrChange w:id="3911" w:author="Owner" w:date="2017-04-10T10:31:00Z">
            <w:rPr>
              <w:sz w:val="24"/>
              <w:szCs w:val="24"/>
            </w:rPr>
          </w:rPrChange>
        </w:rPr>
        <w:t xml:space="preserve"> within the same simulation.  </w:t>
      </w:r>
      <w:r w:rsidR="002D6925" w:rsidRPr="00194C1D">
        <w:rPr>
          <w:rFonts w:ascii="Times New Roman" w:hAnsi="Times New Roman" w:cs="Times New Roman"/>
          <w:sz w:val="24"/>
          <w:szCs w:val="24"/>
          <w:rPrChange w:id="3912" w:author="Owner" w:date="2017-04-10T10:31:00Z">
            <w:rPr>
              <w:sz w:val="24"/>
              <w:szCs w:val="24"/>
            </w:rPr>
          </w:rPrChange>
        </w:rPr>
        <w:t>However, c</w:t>
      </w:r>
      <w:r w:rsidRPr="00194C1D">
        <w:rPr>
          <w:rFonts w:ascii="Times New Roman" w:hAnsi="Times New Roman" w:cs="Times New Roman"/>
          <w:sz w:val="24"/>
          <w:szCs w:val="24"/>
          <w:rPrChange w:id="3913" w:author="Owner" w:date="2017-04-10T10:31:00Z">
            <w:rPr>
              <w:sz w:val="24"/>
              <w:szCs w:val="24"/>
            </w:rPr>
          </w:rPrChange>
        </w:rPr>
        <w:t xml:space="preserve">are must be taken when doing </w:t>
      </w:r>
      <w:r w:rsidR="002D6925" w:rsidRPr="00194C1D">
        <w:rPr>
          <w:rFonts w:ascii="Times New Roman" w:hAnsi="Times New Roman" w:cs="Times New Roman"/>
          <w:sz w:val="24"/>
          <w:szCs w:val="24"/>
          <w:rPrChange w:id="3914" w:author="Owner" w:date="2017-04-10T10:31:00Z">
            <w:rPr>
              <w:sz w:val="24"/>
              <w:szCs w:val="24"/>
            </w:rPr>
          </w:rPrChange>
        </w:rPr>
        <w:t>this,</w:t>
      </w:r>
      <w:r w:rsidRPr="00194C1D">
        <w:rPr>
          <w:rFonts w:ascii="Times New Roman" w:hAnsi="Times New Roman" w:cs="Times New Roman"/>
          <w:sz w:val="24"/>
          <w:szCs w:val="24"/>
          <w:rPrChange w:id="3915" w:author="Owner" w:date="2017-04-10T10:31:00Z">
            <w:rPr>
              <w:sz w:val="24"/>
              <w:szCs w:val="24"/>
            </w:rPr>
          </w:rPrChange>
        </w:rPr>
        <w:t xml:space="preserve"> as parameter means will always make discreet jumps at the change in input files.  If, say, a trend change in par</w:t>
      </w:r>
      <w:r w:rsidR="00D2222D" w:rsidRPr="00194C1D">
        <w:rPr>
          <w:rFonts w:ascii="Times New Roman" w:hAnsi="Times New Roman" w:cs="Times New Roman"/>
          <w:sz w:val="24"/>
          <w:szCs w:val="24"/>
          <w:rPrChange w:id="3916" w:author="Owner" w:date="2017-04-10T10:31:00Z">
            <w:rPr>
              <w:sz w:val="24"/>
              <w:szCs w:val="24"/>
            </w:rPr>
          </w:rPrChange>
        </w:rPr>
        <w:t>a</w:t>
      </w:r>
      <w:r w:rsidRPr="00194C1D">
        <w:rPr>
          <w:rFonts w:ascii="Times New Roman" w:hAnsi="Times New Roman" w:cs="Times New Roman"/>
          <w:sz w:val="24"/>
          <w:szCs w:val="24"/>
          <w:rPrChange w:id="3917" w:author="Owner" w:date="2017-04-10T10:31:00Z">
            <w:rPr>
              <w:sz w:val="24"/>
              <w:szCs w:val="24"/>
            </w:rPr>
          </w:rPrChange>
        </w:rPr>
        <w:t>m</w:t>
      </w:r>
      <w:r w:rsidR="00D2222D" w:rsidRPr="00194C1D">
        <w:rPr>
          <w:rFonts w:ascii="Times New Roman" w:hAnsi="Times New Roman" w:cs="Times New Roman"/>
          <w:sz w:val="24"/>
          <w:szCs w:val="24"/>
          <w:rPrChange w:id="3918" w:author="Owner" w:date="2017-04-10T10:31:00Z">
            <w:rPr>
              <w:sz w:val="24"/>
              <w:szCs w:val="24"/>
            </w:rPr>
          </w:rPrChange>
        </w:rPr>
        <w:t>e</w:t>
      </w:r>
      <w:r w:rsidRPr="00194C1D">
        <w:rPr>
          <w:rFonts w:ascii="Times New Roman" w:hAnsi="Times New Roman" w:cs="Times New Roman"/>
          <w:sz w:val="24"/>
          <w:szCs w:val="24"/>
          <w:rPrChange w:id="3919" w:author="Owner" w:date="2017-04-10T10:31:00Z">
            <w:rPr>
              <w:sz w:val="24"/>
              <w:szCs w:val="24"/>
            </w:rPr>
          </w:rPrChange>
        </w:rPr>
        <w:t>ter A overlaps a discret</w:t>
      </w:r>
      <w:r w:rsidR="00D2222D" w:rsidRPr="00194C1D">
        <w:rPr>
          <w:rFonts w:ascii="Times New Roman" w:hAnsi="Times New Roman" w:cs="Times New Roman"/>
          <w:sz w:val="24"/>
          <w:szCs w:val="24"/>
          <w:rPrChange w:id="3920" w:author="Owner" w:date="2017-04-10T10:31:00Z">
            <w:rPr>
              <w:sz w:val="24"/>
              <w:szCs w:val="24"/>
            </w:rPr>
          </w:rPrChange>
        </w:rPr>
        <w:t xml:space="preserve">e change in </w:t>
      </w:r>
      <w:r w:rsidRPr="00194C1D">
        <w:rPr>
          <w:rFonts w:ascii="Times New Roman" w:hAnsi="Times New Roman" w:cs="Times New Roman"/>
          <w:sz w:val="24"/>
          <w:szCs w:val="24"/>
          <w:rPrChange w:id="3921" w:author="Owner" w:date="2017-04-10T10:31:00Z">
            <w:rPr>
              <w:sz w:val="24"/>
              <w:szCs w:val="24"/>
            </w:rPr>
          </w:rPrChange>
        </w:rPr>
        <w:t>parameter</w:t>
      </w:r>
      <w:r w:rsidR="00D2222D" w:rsidRPr="00194C1D">
        <w:rPr>
          <w:rFonts w:ascii="Times New Roman" w:hAnsi="Times New Roman" w:cs="Times New Roman"/>
          <w:sz w:val="24"/>
          <w:szCs w:val="24"/>
          <w:rPrChange w:id="3922" w:author="Owner" w:date="2017-04-10T10:31:00Z">
            <w:rPr>
              <w:sz w:val="24"/>
              <w:szCs w:val="24"/>
            </w:rPr>
          </w:rPrChange>
        </w:rPr>
        <w:t xml:space="preserve"> B,</w:t>
      </w:r>
      <w:r w:rsidRPr="00194C1D">
        <w:rPr>
          <w:rFonts w:ascii="Times New Roman" w:hAnsi="Times New Roman" w:cs="Times New Roman"/>
          <w:sz w:val="24"/>
          <w:szCs w:val="24"/>
          <w:rPrChange w:id="3923" w:author="Owner" w:date="2017-04-10T10:31:00Z">
            <w:rPr>
              <w:sz w:val="24"/>
              <w:szCs w:val="24"/>
            </w:rPr>
          </w:rPrChange>
        </w:rPr>
        <w:t xml:space="preserve"> the user will want to </w:t>
      </w:r>
      <w:r w:rsidR="00D2222D" w:rsidRPr="00194C1D">
        <w:rPr>
          <w:rFonts w:ascii="Times New Roman" w:hAnsi="Times New Roman" w:cs="Times New Roman"/>
          <w:sz w:val="24"/>
          <w:szCs w:val="24"/>
          <w:rPrChange w:id="3924" w:author="Owner" w:date="2017-04-10T10:31:00Z">
            <w:rPr>
              <w:sz w:val="24"/>
              <w:szCs w:val="24"/>
            </w:rPr>
          </w:rPrChange>
        </w:rPr>
        <w:t xml:space="preserve">estimate ahead of time the mean for </w:t>
      </w:r>
      <w:r w:rsidR="00EA54C2" w:rsidRPr="00194C1D">
        <w:rPr>
          <w:rFonts w:ascii="Times New Roman" w:hAnsi="Times New Roman" w:cs="Times New Roman"/>
          <w:sz w:val="24"/>
          <w:szCs w:val="24"/>
          <w:rPrChange w:id="3925" w:author="Owner" w:date="2017-04-10T10:31:00Z">
            <w:rPr>
              <w:sz w:val="24"/>
              <w:szCs w:val="24"/>
            </w:rPr>
          </w:rPrChange>
        </w:rPr>
        <w:t>parameter</w:t>
      </w:r>
      <w:r w:rsidR="00D2222D" w:rsidRPr="00194C1D">
        <w:rPr>
          <w:rFonts w:ascii="Times New Roman" w:hAnsi="Times New Roman" w:cs="Times New Roman"/>
          <w:sz w:val="24"/>
          <w:szCs w:val="24"/>
          <w:rPrChange w:id="3926" w:author="Owner" w:date="2017-04-10T10:31:00Z">
            <w:rPr>
              <w:sz w:val="24"/>
              <w:szCs w:val="24"/>
            </w:rPr>
          </w:rPrChange>
        </w:rPr>
        <w:t xml:space="preserve"> B at the time of the discrete change.  For the input data file representing the time of the discrete change, the estimate of mean of parameter A at this time should be specified as the initial value.</w:t>
      </w:r>
    </w:p>
    <w:p w:rsidR="008756D8" w:rsidRPr="00194C1D" w:rsidRDefault="008756D8" w:rsidP="00D20A24">
      <w:pPr>
        <w:spacing w:after="0"/>
        <w:rPr>
          <w:rFonts w:ascii="Times New Roman" w:hAnsi="Times New Roman" w:cs="Times New Roman"/>
          <w:sz w:val="24"/>
          <w:szCs w:val="24"/>
          <w:rPrChange w:id="3927" w:author="Owner" w:date="2017-04-10T10:31:00Z">
            <w:rPr>
              <w:sz w:val="24"/>
              <w:szCs w:val="24"/>
            </w:rPr>
          </w:rPrChange>
        </w:rPr>
      </w:pPr>
    </w:p>
    <w:p w:rsidR="00EB2371" w:rsidRPr="00194C1D" w:rsidRDefault="008756D8" w:rsidP="00D20A24">
      <w:pPr>
        <w:spacing w:after="0"/>
        <w:rPr>
          <w:rFonts w:ascii="Times New Roman" w:hAnsi="Times New Roman" w:cs="Times New Roman"/>
          <w:sz w:val="24"/>
          <w:szCs w:val="24"/>
          <w:rPrChange w:id="3928" w:author="Owner" w:date="2017-04-10T10:31:00Z">
            <w:rPr>
              <w:sz w:val="24"/>
              <w:szCs w:val="24"/>
            </w:rPr>
          </w:rPrChange>
        </w:rPr>
      </w:pPr>
      <w:r w:rsidRPr="00194C1D">
        <w:rPr>
          <w:rFonts w:ascii="Times New Roman" w:hAnsi="Times New Roman" w:cs="Times New Roman"/>
          <w:sz w:val="24"/>
          <w:szCs w:val="24"/>
          <w:rPrChange w:id="3929" w:author="Owner" w:date="2017-04-10T10:31:00Z">
            <w:rPr>
              <w:sz w:val="24"/>
              <w:szCs w:val="24"/>
            </w:rPr>
          </w:rPrChange>
        </w:rPr>
        <w:t>U</w:t>
      </w:r>
      <w:r w:rsidR="00EB2371" w:rsidRPr="00194C1D">
        <w:rPr>
          <w:rFonts w:ascii="Times New Roman" w:hAnsi="Times New Roman" w:cs="Times New Roman"/>
          <w:sz w:val="24"/>
          <w:szCs w:val="24"/>
          <w:rPrChange w:id="3930" w:author="Owner" w:date="2017-04-10T10:31:00Z">
            <w:rPr>
              <w:sz w:val="24"/>
              <w:szCs w:val="24"/>
            </w:rPr>
          </w:rPrChange>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194C1D">
        <w:rPr>
          <w:rFonts w:ascii="Times New Roman" w:hAnsi="Times New Roman" w:cs="Times New Roman"/>
          <w:sz w:val="24"/>
          <w:szCs w:val="24"/>
          <w:rPrChange w:id="3931" w:author="Owner" w:date="2017-04-10T10:31:00Z">
            <w:rPr>
              <w:sz w:val="24"/>
              <w:szCs w:val="24"/>
            </w:rPr>
          </w:rPrChange>
        </w:rPr>
        <w:t>trends that</w:t>
      </w:r>
      <w:r w:rsidR="00EB2371" w:rsidRPr="00194C1D">
        <w:rPr>
          <w:rFonts w:ascii="Times New Roman" w:hAnsi="Times New Roman" w:cs="Times New Roman"/>
          <w:sz w:val="24"/>
          <w:szCs w:val="24"/>
          <w:rPrChange w:id="3932" w:author="Owner" w:date="2017-04-10T10:31:00Z">
            <w:rPr>
              <w:sz w:val="24"/>
              <w:szCs w:val="24"/>
            </w:rPr>
          </w:rPrChange>
        </w:rPr>
        <w:t xml:space="preserve"> reasonably trace any time based </w:t>
      </w:r>
      <w:r w:rsidR="002D6925" w:rsidRPr="00194C1D">
        <w:rPr>
          <w:rFonts w:ascii="Times New Roman" w:hAnsi="Times New Roman" w:cs="Times New Roman"/>
          <w:sz w:val="24"/>
          <w:szCs w:val="24"/>
          <w:rPrChange w:id="3933" w:author="Owner" w:date="2017-04-10T10:31:00Z">
            <w:rPr>
              <w:sz w:val="24"/>
              <w:szCs w:val="24"/>
            </w:rPr>
          </w:rPrChange>
        </w:rPr>
        <w:t>function</w:t>
      </w:r>
      <w:r w:rsidR="00EB2371" w:rsidRPr="00194C1D">
        <w:rPr>
          <w:rFonts w:ascii="Times New Roman" w:hAnsi="Times New Roman" w:cs="Times New Roman"/>
          <w:sz w:val="24"/>
          <w:szCs w:val="24"/>
          <w:rPrChange w:id="3934" w:author="Owner" w:date="2017-04-10T10:31:00Z">
            <w:rPr>
              <w:sz w:val="24"/>
              <w:szCs w:val="24"/>
            </w:rPr>
          </w:rPrChange>
        </w:rPr>
        <w:t xml:space="preserve"> desired.  </w:t>
      </w:r>
    </w:p>
    <w:p w:rsidR="00EB2371" w:rsidRPr="00194C1D" w:rsidRDefault="00EB2371" w:rsidP="00D20A24">
      <w:pPr>
        <w:spacing w:after="0"/>
        <w:rPr>
          <w:rFonts w:ascii="Times New Roman" w:hAnsi="Times New Roman" w:cs="Times New Roman"/>
          <w:sz w:val="24"/>
          <w:szCs w:val="24"/>
          <w:rPrChange w:id="3935" w:author="Owner" w:date="2017-04-10T10:31:00Z">
            <w:rPr>
              <w:sz w:val="24"/>
              <w:szCs w:val="24"/>
            </w:rPr>
          </w:rPrChange>
        </w:rPr>
      </w:pPr>
    </w:p>
    <w:p w:rsidR="00D2222D" w:rsidRPr="00194C1D" w:rsidRDefault="00D2222D" w:rsidP="00D20A24">
      <w:pPr>
        <w:spacing w:after="0"/>
        <w:rPr>
          <w:rFonts w:ascii="Times New Roman" w:hAnsi="Times New Roman" w:cs="Times New Roman"/>
          <w:sz w:val="24"/>
          <w:szCs w:val="24"/>
          <w:rPrChange w:id="3936" w:author="Owner" w:date="2017-04-10T10:31:00Z">
            <w:rPr>
              <w:sz w:val="24"/>
              <w:szCs w:val="24"/>
            </w:rPr>
          </w:rPrChange>
        </w:rPr>
      </w:pPr>
    </w:p>
    <w:p w:rsidR="00D55D6D" w:rsidRPr="00194C1D" w:rsidRDefault="00D55D6D" w:rsidP="00D20A24">
      <w:pPr>
        <w:spacing w:after="0"/>
        <w:rPr>
          <w:rFonts w:ascii="Times New Roman" w:hAnsi="Times New Roman" w:cs="Times New Roman"/>
          <w:sz w:val="24"/>
          <w:szCs w:val="24"/>
          <w:rPrChange w:id="3937" w:author="Owner" w:date="2017-04-10T10:31:00Z">
            <w:rPr>
              <w:sz w:val="24"/>
              <w:szCs w:val="24"/>
            </w:rPr>
          </w:rPrChange>
        </w:rPr>
      </w:pPr>
    </w:p>
    <w:p w:rsidR="00551BE4" w:rsidRPr="00194C1D" w:rsidRDefault="00551BE4" w:rsidP="00194C1D">
      <w:pPr>
        <w:pStyle w:val="ListParagraph"/>
        <w:numPr>
          <w:ilvl w:val="1"/>
          <w:numId w:val="17"/>
        </w:numPr>
        <w:spacing w:after="0"/>
        <w:rPr>
          <w:rFonts w:ascii="Times New Roman" w:hAnsi="Times New Roman" w:cs="Times New Roman"/>
          <w:b/>
          <w:sz w:val="24"/>
          <w:szCs w:val="24"/>
          <w:rPrChange w:id="3938" w:author="Owner" w:date="2017-04-10T10:31:00Z">
            <w:rPr>
              <w:b/>
              <w:sz w:val="24"/>
              <w:szCs w:val="24"/>
            </w:rPr>
          </w:rPrChange>
        </w:rPr>
        <w:pPrChange w:id="3939"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3940" w:author="Owner" w:date="2017-04-10T10:31:00Z">
            <w:rPr>
              <w:b/>
              <w:sz w:val="24"/>
              <w:szCs w:val="24"/>
            </w:rPr>
          </w:rPrChange>
        </w:rPr>
        <w:t>Stochasticity and Mean Trends</w:t>
      </w:r>
    </w:p>
    <w:p w:rsidR="00551BE4" w:rsidRPr="00194C1D" w:rsidRDefault="00551BE4" w:rsidP="00D20A24">
      <w:pPr>
        <w:spacing w:after="0"/>
        <w:rPr>
          <w:rFonts w:ascii="Times New Roman" w:hAnsi="Times New Roman" w:cs="Times New Roman"/>
          <w:sz w:val="24"/>
          <w:szCs w:val="24"/>
          <w:rPrChange w:id="3941" w:author="Owner" w:date="2017-04-10T10:31:00Z">
            <w:rPr>
              <w:sz w:val="24"/>
              <w:szCs w:val="24"/>
            </w:rPr>
          </w:rPrChange>
        </w:rPr>
      </w:pPr>
    </w:p>
    <w:p w:rsidR="005B220C" w:rsidRPr="00194C1D" w:rsidRDefault="00551BE4" w:rsidP="00D20A24">
      <w:pPr>
        <w:spacing w:after="0"/>
        <w:rPr>
          <w:rFonts w:ascii="Times New Roman" w:hAnsi="Times New Roman" w:cs="Times New Roman"/>
          <w:sz w:val="24"/>
          <w:szCs w:val="24"/>
          <w:rPrChange w:id="3942" w:author="Owner" w:date="2017-04-10T10:31:00Z">
            <w:rPr>
              <w:sz w:val="24"/>
              <w:szCs w:val="24"/>
            </w:rPr>
          </w:rPrChange>
        </w:rPr>
      </w:pPr>
      <w:r w:rsidRPr="00194C1D">
        <w:rPr>
          <w:rFonts w:ascii="Times New Roman" w:hAnsi="Times New Roman" w:cs="Times New Roman"/>
          <w:sz w:val="24"/>
          <w:szCs w:val="24"/>
          <w:rPrChange w:id="3943" w:author="Owner" w:date="2017-04-10T10:31:00Z">
            <w:rPr>
              <w:sz w:val="24"/>
              <w:szCs w:val="24"/>
            </w:rPr>
          </w:rPrChange>
        </w:rPr>
        <w:t>The stochasticity described above is</w:t>
      </w:r>
      <w:r w:rsidR="00EA54C2" w:rsidRPr="00194C1D">
        <w:rPr>
          <w:rFonts w:ascii="Times New Roman" w:hAnsi="Times New Roman" w:cs="Times New Roman"/>
          <w:sz w:val="24"/>
          <w:szCs w:val="24"/>
          <w:rPrChange w:id="3944" w:author="Owner" w:date="2017-04-10T10:31:00Z">
            <w:rPr>
              <w:sz w:val="24"/>
              <w:szCs w:val="24"/>
            </w:rPr>
          </w:rPrChange>
        </w:rPr>
        <w:t xml:space="preserve"> applied in conjunction with</w:t>
      </w:r>
      <w:r w:rsidRPr="00194C1D">
        <w:rPr>
          <w:rFonts w:ascii="Times New Roman" w:hAnsi="Times New Roman" w:cs="Times New Roman"/>
          <w:sz w:val="24"/>
          <w:szCs w:val="24"/>
          <w:rPrChange w:id="3945" w:author="Owner" w:date="2017-04-10T10:31:00Z">
            <w:rPr>
              <w:sz w:val="24"/>
              <w:szCs w:val="24"/>
            </w:rPr>
          </w:rPrChange>
        </w:rPr>
        <w:t xml:space="preserve"> discrete</w:t>
      </w:r>
      <w:r w:rsidR="00EA54C2" w:rsidRPr="00194C1D">
        <w:rPr>
          <w:rFonts w:ascii="Times New Roman" w:hAnsi="Times New Roman" w:cs="Times New Roman"/>
          <w:sz w:val="24"/>
          <w:szCs w:val="24"/>
          <w:rPrChange w:id="3946" w:author="Owner" w:date="2017-04-10T10:31:00Z">
            <w:rPr>
              <w:sz w:val="24"/>
              <w:szCs w:val="24"/>
            </w:rPr>
          </w:rPrChange>
        </w:rPr>
        <w:t xml:space="preserve"> step function changes and /</w:t>
      </w:r>
      <w:r w:rsidRPr="00194C1D">
        <w:rPr>
          <w:rFonts w:ascii="Times New Roman" w:hAnsi="Times New Roman" w:cs="Times New Roman"/>
          <w:sz w:val="24"/>
          <w:szCs w:val="24"/>
          <w:rPrChange w:id="3947" w:author="Owner" w:date="2017-04-10T10:31:00Z">
            <w:rPr>
              <w:sz w:val="24"/>
              <w:szCs w:val="24"/>
            </w:rPr>
          </w:rPrChange>
        </w:rPr>
        <w:t xml:space="preserve"> or temporal trends in parameter means.  The effect of this is that trends of the mean values over time are not smooth transitions, but rather bett</w:t>
      </w:r>
      <w:r w:rsidR="006A6FD0" w:rsidRPr="00194C1D">
        <w:rPr>
          <w:rFonts w:ascii="Times New Roman" w:hAnsi="Times New Roman" w:cs="Times New Roman"/>
          <w:sz w:val="24"/>
          <w:szCs w:val="24"/>
          <w:rPrChange w:id="3948" w:author="Owner" w:date="2017-04-10T10:31:00Z">
            <w:rPr>
              <w:sz w:val="24"/>
              <w:szCs w:val="24"/>
            </w:rPr>
          </w:rPrChange>
        </w:rPr>
        <w:t>er characterized as random variation about</w:t>
      </w:r>
      <w:r w:rsidRPr="00194C1D">
        <w:rPr>
          <w:rFonts w:ascii="Times New Roman" w:hAnsi="Times New Roman" w:cs="Times New Roman"/>
          <w:sz w:val="24"/>
          <w:szCs w:val="24"/>
          <w:rPrChange w:id="3949" w:author="Owner" w:date="2017-04-10T10:31:00Z">
            <w:rPr>
              <w:sz w:val="24"/>
              <w:szCs w:val="24"/>
            </w:rPr>
          </w:rPrChange>
        </w:rPr>
        <w:t xml:space="preserve"> a central tendency defined by the future target and rate parameters.</w:t>
      </w:r>
      <w:r w:rsidR="00CD058B" w:rsidRPr="00194C1D">
        <w:rPr>
          <w:rFonts w:ascii="Times New Roman" w:hAnsi="Times New Roman" w:cs="Times New Roman"/>
          <w:sz w:val="24"/>
          <w:szCs w:val="24"/>
          <w:rPrChange w:id="3950" w:author="Owner" w:date="2017-04-10T10:31:00Z">
            <w:rPr>
              <w:sz w:val="24"/>
              <w:szCs w:val="24"/>
            </w:rPr>
          </w:rPrChange>
        </w:rPr>
        <w:t xml:space="preserve"> </w:t>
      </w:r>
      <w:r w:rsidR="00EA54C2" w:rsidRPr="00194C1D">
        <w:rPr>
          <w:rFonts w:ascii="Times New Roman" w:hAnsi="Times New Roman" w:cs="Times New Roman"/>
          <w:sz w:val="24"/>
          <w:szCs w:val="24"/>
          <w:rPrChange w:id="3951" w:author="Owner" w:date="2017-04-10T10:31:00Z">
            <w:rPr>
              <w:sz w:val="24"/>
              <w:szCs w:val="24"/>
            </w:rPr>
          </w:rPrChange>
        </w:rPr>
        <w:t xml:space="preserve"> </w:t>
      </w:r>
      <w:r w:rsidR="00D55D6D" w:rsidRPr="00194C1D">
        <w:rPr>
          <w:rFonts w:ascii="Times New Roman" w:hAnsi="Times New Roman" w:cs="Times New Roman"/>
          <w:sz w:val="24"/>
          <w:szCs w:val="24"/>
          <w:rPrChange w:id="3952" w:author="Owner" w:date="2017-04-10T10:31:00Z">
            <w:rPr>
              <w:sz w:val="24"/>
              <w:szCs w:val="24"/>
            </w:rPr>
          </w:rPrChange>
        </w:rPr>
        <w:t>Figure 6.3</w:t>
      </w:r>
      <w:r w:rsidR="00CD058B" w:rsidRPr="00194C1D">
        <w:rPr>
          <w:rFonts w:ascii="Times New Roman" w:hAnsi="Times New Roman" w:cs="Times New Roman"/>
          <w:sz w:val="24"/>
          <w:szCs w:val="24"/>
          <w:rPrChange w:id="3953" w:author="Owner" w:date="2017-04-10T10:31:00Z">
            <w:rPr>
              <w:sz w:val="24"/>
              <w:szCs w:val="24"/>
            </w:rPr>
          </w:rPrChange>
        </w:rPr>
        <w:t xml:space="preserve"> is an example showing </w:t>
      </w:r>
      <w:r w:rsidR="00351759" w:rsidRPr="00194C1D">
        <w:rPr>
          <w:rFonts w:ascii="Times New Roman" w:hAnsi="Times New Roman" w:cs="Times New Roman"/>
          <w:sz w:val="24"/>
          <w:szCs w:val="24"/>
          <w:rPrChange w:id="3954" w:author="Owner" w:date="2017-04-10T10:31:00Z">
            <w:rPr>
              <w:sz w:val="24"/>
              <w:szCs w:val="24"/>
            </w:rPr>
          </w:rPrChange>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194C1D" w:rsidRDefault="005829B2" w:rsidP="00D20A24">
      <w:pPr>
        <w:spacing w:after="0"/>
        <w:rPr>
          <w:rFonts w:ascii="Times New Roman" w:hAnsi="Times New Roman" w:cs="Times New Roman"/>
          <w:sz w:val="24"/>
          <w:szCs w:val="24"/>
          <w:rPrChange w:id="3955" w:author="Owner" w:date="2017-04-10T10:31:00Z">
            <w:rPr>
              <w:sz w:val="24"/>
              <w:szCs w:val="24"/>
            </w:rPr>
          </w:rPrChange>
        </w:rPr>
      </w:pPr>
      <w:r w:rsidRPr="00194C1D">
        <w:rPr>
          <w:rFonts w:ascii="Times New Roman" w:hAnsi="Times New Roman" w:cs="Times New Roman"/>
          <w:noProof/>
          <w:sz w:val="24"/>
          <w:szCs w:val="24"/>
          <w:rPrChange w:id="3956" w:author="Owner" w:date="2017-04-10T10:31:00Z">
            <w:rPr>
              <w:noProof/>
              <w:sz w:val="24"/>
              <w:szCs w:val="24"/>
            </w:rPr>
          </w:rPrChange>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194C1D" w:rsidRPr="004B5E1A" w:rsidRDefault="00194C1D" w:rsidP="00EA54C2">
                            <w:pPr>
                              <w:rPr>
                                <w:b/>
                                <w:sz w:val="24"/>
                                <w:szCs w:val="24"/>
                              </w:rPr>
                            </w:pPr>
                            <w:r>
                              <w:rPr>
                                <w:b/>
                                <w:sz w:val="24"/>
                                <w:szCs w:val="24"/>
                              </w:rPr>
                              <w:t xml:space="preserve">Figure </w:t>
                            </w:r>
                            <w:ins w:id="3957" w:author="Owner" w:date="2017-04-10T10:47:00Z">
                              <w:r w:rsidR="00D830E4">
                                <w:rPr>
                                  <w:b/>
                                  <w:sz w:val="24"/>
                                  <w:szCs w:val="24"/>
                                </w:rPr>
                                <w:t>7</w:t>
                              </w:r>
                            </w:ins>
                            <w:del w:id="3958" w:author="Owner" w:date="2017-04-10T10:47:00Z">
                              <w:r w:rsidDel="00D830E4">
                                <w:rPr>
                                  <w:b/>
                                  <w:sz w:val="24"/>
                                  <w:szCs w:val="24"/>
                                </w:rPr>
                                <w:delText>6</w:delText>
                              </w:r>
                            </w:del>
                            <w:r>
                              <w:rPr>
                                <w:b/>
                                <w:sz w:val="24"/>
                                <w:szCs w:val="24"/>
                              </w:rPr>
                              <w:t>.3</w:t>
                            </w:r>
                            <w:r w:rsidRPr="004B5E1A">
                              <w:rPr>
                                <w:b/>
                                <w:sz w:val="24"/>
                                <w:szCs w:val="24"/>
                              </w:rPr>
                              <w:t>.  Example of Temporal Variation with Time Trend and Step Function Change (at Year 30) for Land Area (Ak_x_Lqk)</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5"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Cr5jowLAIAAFkEAAAOAAAAAAAAAAAAAAAAAC4CAABk&#10;cnMvZTJvRG9jLnhtbFBLAQItABQABgAIAAAAIQBuCCHb4AAAAAkBAAAPAAAAAAAAAAAAAAAAAIYE&#10;AABkcnMvZG93bnJldi54bWxQSwUGAAAAAAQABADzAAAAkwUAAAAA&#10;">
                <v:textbox>
                  <w:txbxContent>
                    <w:p w:rsidR="00194C1D" w:rsidRPr="004B5E1A" w:rsidRDefault="00194C1D" w:rsidP="00EA54C2">
                      <w:pPr>
                        <w:rPr>
                          <w:b/>
                          <w:sz w:val="24"/>
                          <w:szCs w:val="24"/>
                        </w:rPr>
                      </w:pPr>
                      <w:r>
                        <w:rPr>
                          <w:b/>
                          <w:sz w:val="24"/>
                          <w:szCs w:val="24"/>
                        </w:rPr>
                        <w:t xml:space="preserve">Figure </w:t>
                      </w:r>
                      <w:ins w:id="3959" w:author="Owner" w:date="2017-04-10T10:47:00Z">
                        <w:r w:rsidR="00D830E4">
                          <w:rPr>
                            <w:b/>
                            <w:sz w:val="24"/>
                            <w:szCs w:val="24"/>
                          </w:rPr>
                          <w:t>7</w:t>
                        </w:r>
                      </w:ins>
                      <w:del w:id="3960" w:author="Owner" w:date="2017-04-10T10:47:00Z">
                        <w:r w:rsidDel="00D830E4">
                          <w:rPr>
                            <w:b/>
                            <w:sz w:val="24"/>
                            <w:szCs w:val="24"/>
                          </w:rPr>
                          <w:delText>6</w:delText>
                        </w:r>
                      </w:del>
                      <w:r>
                        <w:rPr>
                          <w:b/>
                          <w:sz w:val="24"/>
                          <w:szCs w:val="24"/>
                        </w:rPr>
                        <w:t>.3</w:t>
                      </w:r>
                      <w:r w:rsidRPr="004B5E1A">
                        <w:rPr>
                          <w:b/>
                          <w:sz w:val="24"/>
                          <w:szCs w:val="24"/>
                        </w:rPr>
                        <w:t>.  Example of Temporal Variation with Time Trend and Step Function Change (at Year 30) for Land Area (Ak_x_Lqk)</w:t>
                      </w:r>
                    </w:p>
                    <w:p w:rsidR="00194C1D" w:rsidRDefault="00194C1D"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194C1D" w:rsidRDefault="00BD19A5" w:rsidP="00D20A24">
      <w:pPr>
        <w:spacing w:after="0"/>
        <w:rPr>
          <w:rFonts w:ascii="Times New Roman" w:hAnsi="Times New Roman" w:cs="Times New Roman"/>
          <w:sz w:val="24"/>
          <w:szCs w:val="24"/>
          <w:rPrChange w:id="3961" w:author="Owner" w:date="2017-04-10T10:31:00Z">
            <w:rPr>
              <w:sz w:val="24"/>
              <w:szCs w:val="24"/>
            </w:rPr>
          </w:rPrChange>
        </w:rPr>
      </w:pPr>
    </w:p>
    <w:p w:rsidR="005829B2" w:rsidRPr="00194C1D" w:rsidRDefault="005829B2">
      <w:pPr>
        <w:rPr>
          <w:rFonts w:ascii="Times New Roman" w:hAnsi="Times New Roman" w:cs="Times New Roman"/>
          <w:sz w:val="24"/>
          <w:szCs w:val="24"/>
          <w:rPrChange w:id="3962" w:author="Owner" w:date="2017-04-10T10:31:00Z">
            <w:rPr>
              <w:sz w:val="24"/>
              <w:szCs w:val="24"/>
            </w:rPr>
          </w:rPrChange>
        </w:rPr>
      </w:pPr>
      <w:r w:rsidRPr="00194C1D">
        <w:rPr>
          <w:rFonts w:ascii="Times New Roman" w:hAnsi="Times New Roman" w:cs="Times New Roman"/>
          <w:sz w:val="24"/>
          <w:szCs w:val="24"/>
          <w:rPrChange w:id="3963" w:author="Owner" w:date="2017-04-10T10:31:00Z">
            <w:rPr>
              <w:sz w:val="24"/>
              <w:szCs w:val="24"/>
            </w:rPr>
          </w:rPrChange>
        </w:rPr>
        <w:br w:type="page"/>
      </w:r>
    </w:p>
    <w:p w:rsidR="0079708A" w:rsidRPr="00194C1D" w:rsidRDefault="0079708A" w:rsidP="00D20A24">
      <w:pPr>
        <w:spacing w:after="0"/>
        <w:rPr>
          <w:rFonts w:ascii="Times New Roman" w:hAnsi="Times New Roman" w:cs="Times New Roman"/>
          <w:sz w:val="24"/>
          <w:szCs w:val="24"/>
          <w:rPrChange w:id="3964" w:author="Owner" w:date="2017-04-10T10:31:00Z">
            <w:rPr>
              <w:sz w:val="24"/>
              <w:szCs w:val="24"/>
            </w:rPr>
          </w:rPrChange>
        </w:rPr>
      </w:pPr>
    </w:p>
    <w:p w:rsidR="00670335" w:rsidRPr="00194C1D" w:rsidRDefault="00C85EF3" w:rsidP="00194C1D">
      <w:pPr>
        <w:pStyle w:val="ListParagraph"/>
        <w:numPr>
          <w:ilvl w:val="0"/>
          <w:numId w:val="17"/>
        </w:numPr>
        <w:spacing w:after="0"/>
        <w:outlineLvl w:val="0"/>
        <w:rPr>
          <w:rFonts w:ascii="Times New Roman" w:hAnsi="Times New Roman" w:cs="Times New Roman"/>
          <w:b/>
          <w:sz w:val="28"/>
          <w:szCs w:val="24"/>
          <w:rPrChange w:id="3965" w:author="Owner" w:date="2017-04-10T10:31:00Z">
            <w:rPr>
              <w:b/>
              <w:sz w:val="28"/>
              <w:szCs w:val="24"/>
            </w:rPr>
          </w:rPrChange>
        </w:rPr>
        <w:pPrChange w:id="3966" w:author="Owner" w:date="2017-04-10T10:33:00Z">
          <w:pPr>
            <w:pStyle w:val="ListParagraph"/>
            <w:numPr>
              <w:numId w:val="6"/>
            </w:numPr>
            <w:spacing w:after="0"/>
            <w:ind w:left="360" w:hanging="360"/>
            <w:outlineLvl w:val="0"/>
          </w:pPr>
        </w:pPrChange>
      </w:pPr>
      <w:bookmarkStart w:id="3967" w:name="_Toc479584374"/>
      <w:r w:rsidRPr="00194C1D">
        <w:rPr>
          <w:rFonts w:ascii="Times New Roman" w:hAnsi="Times New Roman" w:cs="Times New Roman"/>
          <w:b/>
          <w:sz w:val="28"/>
          <w:szCs w:val="24"/>
          <w:rPrChange w:id="3968" w:author="Owner" w:date="2017-04-10T10:31:00Z">
            <w:rPr>
              <w:b/>
              <w:sz w:val="28"/>
              <w:szCs w:val="24"/>
            </w:rPr>
          </w:rPrChange>
        </w:rPr>
        <w:t>Entering Simulation Data and Parameter Estimates</w:t>
      </w:r>
      <w:r w:rsidR="00E970FC" w:rsidRPr="00194C1D">
        <w:rPr>
          <w:rFonts w:ascii="Times New Roman" w:hAnsi="Times New Roman" w:cs="Times New Roman"/>
          <w:b/>
          <w:sz w:val="28"/>
          <w:szCs w:val="24"/>
          <w:rPrChange w:id="3969" w:author="Owner" w:date="2017-04-10T10:31:00Z">
            <w:rPr>
              <w:b/>
              <w:sz w:val="28"/>
              <w:szCs w:val="24"/>
            </w:rPr>
          </w:rPrChange>
        </w:rPr>
        <w:t xml:space="preserve"> into the </w:t>
      </w:r>
      <w:r w:rsidR="002F389E" w:rsidRPr="00194C1D">
        <w:rPr>
          <w:rFonts w:ascii="Times New Roman" w:hAnsi="Times New Roman" w:cs="Times New Roman"/>
          <w:b/>
          <w:sz w:val="28"/>
          <w:szCs w:val="24"/>
          <w:rPrChange w:id="3970" w:author="Owner" w:date="2017-04-10T10:31:00Z">
            <w:rPr>
              <w:b/>
              <w:sz w:val="28"/>
              <w:szCs w:val="24"/>
            </w:rPr>
          </w:rPrChange>
        </w:rPr>
        <w:t>Input</w:t>
      </w:r>
      <w:r w:rsidR="004304CE" w:rsidRPr="00194C1D">
        <w:rPr>
          <w:rFonts w:ascii="Times New Roman" w:hAnsi="Times New Roman" w:cs="Times New Roman"/>
          <w:b/>
          <w:sz w:val="28"/>
          <w:szCs w:val="24"/>
          <w:rPrChange w:id="3971" w:author="Owner" w:date="2017-04-10T10:31:00Z">
            <w:rPr>
              <w:b/>
              <w:sz w:val="28"/>
              <w:szCs w:val="24"/>
            </w:rPr>
          </w:rPrChange>
        </w:rPr>
        <w:t xml:space="preserve"> Files</w:t>
      </w:r>
      <w:bookmarkEnd w:id="3967"/>
      <w:r w:rsidR="004304CE" w:rsidRPr="00194C1D">
        <w:rPr>
          <w:rFonts w:ascii="Times New Roman" w:hAnsi="Times New Roman" w:cs="Times New Roman"/>
          <w:b/>
          <w:sz w:val="28"/>
          <w:szCs w:val="24"/>
          <w:rPrChange w:id="3972" w:author="Owner" w:date="2017-04-10T10:31:00Z">
            <w:rPr>
              <w:b/>
              <w:sz w:val="28"/>
              <w:szCs w:val="24"/>
            </w:rPr>
          </w:rPrChange>
        </w:rPr>
        <w:t xml:space="preserve"> </w:t>
      </w:r>
    </w:p>
    <w:p w:rsidR="000576BF" w:rsidRPr="00194C1D" w:rsidRDefault="000576BF" w:rsidP="00462D75">
      <w:pPr>
        <w:spacing w:after="0"/>
        <w:outlineLvl w:val="0"/>
        <w:rPr>
          <w:rFonts w:ascii="Times New Roman" w:hAnsi="Times New Roman" w:cs="Times New Roman"/>
          <w:sz w:val="24"/>
          <w:szCs w:val="24"/>
          <w:rPrChange w:id="3973" w:author="Owner" w:date="2017-04-10T10:31:00Z">
            <w:rPr>
              <w:sz w:val="24"/>
              <w:szCs w:val="24"/>
            </w:rPr>
          </w:rPrChange>
        </w:rPr>
      </w:pPr>
    </w:p>
    <w:p w:rsidR="00A24188" w:rsidRPr="00194C1D" w:rsidRDefault="00462D75" w:rsidP="00C6798F">
      <w:pPr>
        <w:rPr>
          <w:rFonts w:ascii="Times New Roman" w:hAnsi="Times New Roman" w:cs="Times New Roman"/>
          <w:sz w:val="24"/>
          <w:szCs w:val="24"/>
          <w:rPrChange w:id="3974" w:author="Owner" w:date="2017-04-10T10:31:00Z">
            <w:rPr>
              <w:sz w:val="24"/>
              <w:szCs w:val="24"/>
            </w:rPr>
          </w:rPrChange>
        </w:rPr>
      </w:pPr>
      <w:r w:rsidRPr="00194C1D">
        <w:rPr>
          <w:rFonts w:ascii="Times New Roman" w:hAnsi="Times New Roman" w:cs="Times New Roman"/>
          <w:sz w:val="24"/>
          <w:szCs w:val="24"/>
          <w:rPrChange w:id="3975" w:author="Owner" w:date="2017-04-10T10:31:00Z">
            <w:rPr>
              <w:sz w:val="24"/>
              <w:szCs w:val="24"/>
            </w:rPr>
          </w:rPrChange>
        </w:rPr>
        <w:t>Inputs parameters, site information, etc., are specified by filling ou</w:t>
      </w:r>
      <w:r w:rsidR="00B47710" w:rsidRPr="00194C1D">
        <w:rPr>
          <w:rFonts w:ascii="Times New Roman" w:hAnsi="Times New Roman" w:cs="Times New Roman"/>
          <w:sz w:val="24"/>
          <w:szCs w:val="24"/>
          <w:rPrChange w:id="3976" w:author="Owner" w:date="2017-04-10T10:31:00Z">
            <w:rPr>
              <w:sz w:val="24"/>
              <w:szCs w:val="24"/>
            </w:rPr>
          </w:rPrChange>
        </w:rPr>
        <w:t>t a set of .csv</w:t>
      </w:r>
      <w:r w:rsidRPr="00194C1D">
        <w:rPr>
          <w:rFonts w:ascii="Times New Roman" w:hAnsi="Times New Roman" w:cs="Times New Roman"/>
          <w:sz w:val="24"/>
          <w:szCs w:val="24"/>
          <w:rPrChange w:id="3977" w:author="Owner" w:date="2017-04-10T10:31:00Z">
            <w:rPr>
              <w:sz w:val="24"/>
              <w:szCs w:val="24"/>
            </w:rPr>
          </w:rPrChange>
        </w:rPr>
        <w:t xml:space="preserve"> files.  The R program will read data from these </w:t>
      </w:r>
      <w:r w:rsidR="00B47710" w:rsidRPr="00194C1D">
        <w:rPr>
          <w:rFonts w:ascii="Times New Roman" w:hAnsi="Times New Roman" w:cs="Times New Roman"/>
          <w:sz w:val="24"/>
          <w:szCs w:val="24"/>
          <w:rPrChange w:id="3978" w:author="Owner" w:date="2017-04-10T10:31:00Z">
            <w:rPr>
              <w:sz w:val="24"/>
              <w:szCs w:val="24"/>
            </w:rPr>
          </w:rPrChange>
        </w:rPr>
        <w:t>.csv</w:t>
      </w:r>
      <w:r w:rsidRPr="00194C1D">
        <w:rPr>
          <w:rFonts w:ascii="Times New Roman" w:hAnsi="Times New Roman" w:cs="Times New Roman"/>
          <w:sz w:val="24"/>
          <w:szCs w:val="24"/>
          <w:rPrChange w:id="3979" w:author="Owner" w:date="2017-04-10T10:31:00Z">
            <w:rPr>
              <w:sz w:val="24"/>
              <w:szCs w:val="24"/>
            </w:rPr>
          </w:rPrChange>
        </w:rPr>
        <w:t xml:space="preserve"> files, run the simulation, and output results both within the R </w:t>
      </w:r>
      <w:r w:rsidR="00F34EA4" w:rsidRPr="00194C1D">
        <w:rPr>
          <w:rFonts w:ascii="Times New Roman" w:hAnsi="Times New Roman" w:cs="Times New Roman"/>
          <w:sz w:val="24"/>
          <w:szCs w:val="24"/>
          <w:rPrChange w:id="3980" w:author="Owner" w:date="2017-04-10T10:31:00Z">
            <w:rPr>
              <w:sz w:val="24"/>
              <w:szCs w:val="24"/>
            </w:rPr>
          </w:rPrChange>
        </w:rPr>
        <w:t>workspac</w:t>
      </w:r>
      <w:r w:rsidR="00B47710" w:rsidRPr="00194C1D">
        <w:rPr>
          <w:rFonts w:ascii="Times New Roman" w:hAnsi="Times New Roman" w:cs="Times New Roman"/>
          <w:sz w:val="24"/>
          <w:szCs w:val="24"/>
          <w:rPrChange w:id="3981" w:author="Owner" w:date="2017-04-10T10:31:00Z">
            <w:rPr>
              <w:sz w:val="24"/>
              <w:szCs w:val="24"/>
            </w:rPr>
          </w:rPrChange>
        </w:rPr>
        <w:t>e and to a set of</w:t>
      </w:r>
      <w:r w:rsidRPr="00194C1D">
        <w:rPr>
          <w:rFonts w:ascii="Times New Roman" w:hAnsi="Times New Roman" w:cs="Times New Roman"/>
          <w:sz w:val="24"/>
          <w:szCs w:val="24"/>
          <w:rPrChange w:id="3982" w:author="Owner" w:date="2017-04-10T10:31:00Z">
            <w:rPr>
              <w:sz w:val="24"/>
              <w:szCs w:val="24"/>
            </w:rPr>
          </w:rPrChange>
        </w:rPr>
        <w:t xml:space="preserve"> output </w:t>
      </w:r>
      <w:r w:rsidR="00B47710" w:rsidRPr="00194C1D">
        <w:rPr>
          <w:rFonts w:ascii="Times New Roman" w:hAnsi="Times New Roman" w:cs="Times New Roman"/>
          <w:sz w:val="24"/>
          <w:szCs w:val="24"/>
          <w:rPrChange w:id="3983" w:author="Owner" w:date="2017-04-10T10:31:00Z">
            <w:rPr>
              <w:sz w:val="24"/>
              <w:szCs w:val="24"/>
            </w:rPr>
          </w:rPrChange>
        </w:rPr>
        <w:t>.csv</w:t>
      </w:r>
      <w:r w:rsidRPr="00194C1D">
        <w:rPr>
          <w:rFonts w:ascii="Times New Roman" w:hAnsi="Times New Roman" w:cs="Times New Roman"/>
          <w:sz w:val="24"/>
          <w:szCs w:val="24"/>
          <w:rPrChange w:id="3984" w:author="Owner" w:date="2017-04-10T10:31:00Z">
            <w:rPr>
              <w:sz w:val="24"/>
              <w:szCs w:val="24"/>
            </w:rPr>
          </w:rPrChange>
        </w:rPr>
        <w:t xml:space="preserve"> file</w:t>
      </w:r>
      <w:r w:rsidR="00B47710" w:rsidRPr="00194C1D">
        <w:rPr>
          <w:rFonts w:ascii="Times New Roman" w:hAnsi="Times New Roman" w:cs="Times New Roman"/>
          <w:sz w:val="24"/>
          <w:szCs w:val="24"/>
          <w:rPrChange w:id="3985" w:author="Owner" w:date="2017-04-10T10:31:00Z">
            <w:rPr>
              <w:sz w:val="24"/>
              <w:szCs w:val="24"/>
            </w:rPr>
          </w:rPrChange>
        </w:rPr>
        <w:t>s</w:t>
      </w:r>
      <w:r w:rsidRPr="00194C1D">
        <w:rPr>
          <w:rFonts w:ascii="Times New Roman" w:hAnsi="Times New Roman" w:cs="Times New Roman"/>
          <w:sz w:val="24"/>
          <w:szCs w:val="24"/>
          <w:rPrChange w:id="3986" w:author="Owner" w:date="2017-04-10T10:31:00Z">
            <w:rPr>
              <w:sz w:val="24"/>
              <w:szCs w:val="24"/>
            </w:rPr>
          </w:rPrChange>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194C1D">
        <w:rPr>
          <w:rFonts w:ascii="Times New Roman" w:hAnsi="Times New Roman" w:cs="Times New Roman"/>
          <w:sz w:val="24"/>
          <w:szCs w:val="24"/>
          <w:rPrChange w:id="3987" w:author="Owner" w:date="2017-04-10T10:31:00Z">
            <w:rPr>
              <w:sz w:val="24"/>
              <w:szCs w:val="24"/>
            </w:rPr>
          </w:rPrChange>
        </w:rPr>
        <w:t>her as trends or step functions;</w:t>
      </w:r>
      <w:r w:rsidRPr="00194C1D">
        <w:rPr>
          <w:rFonts w:ascii="Times New Roman" w:hAnsi="Times New Roman" w:cs="Times New Roman"/>
          <w:sz w:val="24"/>
          <w:szCs w:val="24"/>
          <w:rPrChange w:id="3988" w:author="Owner" w:date="2017-04-10T10:31:00Z">
            <w:rPr>
              <w:sz w:val="24"/>
              <w:szCs w:val="24"/>
            </w:rPr>
          </w:rPrChange>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194C1D">
        <w:rPr>
          <w:rFonts w:ascii="Times New Roman" w:hAnsi="Times New Roman" w:cs="Times New Roman"/>
          <w:sz w:val="24"/>
          <w:szCs w:val="24"/>
          <w:rPrChange w:id="3989" w:author="Owner" w:date="2017-04-10T10:31:00Z">
            <w:rPr>
              <w:sz w:val="24"/>
              <w:szCs w:val="24"/>
            </w:rPr>
          </w:rPrChange>
        </w:rPr>
        <w:t>ring data into the various input</w:t>
      </w:r>
      <w:r w:rsidRPr="00194C1D">
        <w:rPr>
          <w:rFonts w:ascii="Times New Roman" w:hAnsi="Times New Roman" w:cs="Times New Roman"/>
          <w:sz w:val="24"/>
          <w:szCs w:val="24"/>
          <w:rPrChange w:id="3990" w:author="Owner" w:date="2017-04-10T10:31:00Z">
            <w:rPr>
              <w:sz w:val="24"/>
              <w:szCs w:val="24"/>
            </w:rPr>
          </w:rPrChange>
        </w:rPr>
        <w:t xml:space="preserve"> files.</w:t>
      </w:r>
    </w:p>
    <w:p w:rsidR="00B47710" w:rsidRPr="00194C1D" w:rsidRDefault="00462D75" w:rsidP="00C6798F">
      <w:pPr>
        <w:rPr>
          <w:rFonts w:ascii="Times New Roman" w:hAnsi="Times New Roman" w:cs="Times New Roman"/>
          <w:sz w:val="24"/>
          <w:szCs w:val="24"/>
          <w:rPrChange w:id="3991" w:author="Owner" w:date="2017-04-10T10:31:00Z">
            <w:rPr>
              <w:sz w:val="24"/>
              <w:szCs w:val="24"/>
            </w:rPr>
          </w:rPrChange>
        </w:rPr>
      </w:pPr>
      <w:r w:rsidRPr="00194C1D">
        <w:rPr>
          <w:rFonts w:ascii="Times New Roman" w:hAnsi="Times New Roman" w:cs="Times New Roman"/>
          <w:sz w:val="24"/>
          <w:szCs w:val="24"/>
          <w:rPrChange w:id="3992" w:author="Owner" w:date="2017-04-10T10:31:00Z">
            <w:rPr>
              <w:sz w:val="24"/>
              <w:szCs w:val="24"/>
            </w:rPr>
          </w:rPrChange>
        </w:rPr>
        <w:t>Also, please note that these files are read from R pr</w:t>
      </w:r>
      <w:r w:rsidR="00EA54C2" w:rsidRPr="00194C1D">
        <w:rPr>
          <w:rFonts w:ascii="Times New Roman" w:hAnsi="Times New Roman" w:cs="Times New Roman"/>
          <w:sz w:val="24"/>
          <w:szCs w:val="24"/>
          <w:rPrChange w:id="3993" w:author="Owner" w:date="2017-04-10T10:31:00Z">
            <w:rPr>
              <w:sz w:val="24"/>
              <w:szCs w:val="24"/>
            </w:rPr>
          </w:rPrChange>
        </w:rPr>
        <w:t>ograms.  Unlike working within</w:t>
      </w:r>
      <w:r w:rsidR="00B47710" w:rsidRPr="00194C1D">
        <w:rPr>
          <w:rFonts w:ascii="Times New Roman" w:hAnsi="Times New Roman" w:cs="Times New Roman"/>
          <w:sz w:val="24"/>
          <w:szCs w:val="24"/>
          <w:rPrChange w:id="3994" w:author="Owner" w:date="2017-04-10T10:31:00Z">
            <w:rPr>
              <w:sz w:val="24"/>
              <w:szCs w:val="24"/>
            </w:rPr>
          </w:rPrChange>
        </w:rPr>
        <w:t>, say, a spreadsheet within</w:t>
      </w:r>
      <w:r w:rsidR="00EA54C2" w:rsidRPr="00194C1D">
        <w:rPr>
          <w:rFonts w:ascii="Times New Roman" w:hAnsi="Times New Roman" w:cs="Times New Roman"/>
          <w:sz w:val="24"/>
          <w:szCs w:val="24"/>
          <w:rPrChange w:id="3995" w:author="Owner" w:date="2017-04-10T10:31:00Z">
            <w:rPr>
              <w:sz w:val="24"/>
              <w:szCs w:val="24"/>
            </w:rPr>
          </w:rPrChange>
        </w:rPr>
        <w:t xml:space="preserve"> E</w:t>
      </w:r>
      <w:r w:rsidRPr="00194C1D">
        <w:rPr>
          <w:rFonts w:ascii="Times New Roman" w:hAnsi="Times New Roman" w:cs="Times New Roman"/>
          <w:sz w:val="24"/>
          <w:szCs w:val="24"/>
          <w:rPrChange w:id="3996" w:author="Owner" w:date="2017-04-10T10:31:00Z">
            <w:rPr>
              <w:sz w:val="24"/>
              <w:szCs w:val="24"/>
            </w:rPr>
          </w:rPrChange>
        </w:rPr>
        <w:t>xcel</w:t>
      </w:r>
      <w:r w:rsidR="00B47710" w:rsidRPr="00194C1D">
        <w:rPr>
          <w:rFonts w:ascii="Times New Roman" w:hAnsi="Times New Roman" w:cs="Times New Roman"/>
          <w:sz w:val="24"/>
          <w:szCs w:val="24"/>
          <w:rPrChange w:id="3997" w:author="Owner" w:date="2017-04-10T10:31:00Z">
            <w:rPr>
              <w:sz w:val="24"/>
              <w:szCs w:val="24"/>
            </w:rPr>
          </w:rPrChange>
        </w:rPr>
        <w:t>,</w:t>
      </w:r>
      <w:r w:rsidRPr="00194C1D">
        <w:rPr>
          <w:rFonts w:ascii="Times New Roman" w:hAnsi="Times New Roman" w:cs="Times New Roman"/>
          <w:sz w:val="24"/>
          <w:szCs w:val="24"/>
          <w:rPrChange w:id="3998" w:author="Owner" w:date="2017-04-10T10:31:00Z">
            <w:rPr>
              <w:sz w:val="24"/>
              <w:szCs w:val="24"/>
            </w:rPr>
          </w:rPrChange>
        </w:rPr>
        <w:t xml:space="preserve"> </w:t>
      </w:r>
      <w:r w:rsidRPr="00194C1D">
        <w:rPr>
          <w:rFonts w:ascii="Times New Roman" w:hAnsi="Times New Roman" w:cs="Times New Roman"/>
          <w:b/>
          <w:i/>
          <w:sz w:val="24"/>
          <w:szCs w:val="24"/>
          <w:rPrChange w:id="3999" w:author="Owner" w:date="2017-04-10T10:31:00Z">
            <w:rPr>
              <w:b/>
              <w:i/>
              <w:sz w:val="24"/>
              <w:szCs w:val="24"/>
            </w:rPr>
          </w:rPrChange>
        </w:rPr>
        <w:t>R does not recognize cell location changes</w:t>
      </w:r>
      <w:r w:rsidRPr="00194C1D">
        <w:rPr>
          <w:rFonts w:ascii="Times New Roman" w:hAnsi="Times New Roman" w:cs="Times New Roman"/>
          <w:sz w:val="24"/>
          <w:szCs w:val="24"/>
          <w:rPrChange w:id="4000" w:author="Owner" w:date="2017-04-10T10:31:00Z">
            <w:rPr>
              <w:sz w:val="24"/>
              <w:szCs w:val="24"/>
            </w:rPr>
          </w:rPrChange>
        </w:rPr>
        <w:t xml:space="preserve"> if a row or column has been added, or a cell has been moved.  It is</w:t>
      </w:r>
      <w:r w:rsidR="006D5543" w:rsidRPr="00194C1D">
        <w:rPr>
          <w:rFonts w:ascii="Times New Roman" w:hAnsi="Times New Roman" w:cs="Times New Roman"/>
          <w:sz w:val="24"/>
          <w:szCs w:val="24"/>
          <w:rPrChange w:id="4001" w:author="Owner" w:date="2017-04-10T10:31:00Z">
            <w:rPr>
              <w:sz w:val="24"/>
              <w:szCs w:val="24"/>
            </w:rPr>
          </w:rPrChange>
        </w:rPr>
        <w:t xml:space="preserve"> critical that the location of all cells</w:t>
      </w:r>
      <w:r w:rsidR="00B47710" w:rsidRPr="00194C1D">
        <w:rPr>
          <w:rFonts w:ascii="Times New Roman" w:hAnsi="Times New Roman" w:cs="Times New Roman"/>
          <w:sz w:val="24"/>
          <w:szCs w:val="24"/>
          <w:rPrChange w:id="4002" w:author="Owner" w:date="2017-04-10T10:31:00Z">
            <w:rPr>
              <w:sz w:val="24"/>
              <w:szCs w:val="24"/>
            </w:rPr>
          </w:rPrChange>
        </w:rPr>
        <w:t xml:space="preserve"> in</w:t>
      </w:r>
      <w:r w:rsidR="009C2B31" w:rsidRPr="00194C1D">
        <w:rPr>
          <w:rFonts w:ascii="Times New Roman" w:hAnsi="Times New Roman" w:cs="Times New Roman"/>
          <w:sz w:val="24"/>
          <w:szCs w:val="24"/>
          <w:rPrChange w:id="4003" w:author="Owner" w:date="2017-04-10T10:31:00Z">
            <w:rPr>
              <w:sz w:val="24"/>
              <w:szCs w:val="24"/>
            </w:rPr>
          </w:rPrChange>
        </w:rPr>
        <w:t xml:space="preserve"> the input files remain exactly as provided.  The user is advised to make backup copies of all user input files included with the model.  The user will then start with a copy of the input file</w:t>
      </w:r>
      <w:r w:rsidR="00EA54C2" w:rsidRPr="00194C1D">
        <w:rPr>
          <w:rFonts w:ascii="Times New Roman" w:hAnsi="Times New Roman" w:cs="Times New Roman"/>
          <w:sz w:val="24"/>
          <w:szCs w:val="24"/>
          <w:rPrChange w:id="4004" w:author="Owner" w:date="2017-04-10T10:31:00Z">
            <w:rPr>
              <w:sz w:val="24"/>
              <w:szCs w:val="24"/>
            </w:rPr>
          </w:rPrChange>
        </w:rPr>
        <w:t>s provided, and edit them per</w:t>
      </w:r>
      <w:r w:rsidR="009C2B31" w:rsidRPr="00194C1D">
        <w:rPr>
          <w:rFonts w:ascii="Times New Roman" w:hAnsi="Times New Roman" w:cs="Times New Roman"/>
          <w:sz w:val="24"/>
          <w:szCs w:val="24"/>
          <w:rPrChange w:id="4005" w:author="Owner" w:date="2017-04-10T10:31:00Z">
            <w:rPr>
              <w:sz w:val="24"/>
              <w:szCs w:val="24"/>
            </w:rPr>
          </w:rPrChange>
        </w:rPr>
        <w:t xml:space="preserve"> his or her requirements.</w:t>
      </w:r>
      <w:r w:rsidR="006D5543" w:rsidRPr="00194C1D">
        <w:rPr>
          <w:rFonts w:ascii="Times New Roman" w:hAnsi="Times New Roman" w:cs="Times New Roman"/>
          <w:sz w:val="24"/>
          <w:szCs w:val="24"/>
          <w:rPrChange w:id="4006" w:author="Owner" w:date="2017-04-10T10:31:00Z">
            <w:rPr>
              <w:sz w:val="24"/>
              <w:szCs w:val="24"/>
            </w:rPr>
          </w:rPrChange>
        </w:rPr>
        <w:t xml:space="preserve">  </w:t>
      </w:r>
    </w:p>
    <w:p w:rsidR="00462D75" w:rsidRPr="00194C1D" w:rsidRDefault="003C438D" w:rsidP="00F262BA">
      <w:pPr>
        <w:rPr>
          <w:rFonts w:ascii="Times New Roman" w:hAnsi="Times New Roman" w:cs="Times New Roman"/>
          <w:sz w:val="24"/>
          <w:szCs w:val="24"/>
          <w:rPrChange w:id="4007" w:author="Owner" w:date="2017-04-10T10:31:00Z">
            <w:rPr>
              <w:sz w:val="24"/>
              <w:szCs w:val="24"/>
            </w:rPr>
          </w:rPrChange>
        </w:rPr>
      </w:pPr>
      <w:r w:rsidRPr="00194C1D">
        <w:rPr>
          <w:rFonts w:ascii="Times New Roman" w:hAnsi="Times New Roman" w:cs="Times New Roman"/>
          <w:sz w:val="24"/>
          <w:szCs w:val="24"/>
          <w:rPrChange w:id="4008" w:author="Owner" w:date="2017-04-10T10:31:00Z">
            <w:rPr>
              <w:sz w:val="24"/>
              <w:szCs w:val="24"/>
            </w:rPr>
          </w:rPrChange>
        </w:rPr>
        <w:t xml:space="preserve">Also note that, in general, </w:t>
      </w:r>
      <w:r w:rsidRPr="00194C1D">
        <w:rPr>
          <w:rFonts w:ascii="Times New Roman" w:hAnsi="Times New Roman" w:cs="Times New Roman"/>
          <w:b/>
          <w:sz w:val="24"/>
          <w:szCs w:val="24"/>
          <w:rPrChange w:id="4009" w:author="Owner" w:date="2017-04-10T10:31:00Z">
            <w:rPr>
              <w:b/>
              <w:sz w:val="24"/>
              <w:szCs w:val="24"/>
            </w:rPr>
          </w:rPrChange>
        </w:rPr>
        <w:t>all cells in all input files must contain values, even if the values are zeroes</w:t>
      </w:r>
      <w:r w:rsidR="00F262BA" w:rsidRPr="00194C1D">
        <w:rPr>
          <w:rFonts w:ascii="Times New Roman" w:hAnsi="Times New Roman" w:cs="Times New Roman"/>
          <w:sz w:val="24"/>
          <w:szCs w:val="24"/>
          <w:rPrChange w:id="4010" w:author="Owner" w:date="2017-04-10T10:31:00Z">
            <w:rPr>
              <w:sz w:val="24"/>
              <w:szCs w:val="24"/>
            </w:rPr>
          </w:rPrChange>
        </w:rPr>
        <w:t>.  The watershed model code</w:t>
      </w:r>
      <w:r w:rsidRPr="00194C1D">
        <w:rPr>
          <w:rFonts w:ascii="Times New Roman" w:hAnsi="Times New Roman" w:cs="Times New Roman"/>
          <w:sz w:val="24"/>
          <w:szCs w:val="24"/>
          <w:rPrChange w:id="4011" w:author="Owner" w:date="2017-04-10T10:31:00Z">
            <w:rPr>
              <w:sz w:val="24"/>
              <w:szCs w:val="24"/>
            </w:rPr>
          </w:rPrChange>
        </w:rPr>
        <w:t xml:space="preserve"> is not sophisticated enoug</w:t>
      </w:r>
      <w:r w:rsidR="00F262BA" w:rsidRPr="00194C1D">
        <w:rPr>
          <w:rFonts w:ascii="Times New Roman" w:hAnsi="Times New Roman" w:cs="Times New Roman"/>
          <w:sz w:val="24"/>
          <w:szCs w:val="24"/>
          <w:rPrChange w:id="4012" w:author="Owner" w:date="2017-04-10T10:31:00Z">
            <w:rPr>
              <w:sz w:val="24"/>
              <w:szCs w:val="24"/>
            </w:rPr>
          </w:rPrChange>
        </w:rPr>
        <w:t>h to recognize blanks as zeroes, nor does it conduct any check on the integrity of the input files.  Note also that certain sets of inputs have constraints (for example, a set of probability inputs must add up to one within a row)</w:t>
      </w:r>
      <w:r w:rsidRPr="00194C1D">
        <w:rPr>
          <w:rFonts w:ascii="Times New Roman" w:hAnsi="Times New Roman" w:cs="Times New Roman"/>
          <w:sz w:val="24"/>
          <w:szCs w:val="24"/>
          <w:rPrChange w:id="4013" w:author="Owner" w:date="2017-04-10T10:31:00Z">
            <w:rPr>
              <w:sz w:val="24"/>
              <w:szCs w:val="24"/>
            </w:rPr>
          </w:rPrChange>
        </w:rPr>
        <w:t xml:space="preserve"> </w:t>
      </w:r>
      <w:r w:rsidR="00F262BA" w:rsidRPr="00194C1D">
        <w:rPr>
          <w:rFonts w:ascii="Times New Roman" w:hAnsi="Times New Roman" w:cs="Times New Roman"/>
          <w:sz w:val="24"/>
          <w:szCs w:val="24"/>
          <w:rPrChange w:id="4014" w:author="Owner" w:date="2017-04-10T10:31:00Z">
            <w:rPr>
              <w:sz w:val="24"/>
              <w:szCs w:val="24"/>
            </w:rPr>
          </w:rPrChange>
        </w:rPr>
        <w:t>that must be followed correctly for the code to work correctly; but there is no check built into the code for these constraints.  User beware!</w:t>
      </w:r>
      <w:r w:rsidR="009C2B31" w:rsidRPr="00194C1D">
        <w:rPr>
          <w:rFonts w:ascii="Times New Roman" w:hAnsi="Times New Roman" w:cs="Times New Roman"/>
          <w:sz w:val="24"/>
          <w:szCs w:val="24"/>
          <w:rPrChange w:id="4015" w:author="Owner" w:date="2017-04-10T10:31:00Z">
            <w:rPr>
              <w:sz w:val="24"/>
              <w:szCs w:val="24"/>
            </w:rPr>
          </w:rPrChange>
        </w:rPr>
        <w:t xml:space="preserve"> </w:t>
      </w:r>
    </w:p>
    <w:p w:rsidR="00462D75" w:rsidRPr="00194C1D" w:rsidRDefault="00462D75" w:rsidP="00D20A24">
      <w:pPr>
        <w:pStyle w:val="ListParagraph"/>
        <w:spacing w:after="0"/>
        <w:ind w:left="360"/>
        <w:rPr>
          <w:rFonts w:ascii="Times New Roman" w:hAnsi="Times New Roman" w:cs="Times New Roman"/>
          <w:b/>
          <w:sz w:val="24"/>
          <w:szCs w:val="24"/>
          <w:rPrChange w:id="4016" w:author="Owner" w:date="2017-04-10T10:31:00Z">
            <w:rPr>
              <w:b/>
              <w:sz w:val="24"/>
              <w:szCs w:val="24"/>
            </w:rPr>
          </w:rPrChange>
        </w:rPr>
      </w:pPr>
    </w:p>
    <w:p w:rsidR="00A24188" w:rsidRPr="00194C1D" w:rsidRDefault="004304CE" w:rsidP="00194C1D">
      <w:pPr>
        <w:pStyle w:val="ListParagraph"/>
        <w:numPr>
          <w:ilvl w:val="1"/>
          <w:numId w:val="17"/>
        </w:numPr>
        <w:spacing w:after="0"/>
        <w:rPr>
          <w:rFonts w:ascii="Times New Roman" w:hAnsi="Times New Roman" w:cs="Times New Roman"/>
          <w:b/>
          <w:sz w:val="24"/>
          <w:szCs w:val="24"/>
          <w:rPrChange w:id="4017" w:author="Owner" w:date="2017-04-10T10:31:00Z">
            <w:rPr>
              <w:b/>
              <w:sz w:val="24"/>
              <w:szCs w:val="24"/>
            </w:rPr>
          </w:rPrChange>
        </w:rPr>
        <w:pPrChange w:id="4018" w:author="Owner" w:date="2017-04-10T10:33:00Z">
          <w:pPr>
            <w:pStyle w:val="ListParagraph"/>
            <w:numPr>
              <w:ilvl w:val="1"/>
              <w:numId w:val="6"/>
            </w:numPr>
            <w:spacing w:after="0"/>
            <w:ind w:left="1080" w:hanging="360"/>
          </w:pPr>
        </w:pPrChange>
      </w:pPr>
      <w:r w:rsidRPr="00194C1D">
        <w:rPr>
          <w:rFonts w:ascii="Times New Roman" w:hAnsi="Times New Roman" w:cs="Times New Roman"/>
          <w:b/>
          <w:sz w:val="24"/>
          <w:szCs w:val="24"/>
          <w:rPrChange w:id="4019" w:author="Owner" w:date="2017-04-10T10:31:00Z">
            <w:rPr>
              <w:b/>
              <w:sz w:val="24"/>
              <w:szCs w:val="24"/>
            </w:rPr>
          </w:rPrChange>
        </w:rPr>
        <w:t>Enteri</w:t>
      </w:r>
      <w:r w:rsidR="00B47710" w:rsidRPr="00194C1D">
        <w:rPr>
          <w:rFonts w:ascii="Times New Roman" w:hAnsi="Times New Roman" w:cs="Times New Roman"/>
          <w:b/>
          <w:sz w:val="24"/>
          <w:szCs w:val="24"/>
          <w:rPrChange w:id="4020" w:author="Owner" w:date="2017-04-10T10:31:00Z">
            <w:rPr>
              <w:b/>
              <w:sz w:val="24"/>
              <w:szCs w:val="24"/>
            </w:rPr>
          </w:rPrChange>
        </w:rPr>
        <w:t>ng Information into “header.csv</w:t>
      </w:r>
      <w:r w:rsidRPr="00194C1D">
        <w:rPr>
          <w:rFonts w:ascii="Times New Roman" w:hAnsi="Times New Roman" w:cs="Times New Roman"/>
          <w:b/>
          <w:sz w:val="24"/>
          <w:szCs w:val="24"/>
          <w:rPrChange w:id="4021" w:author="Owner" w:date="2017-04-10T10:31:00Z">
            <w:rPr>
              <w:b/>
              <w:sz w:val="24"/>
              <w:szCs w:val="24"/>
            </w:rPr>
          </w:rPrChange>
        </w:rPr>
        <w:t>”</w:t>
      </w:r>
    </w:p>
    <w:p w:rsidR="00C6798F" w:rsidRPr="00194C1D" w:rsidRDefault="00C6798F" w:rsidP="00D20A24">
      <w:pPr>
        <w:pStyle w:val="ListParagraph"/>
        <w:spacing w:after="0"/>
        <w:ind w:left="1080"/>
        <w:rPr>
          <w:rFonts w:ascii="Times New Roman" w:hAnsi="Times New Roman" w:cs="Times New Roman"/>
          <w:b/>
          <w:sz w:val="24"/>
          <w:szCs w:val="24"/>
          <w:rPrChange w:id="4022" w:author="Owner" w:date="2017-04-10T10:31:00Z">
            <w:rPr>
              <w:b/>
              <w:sz w:val="24"/>
              <w:szCs w:val="24"/>
            </w:rPr>
          </w:rPrChange>
        </w:rPr>
      </w:pPr>
    </w:p>
    <w:p w:rsidR="004304CE" w:rsidRPr="00194C1D" w:rsidRDefault="004304CE" w:rsidP="00D20A24">
      <w:pPr>
        <w:rPr>
          <w:rFonts w:ascii="Times New Roman" w:hAnsi="Times New Roman" w:cs="Times New Roman"/>
          <w:sz w:val="24"/>
          <w:szCs w:val="24"/>
          <w:rPrChange w:id="4023" w:author="Owner" w:date="2017-04-10T10:31:00Z">
            <w:rPr>
              <w:sz w:val="24"/>
              <w:szCs w:val="24"/>
            </w:rPr>
          </w:rPrChange>
        </w:rPr>
      </w:pPr>
      <w:r w:rsidRPr="00194C1D">
        <w:rPr>
          <w:rFonts w:ascii="Times New Roman" w:hAnsi="Times New Roman" w:cs="Times New Roman"/>
          <w:sz w:val="24"/>
          <w:szCs w:val="24"/>
          <w:rPrChange w:id="4024" w:author="Owner" w:date="2017-04-10T10:31:00Z">
            <w:rPr>
              <w:sz w:val="24"/>
              <w:szCs w:val="24"/>
            </w:rPr>
          </w:rPrChange>
        </w:rPr>
        <w:t>The</w:t>
      </w:r>
      <w:r w:rsidR="00B47710" w:rsidRPr="00194C1D">
        <w:rPr>
          <w:rFonts w:ascii="Times New Roman" w:hAnsi="Times New Roman" w:cs="Times New Roman"/>
          <w:sz w:val="24"/>
          <w:szCs w:val="24"/>
          <w:rPrChange w:id="4025" w:author="Owner" w:date="2017-04-10T10:31:00Z">
            <w:rPr>
              <w:sz w:val="24"/>
              <w:szCs w:val="24"/>
            </w:rPr>
          </w:rPrChange>
        </w:rPr>
        <w:t xml:space="preserve"> file “Watershed_Header_File.csv</w:t>
      </w:r>
      <w:r w:rsidR="006D5543" w:rsidRPr="00194C1D">
        <w:rPr>
          <w:rFonts w:ascii="Times New Roman" w:hAnsi="Times New Roman" w:cs="Times New Roman"/>
          <w:sz w:val="24"/>
          <w:szCs w:val="24"/>
          <w:rPrChange w:id="4026" w:author="Owner" w:date="2017-04-10T10:31:00Z">
            <w:rPr>
              <w:sz w:val="24"/>
              <w:szCs w:val="24"/>
            </w:rPr>
          </w:rPrChange>
        </w:rPr>
        <w:t xml:space="preserve">” contains </w:t>
      </w:r>
      <w:r w:rsidRPr="00194C1D">
        <w:rPr>
          <w:rFonts w:ascii="Times New Roman" w:hAnsi="Times New Roman" w:cs="Times New Roman"/>
          <w:sz w:val="24"/>
          <w:szCs w:val="24"/>
          <w:rPrChange w:id="4027" w:author="Owner" w:date="2017-04-10T10:31:00Z">
            <w:rPr>
              <w:sz w:val="24"/>
              <w:szCs w:val="24"/>
            </w:rPr>
          </w:rPrChange>
        </w:rPr>
        <w:t xml:space="preserve">basic information such as </w:t>
      </w:r>
      <w:del w:id="4028" w:author="Owner" w:date="2017-04-11T09:06:00Z">
        <w:r w:rsidRPr="00194C1D" w:rsidDel="007E4ACC">
          <w:rPr>
            <w:rFonts w:ascii="Times New Roman" w:hAnsi="Times New Roman" w:cs="Times New Roman"/>
            <w:sz w:val="24"/>
            <w:szCs w:val="24"/>
            <w:rPrChange w:id="4029" w:author="Owner" w:date="2017-04-10T10:31:00Z">
              <w:rPr>
                <w:sz w:val="24"/>
                <w:szCs w:val="24"/>
              </w:rPr>
            </w:rPrChange>
          </w:rPr>
          <w:delText xml:space="preserve">the </w:delText>
        </w:r>
      </w:del>
      <w:ins w:id="4030" w:author="Owner" w:date="2017-04-11T09:06:00Z">
        <w:r w:rsidR="007E4ACC" w:rsidRPr="00194C1D">
          <w:rPr>
            <w:rFonts w:ascii="Times New Roman" w:hAnsi="Times New Roman" w:cs="Times New Roman"/>
            <w:sz w:val="24"/>
            <w:szCs w:val="24"/>
            <w:rPrChange w:id="4031" w:author="Owner" w:date="2017-04-10T10:31:00Z">
              <w:rPr>
                <w:sz w:val="24"/>
                <w:szCs w:val="24"/>
              </w:rPr>
            </w:rPrChange>
          </w:rPr>
          <w:t>the</w:t>
        </w:r>
        <w:r w:rsidR="007E4ACC">
          <w:rPr>
            <w:rFonts w:ascii="Times New Roman" w:hAnsi="Times New Roman" w:cs="Times New Roman"/>
            <w:sz w:val="24"/>
            <w:szCs w:val="24"/>
          </w:rPr>
          <w:t xml:space="preserve"> species of fish being modeled (chinook or steelhead), the </w:t>
        </w:r>
      </w:ins>
      <w:r w:rsidRPr="00194C1D">
        <w:rPr>
          <w:rFonts w:ascii="Times New Roman" w:hAnsi="Times New Roman" w:cs="Times New Roman"/>
          <w:sz w:val="24"/>
          <w:szCs w:val="24"/>
          <w:rPrChange w:id="4032" w:author="Owner" w:date="2017-04-10T10:31:00Z">
            <w:rPr>
              <w:sz w:val="24"/>
              <w:szCs w:val="24"/>
            </w:rPr>
          </w:rPrChange>
        </w:rPr>
        <w:t>number of sites being modeled, the num</w:t>
      </w:r>
      <w:r w:rsidR="00B47710" w:rsidRPr="00194C1D">
        <w:rPr>
          <w:rFonts w:ascii="Times New Roman" w:hAnsi="Times New Roman" w:cs="Times New Roman"/>
          <w:sz w:val="24"/>
          <w:szCs w:val="24"/>
          <w:rPrChange w:id="4033" w:author="Owner" w:date="2017-04-10T10:31:00Z">
            <w:rPr>
              <w:sz w:val="24"/>
              <w:szCs w:val="24"/>
            </w:rPr>
          </w:rPrChange>
        </w:rPr>
        <w:t xml:space="preserve">ber of time steps to model, and the file names of </w:t>
      </w:r>
      <w:r w:rsidR="00F262BA" w:rsidRPr="00194C1D">
        <w:rPr>
          <w:rFonts w:ascii="Times New Roman" w:hAnsi="Times New Roman" w:cs="Times New Roman"/>
          <w:sz w:val="24"/>
          <w:szCs w:val="24"/>
          <w:rPrChange w:id="4034" w:author="Owner" w:date="2017-04-10T10:31:00Z">
            <w:rPr>
              <w:sz w:val="24"/>
              <w:szCs w:val="24"/>
            </w:rPr>
          </w:rPrChange>
        </w:rPr>
        <w:t>all other</w:t>
      </w:r>
      <w:r w:rsidR="00B47710" w:rsidRPr="00194C1D">
        <w:rPr>
          <w:rFonts w:ascii="Times New Roman" w:hAnsi="Times New Roman" w:cs="Times New Roman"/>
          <w:sz w:val="24"/>
          <w:szCs w:val="24"/>
          <w:rPrChange w:id="4035" w:author="Owner" w:date="2017-04-10T10:31:00Z">
            <w:rPr>
              <w:sz w:val="24"/>
              <w:szCs w:val="24"/>
            </w:rPr>
          </w:rPrChange>
        </w:rPr>
        <w:t xml:space="preserve"> input files.  This file must be named “Watershed_Header_File.csv” to be recognized by the R code.</w:t>
      </w:r>
    </w:p>
    <w:p w:rsidR="00EB3921" w:rsidRPr="00194C1D" w:rsidRDefault="004304CE" w:rsidP="00D20A24">
      <w:pPr>
        <w:rPr>
          <w:rFonts w:ascii="Times New Roman" w:hAnsi="Times New Roman" w:cs="Times New Roman"/>
          <w:sz w:val="24"/>
          <w:szCs w:val="24"/>
          <w:rPrChange w:id="4036" w:author="Owner" w:date="2017-04-10T10:31:00Z">
            <w:rPr>
              <w:sz w:val="24"/>
              <w:szCs w:val="24"/>
            </w:rPr>
          </w:rPrChange>
        </w:rPr>
      </w:pPr>
      <w:r w:rsidRPr="00194C1D">
        <w:rPr>
          <w:rFonts w:ascii="Times New Roman" w:hAnsi="Times New Roman" w:cs="Times New Roman"/>
          <w:sz w:val="24"/>
          <w:szCs w:val="24"/>
          <w:rPrChange w:id="4037" w:author="Owner" w:date="2017-04-10T10:31:00Z">
            <w:rPr>
              <w:sz w:val="24"/>
              <w:szCs w:val="24"/>
            </w:rPr>
          </w:rPrChange>
        </w:rPr>
        <w:t xml:space="preserve">Figure </w:t>
      </w:r>
      <w:del w:id="4038" w:author="Owner" w:date="2017-04-10T10:33:00Z">
        <w:r w:rsidRPr="00194C1D" w:rsidDel="00194C1D">
          <w:rPr>
            <w:rFonts w:ascii="Times New Roman" w:hAnsi="Times New Roman" w:cs="Times New Roman"/>
            <w:sz w:val="24"/>
            <w:szCs w:val="24"/>
            <w:rPrChange w:id="4039" w:author="Owner" w:date="2017-04-10T10:31:00Z">
              <w:rPr>
                <w:sz w:val="24"/>
                <w:szCs w:val="24"/>
              </w:rPr>
            </w:rPrChange>
          </w:rPr>
          <w:delText>7</w:delText>
        </w:r>
      </w:del>
      <w:ins w:id="4040" w:author="Owner" w:date="2017-04-10T10:33:00Z">
        <w:r w:rsidR="00194C1D">
          <w:rPr>
            <w:rFonts w:ascii="Times New Roman" w:hAnsi="Times New Roman" w:cs="Times New Roman"/>
            <w:sz w:val="24"/>
            <w:szCs w:val="24"/>
          </w:rPr>
          <w:t>8</w:t>
        </w:r>
      </w:ins>
      <w:r w:rsidRPr="00194C1D">
        <w:rPr>
          <w:rFonts w:ascii="Times New Roman" w:hAnsi="Times New Roman" w:cs="Times New Roman"/>
          <w:sz w:val="24"/>
          <w:szCs w:val="24"/>
          <w:rPrChange w:id="4041" w:author="Owner" w:date="2017-04-10T10:31:00Z">
            <w:rPr>
              <w:sz w:val="24"/>
              <w:szCs w:val="24"/>
            </w:rPr>
          </w:rPrChange>
        </w:rPr>
        <w:t>.1</w:t>
      </w:r>
      <w:del w:id="4042" w:author="Owner" w:date="2017-04-11T09:10:00Z">
        <w:r w:rsidR="00B47710" w:rsidRPr="00194C1D" w:rsidDel="00050AE4">
          <w:rPr>
            <w:rFonts w:ascii="Times New Roman" w:hAnsi="Times New Roman" w:cs="Times New Roman"/>
            <w:sz w:val="24"/>
            <w:szCs w:val="24"/>
            <w:rPrChange w:id="4043" w:author="Owner" w:date="2017-04-10T10:31:00Z">
              <w:rPr>
                <w:sz w:val="24"/>
                <w:szCs w:val="24"/>
              </w:rPr>
            </w:rPrChange>
          </w:rPr>
          <w:delText>.</w:delText>
        </w:r>
      </w:del>
      <w:r w:rsidR="00B47710" w:rsidRPr="00194C1D">
        <w:rPr>
          <w:rFonts w:ascii="Times New Roman" w:hAnsi="Times New Roman" w:cs="Times New Roman"/>
          <w:sz w:val="24"/>
          <w:szCs w:val="24"/>
          <w:rPrChange w:id="4044" w:author="Owner" w:date="2017-04-10T10:31:00Z">
            <w:rPr>
              <w:sz w:val="24"/>
              <w:szCs w:val="24"/>
            </w:rPr>
          </w:rPrChange>
        </w:rPr>
        <w:t xml:space="preserve">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194C1D">
        <w:rPr>
          <w:rFonts w:ascii="Times New Roman" w:hAnsi="Times New Roman" w:cs="Times New Roman"/>
          <w:sz w:val="24"/>
          <w:szCs w:val="24"/>
          <w:rPrChange w:id="4045" w:author="Owner" w:date="2017-04-10T10:31:00Z">
            <w:rPr>
              <w:sz w:val="24"/>
              <w:szCs w:val="24"/>
            </w:rPr>
          </w:rPrChange>
        </w:rPr>
        <w:t xml:space="preserve">  </w:t>
      </w:r>
      <w:r w:rsidR="00B47710" w:rsidRPr="00194C1D">
        <w:rPr>
          <w:rFonts w:ascii="Times New Roman" w:hAnsi="Times New Roman" w:cs="Times New Roman"/>
          <w:sz w:val="24"/>
          <w:szCs w:val="24"/>
          <w:rPrChange w:id="4046" w:author="Owner" w:date="2017-04-10T10:31:00Z">
            <w:rPr>
              <w:sz w:val="24"/>
              <w:szCs w:val="24"/>
            </w:rPr>
          </w:rPrChange>
        </w:rPr>
        <w:t xml:space="preserve">Input cells are shown in blue.  </w:t>
      </w:r>
    </w:p>
    <w:p w:rsidR="00EB3921" w:rsidRPr="00194C1D" w:rsidRDefault="00EB3921" w:rsidP="00D20A24">
      <w:pPr>
        <w:rPr>
          <w:rFonts w:ascii="Times New Roman" w:hAnsi="Times New Roman" w:cs="Times New Roman"/>
          <w:sz w:val="24"/>
          <w:szCs w:val="24"/>
          <w:rPrChange w:id="4047" w:author="Owner" w:date="2017-04-10T10:31:00Z">
            <w:rPr>
              <w:sz w:val="24"/>
              <w:szCs w:val="24"/>
            </w:rPr>
          </w:rPrChange>
        </w:rPr>
      </w:pPr>
      <w:r w:rsidRPr="00194C1D">
        <w:rPr>
          <w:rFonts w:ascii="Times New Roman" w:hAnsi="Times New Roman" w:cs="Times New Roman"/>
          <w:b/>
          <w:noProof/>
          <w:sz w:val="24"/>
          <w:szCs w:val="24"/>
          <w:rPrChange w:id="4048" w:author="Owner" w:date="2017-04-10T10:31:00Z">
            <w:rPr>
              <w:b/>
              <w:noProof/>
              <w:sz w:val="24"/>
              <w:szCs w:val="24"/>
            </w:rPr>
          </w:rPrChange>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7353300"/>
                <wp:effectExtent l="0" t="0" r="19050" b="190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353300"/>
                        </a:xfrm>
                        <a:prstGeom prst="rect">
                          <a:avLst/>
                        </a:prstGeom>
                        <a:solidFill>
                          <a:srgbClr val="FFFFFF"/>
                        </a:solidFill>
                        <a:ln w="9525">
                          <a:solidFill>
                            <a:srgbClr val="000000"/>
                          </a:solidFill>
                          <a:miter lim="800000"/>
                          <a:headEnd/>
                          <a:tailEnd/>
                        </a:ln>
                      </wps:spPr>
                      <wps:txbx>
                        <w:txbxContent>
                          <w:p w:rsidR="00194C1D" w:rsidRDefault="00194C1D" w:rsidP="00EB3921">
                            <w:pPr>
                              <w:rPr>
                                <w:ins w:id="4049" w:author="Owner" w:date="2017-04-11T09:12:00Z"/>
                                <w:b/>
                                <w:sz w:val="24"/>
                                <w:szCs w:val="24"/>
                              </w:rPr>
                            </w:pPr>
                            <w:r w:rsidRPr="009D0242">
                              <w:rPr>
                                <w:b/>
                                <w:sz w:val="24"/>
                                <w:szCs w:val="24"/>
                              </w:rPr>
                              <w:t xml:space="preserve">Figure </w:t>
                            </w:r>
                            <w:del w:id="4050" w:author="Owner" w:date="2017-04-10T10:33:00Z">
                              <w:r w:rsidRPr="009D0242" w:rsidDel="00194C1D">
                                <w:rPr>
                                  <w:b/>
                                  <w:sz w:val="24"/>
                                  <w:szCs w:val="24"/>
                                </w:rPr>
                                <w:delText>7</w:delText>
                              </w:r>
                            </w:del>
                            <w:ins w:id="4051" w:author="Owner" w:date="2017-04-10T10:33:00Z">
                              <w:r>
                                <w:rPr>
                                  <w:b/>
                                  <w:sz w:val="24"/>
                                  <w:szCs w:val="24"/>
                                </w:rPr>
                                <w:t>8</w:t>
                              </w:r>
                            </w:ins>
                            <w:r w:rsidRPr="009D0242">
                              <w:rPr>
                                <w:b/>
                                <w:sz w:val="24"/>
                                <w:szCs w:val="24"/>
                              </w:rPr>
                              <w:t xml:space="preserve">.1.  </w:t>
                            </w:r>
                            <w:r>
                              <w:rPr>
                                <w:b/>
                                <w:sz w:val="24"/>
                                <w:szCs w:val="24"/>
                              </w:rPr>
                              <w:t>Header File Input: Simulation Details</w:t>
                            </w:r>
                          </w:p>
                          <w:p w:rsidR="00050AE4" w:rsidRDefault="00050AE4" w:rsidP="00EB3921">
                            <w:ins w:id="4052" w:author="Owner" w:date="2017-04-11T09:12:00Z">
                              <w:r>
                                <w:rPr>
                                  <w:b/>
                                  <w:sz w:val="24"/>
                                  <w:szCs w:val="24"/>
                                </w:rPr>
                                <w:t>8.2.1</w:t>
                              </w:r>
                            </w:ins>
                          </w:p>
                          <w:p w:rsidR="00194C1D" w:rsidRDefault="00194C1D" w:rsidP="00EB3921">
                            <w:pPr>
                              <w:rPr>
                                <w:ins w:id="4053" w:author="Owner" w:date="2017-04-11T09:12:00Z"/>
                              </w:rPr>
                            </w:pPr>
                            <w:del w:id="4054" w:author="Owner" w:date="2017-04-10T12:33:00Z">
                              <w:r w:rsidRPr="00B47710" w:rsidDel="00DA0681">
                                <w:rPr>
                                  <w:noProof/>
                                </w:rPr>
                                <w:drawing>
                                  <wp:inline distT="0" distB="0" distL="0" distR="0" wp14:anchorId="54FF0B2B" wp14:editId="575C4870">
                                    <wp:extent cx="4324350" cy="1924050"/>
                                    <wp:effectExtent l="19050" t="19050" r="19050" b="1905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del>
                            <w:ins w:id="4055" w:author="Owner" w:date="2017-04-10T12:34:00Z">
                              <w:r w:rsidR="00DA0681" w:rsidRPr="00DA0681">
                                <w:t xml:space="preserve"> </w:t>
                              </w:r>
                            </w:ins>
                            <w:ins w:id="4056" w:author="Owner" w:date="2017-04-10T12:36:00Z">
                              <w:r w:rsidR="00DA0681" w:rsidRPr="00DA0681">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ins>
                          </w:p>
                          <w:p w:rsidR="00050AE4" w:rsidRPr="00050AE4" w:rsidRDefault="00050AE4" w:rsidP="00EB3921">
                            <w:pPr>
                              <w:rPr>
                                <w:b/>
                                <w:rPrChange w:id="4057" w:author="Owner" w:date="2017-04-11T09:13:00Z">
                                  <w:rPr/>
                                </w:rPrChange>
                              </w:rPr>
                            </w:pPr>
                            <w:ins w:id="4058" w:author="Owner" w:date="2017-04-11T09:12:00Z">
                              <w:r w:rsidRPr="00050AE4">
                                <w:rPr>
                                  <w:b/>
                                  <w:rPrChange w:id="4059" w:author="Owner" w:date="2017-04-11T09:13:00Z">
                                    <w:rPr/>
                                  </w:rPrChange>
                                </w:rPr>
                                <w:t>8.2.2</w:t>
                              </w:r>
                            </w:ins>
                          </w:p>
                          <w:p w:rsidR="00194C1D" w:rsidRDefault="00194C1D" w:rsidP="00EB3921">
                            <w:pPr>
                              <w:rPr>
                                <w:ins w:id="4060" w:author="Owner" w:date="2017-04-11T09:13:00Z"/>
                              </w:rPr>
                            </w:pPr>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050AE4" w:rsidRPr="00050AE4" w:rsidRDefault="00050AE4" w:rsidP="00EB3921">
                            <w:pPr>
                              <w:rPr>
                                <w:b/>
                                <w:rPrChange w:id="4061" w:author="Owner" w:date="2017-04-11T09:13:00Z">
                                  <w:rPr/>
                                </w:rPrChange>
                              </w:rPr>
                            </w:pPr>
                            <w:ins w:id="4062" w:author="Owner" w:date="2017-04-11T09:13:00Z">
                              <w:r w:rsidRPr="00050AE4">
                                <w:rPr>
                                  <w:b/>
                                  <w:rPrChange w:id="4063" w:author="Owner" w:date="2017-04-11T09:13:00Z">
                                    <w:rPr/>
                                  </w:rPrChange>
                                </w:rPr>
                                <w:t>8.2.3</w:t>
                              </w:r>
                            </w:ins>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6" type="#_x0000_t202" style="position:absolute;margin-left:-7.5pt;margin-top:14.25pt;width:513pt;height:5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OlKAIAAE4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">
                <v:textbox>
                  <w:txbxContent>
                    <w:p w:rsidR="00194C1D" w:rsidRDefault="00194C1D" w:rsidP="00EB3921">
                      <w:pPr>
                        <w:rPr>
                          <w:ins w:id="4064" w:author="Owner" w:date="2017-04-11T09:12:00Z"/>
                          <w:b/>
                          <w:sz w:val="24"/>
                          <w:szCs w:val="24"/>
                        </w:rPr>
                      </w:pPr>
                      <w:r w:rsidRPr="009D0242">
                        <w:rPr>
                          <w:b/>
                          <w:sz w:val="24"/>
                          <w:szCs w:val="24"/>
                        </w:rPr>
                        <w:t xml:space="preserve">Figure </w:t>
                      </w:r>
                      <w:del w:id="4065" w:author="Owner" w:date="2017-04-10T10:33:00Z">
                        <w:r w:rsidRPr="009D0242" w:rsidDel="00194C1D">
                          <w:rPr>
                            <w:b/>
                            <w:sz w:val="24"/>
                            <w:szCs w:val="24"/>
                          </w:rPr>
                          <w:delText>7</w:delText>
                        </w:r>
                      </w:del>
                      <w:ins w:id="4066" w:author="Owner" w:date="2017-04-10T10:33:00Z">
                        <w:r>
                          <w:rPr>
                            <w:b/>
                            <w:sz w:val="24"/>
                            <w:szCs w:val="24"/>
                          </w:rPr>
                          <w:t>8</w:t>
                        </w:r>
                      </w:ins>
                      <w:r w:rsidRPr="009D0242">
                        <w:rPr>
                          <w:b/>
                          <w:sz w:val="24"/>
                          <w:szCs w:val="24"/>
                        </w:rPr>
                        <w:t xml:space="preserve">.1.  </w:t>
                      </w:r>
                      <w:r>
                        <w:rPr>
                          <w:b/>
                          <w:sz w:val="24"/>
                          <w:szCs w:val="24"/>
                        </w:rPr>
                        <w:t>Header File Input: Simulation Details</w:t>
                      </w:r>
                    </w:p>
                    <w:p w:rsidR="00050AE4" w:rsidRDefault="00050AE4" w:rsidP="00EB3921">
                      <w:ins w:id="4067" w:author="Owner" w:date="2017-04-11T09:12:00Z">
                        <w:r>
                          <w:rPr>
                            <w:b/>
                            <w:sz w:val="24"/>
                            <w:szCs w:val="24"/>
                          </w:rPr>
                          <w:t>8.2.1</w:t>
                        </w:r>
                      </w:ins>
                    </w:p>
                    <w:p w:rsidR="00194C1D" w:rsidRDefault="00194C1D" w:rsidP="00EB3921">
                      <w:pPr>
                        <w:rPr>
                          <w:ins w:id="4068" w:author="Owner" w:date="2017-04-11T09:12:00Z"/>
                        </w:rPr>
                      </w:pPr>
                      <w:del w:id="4069" w:author="Owner" w:date="2017-04-10T12:33:00Z">
                        <w:r w:rsidRPr="00B47710" w:rsidDel="00DA0681">
                          <w:rPr>
                            <w:noProof/>
                          </w:rPr>
                          <w:drawing>
                            <wp:inline distT="0" distB="0" distL="0" distR="0" wp14:anchorId="54FF0B2B" wp14:editId="575C4870">
                              <wp:extent cx="4324350" cy="1924050"/>
                              <wp:effectExtent l="19050" t="19050" r="19050" b="1905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w="3175">
                                        <a:solidFill>
                                          <a:schemeClr val="tx1"/>
                                        </a:solidFill>
                                      </a:ln>
                                    </pic:spPr>
                                  </pic:pic>
                                </a:graphicData>
                              </a:graphic>
                            </wp:inline>
                          </w:drawing>
                        </w:r>
                      </w:del>
                      <w:ins w:id="4070" w:author="Owner" w:date="2017-04-10T12:34:00Z">
                        <w:r w:rsidR="00DA0681" w:rsidRPr="00DA0681">
                          <w:t xml:space="preserve"> </w:t>
                        </w:r>
                      </w:ins>
                      <w:ins w:id="4071" w:author="Owner" w:date="2017-04-10T12:36:00Z">
                        <w:r w:rsidR="00DA0681" w:rsidRPr="00DA0681">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ins>
                    </w:p>
                    <w:p w:rsidR="00050AE4" w:rsidRPr="00050AE4" w:rsidRDefault="00050AE4" w:rsidP="00EB3921">
                      <w:pPr>
                        <w:rPr>
                          <w:b/>
                          <w:rPrChange w:id="4072" w:author="Owner" w:date="2017-04-11T09:13:00Z">
                            <w:rPr/>
                          </w:rPrChange>
                        </w:rPr>
                      </w:pPr>
                      <w:ins w:id="4073" w:author="Owner" w:date="2017-04-11T09:12:00Z">
                        <w:r w:rsidRPr="00050AE4">
                          <w:rPr>
                            <w:b/>
                            <w:rPrChange w:id="4074" w:author="Owner" w:date="2017-04-11T09:13:00Z">
                              <w:rPr/>
                            </w:rPrChange>
                          </w:rPr>
                          <w:t>8.2.2</w:t>
                        </w:r>
                      </w:ins>
                    </w:p>
                    <w:p w:rsidR="00194C1D" w:rsidRDefault="00194C1D" w:rsidP="00EB3921">
                      <w:pPr>
                        <w:rPr>
                          <w:ins w:id="4075" w:author="Owner" w:date="2017-04-11T09:13:00Z"/>
                        </w:rPr>
                      </w:pPr>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050AE4" w:rsidRPr="00050AE4" w:rsidRDefault="00050AE4" w:rsidP="00EB3921">
                      <w:pPr>
                        <w:rPr>
                          <w:b/>
                          <w:rPrChange w:id="4076" w:author="Owner" w:date="2017-04-11T09:13:00Z">
                            <w:rPr/>
                          </w:rPrChange>
                        </w:rPr>
                      </w:pPr>
                      <w:ins w:id="4077" w:author="Owner" w:date="2017-04-11T09:13:00Z">
                        <w:r w:rsidRPr="00050AE4">
                          <w:rPr>
                            <w:b/>
                            <w:rPrChange w:id="4078" w:author="Owner" w:date="2017-04-11T09:13:00Z">
                              <w:rPr/>
                            </w:rPrChange>
                          </w:rPr>
                          <w:t>8.2.3</w:t>
                        </w:r>
                      </w:ins>
                    </w:p>
                    <w:p w:rsidR="00194C1D" w:rsidRDefault="00194C1D"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194C1D" w:rsidRDefault="00194C1D" w:rsidP="00EB3921"/>
                    <w:p w:rsidR="00194C1D" w:rsidRDefault="00194C1D" w:rsidP="00EB3921"/>
                  </w:txbxContent>
                </v:textbox>
                <w10:wrap type="square"/>
              </v:shape>
            </w:pict>
          </mc:Fallback>
        </mc:AlternateContent>
      </w:r>
    </w:p>
    <w:p w:rsidR="00EB3921" w:rsidRPr="00194C1D" w:rsidRDefault="004304CE" w:rsidP="00D20A24">
      <w:pPr>
        <w:rPr>
          <w:rFonts w:ascii="Times New Roman" w:hAnsi="Times New Roman" w:cs="Times New Roman"/>
          <w:sz w:val="24"/>
          <w:szCs w:val="24"/>
          <w:rPrChange w:id="4079" w:author="Owner" w:date="2017-04-10T10:31:00Z">
            <w:rPr>
              <w:sz w:val="24"/>
              <w:szCs w:val="24"/>
            </w:rPr>
          </w:rPrChange>
        </w:rPr>
      </w:pPr>
      <w:r w:rsidRPr="00194C1D">
        <w:rPr>
          <w:rFonts w:ascii="Times New Roman" w:hAnsi="Times New Roman" w:cs="Times New Roman"/>
          <w:sz w:val="24"/>
          <w:szCs w:val="24"/>
          <w:rPrChange w:id="4080" w:author="Owner" w:date="2017-04-10T10:31:00Z">
            <w:rPr>
              <w:sz w:val="24"/>
              <w:szCs w:val="24"/>
            </w:rPr>
          </w:rPrChange>
        </w:rPr>
        <w:t>Data to be entered includes</w:t>
      </w:r>
      <w:r w:rsidR="00EB3921" w:rsidRPr="00194C1D">
        <w:rPr>
          <w:rFonts w:ascii="Times New Roman" w:hAnsi="Times New Roman" w:cs="Times New Roman"/>
          <w:sz w:val="24"/>
          <w:szCs w:val="24"/>
          <w:rPrChange w:id="4081" w:author="Owner" w:date="2017-04-10T10:31:00Z">
            <w:rPr>
              <w:sz w:val="24"/>
              <w:szCs w:val="24"/>
            </w:rPr>
          </w:rPrChange>
        </w:rPr>
        <w:t>:</w:t>
      </w:r>
      <w:r w:rsidRPr="00194C1D">
        <w:rPr>
          <w:rFonts w:ascii="Times New Roman" w:hAnsi="Times New Roman" w:cs="Times New Roman"/>
          <w:sz w:val="24"/>
          <w:szCs w:val="24"/>
          <w:rPrChange w:id="4082" w:author="Owner" w:date="2017-04-10T10:31:00Z">
            <w:rPr>
              <w:sz w:val="24"/>
              <w:szCs w:val="24"/>
            </w:rPr>
          </w:rPrChange>
        </w:rPr>
        <w:t xml:space="preserve"> </w:t>
      </w:r>
      <w:ins w:id="4083" w:author="Owner" w:date="2017-04-11T09:08:00Z">
        <w:r w:rsidR="007E4ACC">
          <w:rPr>
            <w:rFonts w:ascii="Times New Roman" w:hAnsi="Times New Roman" w:cs="Times New Roman"/>
            <w:sz w:val="24"/>
            <w:szCs w:val="24"/>
          </w:rPr>
          <w:t>fish species</w:t>
        </w:r>
      </w:ins>
      <w:ins w:id="4084" w:author="Owner" w:date="2017-04-11T09:09:00Z">
        <w:r w:rsidR="00050AE4">
          <w:rPr>
            <w:rFonts w:ascii="Times New Roman" w:hAnsi="Times New Roman" w:cs="Times New Roman"/>
            <w:sz w:val="24"/>
            <w:szCs w:val="24"/>
          </w:rPr>
          <w:t xml:space="preserve"> (chinook or steelhead </w:t>
        </w:r>
      </w:ins>
      <w:ins w:id="4085" w:author="Owner" w:date="2017-04-11T09:10:00Z">
        <w:r w:rsidR="00050AE4">
          <w:rPr>
            <w:rFonts w:ascii="Times New Roman" w:hAnsi="Times New Roman" w:cs="Times New Roman"/>
            <w:sz w:val="24"/>
            <w:szCs w:val="24"/>
          </w:rPr>
          <w:t>–</w:t>
        </w:r>
      </w:ins>
      <w:ins w:id="4086" w:author="Owner" w:date="2017-04-11T09:09:00Z">
        <w:r w:rsidR="00050AE4">
          <w:rPr>
            <w:rFonts w:ascii="Times New Roman" w:hAnsi="Times New Roman" w:cs="Times New Roman"/>
            <w:sz w:val="24"/>
            <w:szCs w:val="24"/>
          </w:rPr>
          <w:t xml:space="preserve"> be </w:t>
        </w:r>
      </w:ins>
      <w:ins w:id="4087" w:author="Owner" w:date="2017-04-11T09:10:00Z">
        <w:r w:rsidR="00050AE4">
          <w:rPr>
            <w:rFonts w:ascii="Times New Roman" w:hAnsi="Times New Roman" w:cs="Times New Roman"/>
            <w:sz w:val="24"/>
            <w:szCs w:val="24"/>
          </w:rPr>
          <w:t>careful to ensure correct spelling)</w:t>
        </w:r>
      </w:ins>
      <w:ins w:id="4088" w:author="Owner" w:date="2017-04-11T09:08:00Z">
        <w:r w:rsidR="007E4ACC">
          <w:rPr>
            <w:rFonts w:ascii="Times New Roman" w:hAnsi="Times New Roman" w:cs="Times New Roman"/>
            <w:sz w:val="24"/>
            <w:szCs w:val="24"/>
          </w:rPr>
          <w:t xml:space="preserve">, </w:t>
        </w:r>
      </w:ins>
      <w:r w:rsidRPr="00194C1D">
        <w:rPr>
          <w:rFonts w:ascii="Times New Roman" w:hAnsi="Times New Roman" w:cs="Times New Roman"/>
          <w:sz w:val="24"/>
          <w:szCs w:val="24"/>
          <w:rPrChange w:id="4089" w:author="Owner" w:date="2017-04-10T10:31:00Z">
            <w:rPr>
              <w:sz w:val="24"/>
              <w:szCs w:val="24"/>
            </w:rPr>
          </w:rPrChange>
        </w:rPr>
        <w:t>the number of sites</w:t>
      </w:r>
      <w:r w:rsidR="00EB3921" w:rsidRPr="00194C1D">
        <w:rPr>
          <w:rFonts w:ascii="Times New Roman" w:hAnsi="Times New Roman" w:cs="Times New Roman"/>
          <w:sz w:val="24"/>
          <w:szCs w:val="24"/>
          <w:rPrChange w:id="4090" w:author="Owner" w:date="2017-04-10T10:31:00Z">
            <w:rPr>
              <w:sz w:val="24"/>
              <w:szCs w:val="24"/>
            </w:rPr>
          </w:rPrChange>
        </w:rPr>
        <w:t>, or habitat locations within the watershed, to be included in the model.  A maximum of 10 sites may be included.  The</w:t>
      </w:r>
      <w:r w:rsidRPr="00194C1D">
        <w:rPr>
          <w:rFonts w:ascii="Times New Roman" w:hAnsi="Times New Roman" w:cs="Times New Roman"/>
          <w:sz w:val="24"/>
          <w:szCs w:val="24"/>
          <w:rPrChange w:id="4091" w:author="Owner" w:date="2017-04-10T10:31:00Z">
            <w:rPr>
              <w:sz w:val="24"/>
              <w:szCs w:val="24"/>
            </w:rPr>
          </w:rPrChange>
        </w:rPr>
        <w:t xml:space="preserve"> number of input files</w:t>
      </w:r>
      <w:r w:rsidR="00EB3921" w:rsidRPr="00194C1D">
        <w:rPr>
          <w:rFonts w:ascii="Times New Roman" w:hAnsi="Times New Roman" w:cs="Times New Roman"/>
          <w:sz w:val="24"/>
          <w:szCs w:val="24"/>
          <w:rPrChange w:id="4092" w:author="Owner" w:date="2017-04-10T10:31:00Z">
            <w:rPr>
              <w:sz w:val="24"/>
              <w:szCs w:val="24"/>
            </w:rPr>
          </w:rPrChange>
        </w:rPr>
        <w:t xml:space="preserve"> </w:t>
      </w:r>
      <w:r w:rsidR="00EB3921" w:rsidRPr="00194C1D">
        <w:rPr>
          <w:rFonts w:ascii="Times New Roman" w:hAnsi="Times New Roman" w:cs="Times New Roman"/>
          <w:i/>
          <w:sz w:val="24"/>
          <w:szCs w:val="24"/>
          <w:rPrChange w:id="4093" w:author="Owner" w:date="2017-04-10T10:31:00Z">
            <w:rPr>
              <w:i/>
              <w:sz w:val="24"/>
              <w:szCs w:val="24"/>
            </w:rPr>
          </w:rPrChange>
        </w:rPr>
        <w:t>per site</w:t>
      </w:r>
      <w:r w:rsidR="00EB3921" w:rsidRPr="00194C1D">
        <w:rPr>
          <w:rFonts w:ascii="Times New Roman" w:hAnsi="Times New Roman" w:cs="Times New Roman"/>
          <w:sz w:val="24"/>
          <w:szCs w:val="24"/>
          <w:rPrChange w:id="4094" w:author="Owner" w:date="2017-04-10T10:31:00Z">
            <w:rPr>
              <w:sz w:val="24"/>
              <w:szCs w:val="24"/>
            </w:rPr>
          </w:rPrChange>
        </w:rPr>
        <w:t xml:space="preserve"> is greater </w:t>
      </w:r>
      <w:r w:rsidR="00EB3921" w:rsidRPr="00194C1D">
        <w:rPr>
          <w:rFonts w:ascii="Times New Roman" w:hAnsi="Times New Roman" w:cs="Times New Roman"/>
          <w:sz w:val="24"/>
          <w:szCs w:val="24"/>
          <w:rPrChange w:id="4095" w:author="Owner" w:date="2017-04-10T10:31:00Z">
            <w:rPr>
              <w:sz w:val="24"/>
              <w:szCs w:val="24"/>
            </w:rPr>
          </w:rPrChange>
        </w:rPr>
        <w:lastRenderedPageBreak/>
        <w:t>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194C1D">
        <w:rPr>
          <w:rFonts w:ascii="Times New Roman" w:hAnsi="Times New Roman" w:cs="Times New Roman"/>
          <w:sz w:val="24"/>
          <w:szCs w:val="24"/>
          <w:rPrChange w:id="4096" w:author="Owner" w:date="2017-04-10T10:31:00Z">
            <w:rPr>
              <w:sz w:val="24"/>
              <w:szCs w:val="24"/>
            </w:rPr>
          </w:rPrChange>
        </w:rPr>
        <w:t xml:space="preserve"> </w:t>
      </w:r>
      <w:r w:rsidR="00EB3921" w:rsidRPr="00194C1D">
        <w:rPr>
          <w:rFonts w:ascii="Times New Roman" w:hAnsi="Times New Roman" w:cs="Times New Roman"/>
          <w:sz w:val="24"/>
          <w:szCs w:val="24"/>
          <w:rPrChange w:id="4097" w:author="Owner" w:date="2017-04-10T10:31:00Z">
            <w:rPr>
              <w:sz w:val="24"/>
              <w:szCs w:val="24"/>
            </w:rPr>
          </w:rPrChange>
        </w:rPr>
        <w:t>The number of land use classes and</w:t>
      </w:r>
      <w:r w:rsidR="001A351B" w:rsidRPr="00194C1D">
        <w:rPr>
          <w:rFonts w:ascii="Times New Roman" w:hAnsi="Times New Roman" w:cs="Times New Roman"/>
          <w:sz w:val="24"/>
          <w:szCs w:val="24"/>
          <w:rPrChange w:id="4098" w:author="Owner" w:date="2017-04-10T10:31:00Z">
            <w:rPr>
              <w:sz w:val="24"/>
              <w:szCs w:val="24"/>
            </w:rPr>
          </w:rPrChange>
        </w:rPr>
        <w:t xml:space="preserve"> the number of habitat types</w:t>
      </w:r>
      <w:r w:rsidR="00EB3921" w:rsidRPr="00194C1D">
        <w:rPr>
          <w:rFonts w:ascii="Times New Roman" w:hAnsi="Times New Roman" w:cs="Times New Roman"/>
          <w:sz w:val="24"/>
          <w:szCs w:val="24"/>
          <w:rPrChange w:id="4099" w:author="Owner" w:date="2017-04-10T10:31:00Z">
            <w:rPr>
              <w:sz w:val="24"/>
              <w:szCs w:val="24"/>
            </w:rPr>
          </w:rPrChange>
        </w:rPr>
        <w:t xml:space="preserve"> must be specified (see sections </w:t>
      </w:r>
      <w:del w:id="4100" w:author="Owner" w:date="2017-04-11T09:10:00Z">
        <w:r w:rsidR="00EB3921" w:rsidRPr="00194C1D" w:rsidDel="00050AE4">
          <w:rPr>
            <w:rFonts w:ascii="Times New Roman" w:hAnsi="Times New Roman" w:cs="Times New Roman"/>
            <w:sz w:val="24"/>
            <w:szCs w:val="24"/>
            <w:rPrChange w:id="4101" w:author="Owner" w:date="2017-04-10T10:31:00Z">
              <w:rPr>
                <w:sz w:val="24"/>
                <w:szCs w:val="24"/>
              </w:rPr>
            </w:rPrChange>
          </w:rPr>
          <w:delText>7</w:delText>
        </w:r>
      </w:del>
      <w:ins w:id="4102" w:author="Owner" w:date="2017-04-11T09:10:00Z">
        <w:r w:rsidR="00050AE4">
          <w:rPr>
            <w:rFonts w:ascii="Times New Roman" w:hAnsi="Times New Roman" w:cs="Times New Roman"/>
            <w:sz w:val="24"/>
            <w:szCs w:val="24"/>
          </w:rPr>
          <w:t>8</w:t>
        </w:r>
      </w:ins>
      <w:r w:rsidR="00EB3921" w:rsidRPr="00194C1D">
        <w:rPr>
          <w:rFonts w:ascii="Times New Roman" w:hAnsi="Times New Roman" w:cs="Times New Roman"/>
          <w:sz w:val="24"/>
          <w:szCs w:val="24"/>
          <w:rPrChange w:id="4103" w:author="Owner" w:date="2017-04-10T10:31:00Z">
            <w:rPr>
              <w:sz w:val="24"/>
              <w:szCs w:val="24"/>
            </w:rPr>
          </w:rPrChange>
        </w:rPr>
        <w:t xml:space="preserve">.2.1 and </w:t>
      </w:r>
      <w:del w:id="4104" w:author="Owner" w:date="2017-04-11T09:10:00Z">
        <w:r w:rsidR="00EB3921" w:rsidRPr="00194C1D" w:rsidDel="00050AE4">
          <w:rPr>
            <w:rFonts w:ascii="Times New Roman" w:hAnsi="Times New Roman" w:cs="Times New Roman"/>
            <w:sz w:val="24"/>
            <w:szCs w:val="24"/>
            <w:rPrChange w:id="4105" w:author="Owner" w:date="2017-04-10T10:31:00Z">
              <w:rPr>
                <w:sz w:val="24"/>
                <w:szCs w:val="24"/>
              </w:rPr>
            </w:rPrChange>
          </w:rPr>
          <w:delText>7</w:delText>
        </w:r>
      </w:del>
      <w:ins w:id="4106" w:author="Owner" w:date="2017-04-11T09:10:00Z">
        <w:r w:rsidR="00050AE4">
          <w:rPr>
            <w:rFonts w:ascii="Times New Roman" w:hAnsi="Times New Roman" w:cs="Times New Roman"/>
            <w:sz w:val="24"/>
            <w:szCs w:val="24"/>
          </w:rPr>
          <w:t>8</w:t>
        </w:r>
      </w:ins>
      <w:r w:rsidR="00EB3921" w:rsidRPr="00194C1D">
        <w:rPr>
          <w:rFonts w:ascii="Times New Roman" w:hAnsi="Times New Roman" w:cs="Times New Roman"/>
          <w:sz w:val="24"/>
          <w:szCs w:val="24"/>
          <w:rPrChange w:id="4107" w:author="Owner" w:date="2017-04-10T10:31:00Z">
            <w:rPr>
              <w:sz w:val="24"/>
              <w:szCs w:val="24"/>
            </w:rPr>
          </w:rPrChange>
        </w:rPr>
        <w:t>.2.2).  The number of time steps indicates the years for which to run a simulation.  The number of</w:t>
      </w:r>
      <w:r w:rsidR="001A351B" w:rsidRPr="00194C1D">
        <w:rPr>
          <w:rFonts w:ascii="Times New Roman" w:hAnsi="Times New Roman" w:cs="Times New Roman"/>
          <w:sz w:val="24"/>
          <w:szCs w:val="24"/>
          <w:rPrChange w:id="4108" w:author="Owner" w:date="2017-04-10T10:31:00Z">
            <w:rPr>
              <w:sz w:val="24"/>
              <w:szCs w:val="24"/>
            </w:rPr>
          </w:rPrChange>
        </w:rPr>
        <w:t xml:space="preserve"> </w:t>
      </w:r>
      <w:r w:rsidR="00EB3921" w:rsidRPr="00194C1D">
        <w:rPr>
          <w:rFonts w:ascii="Times New Roman" w:hAnsi="Times New Roman" w:cs="Times New Roman"/>
          <w:sz w:val="24"/>
          <w:szCs w:val="24"/>
          <w:rPrChange w:id="4109" w:author="Owner" w:date="2017-04-10T10:31:00Z">
            <w:rPr>
              <w:sz w:val="24"/>
              <w:szCs w:val="24"/>
            </w:rPr>
          </w:rPrChange>
        </w:rPr>
        <w:t xml:space="preserve">Monte-Carlo simulations </w:t>
      </w:r>
      <w:r w:rsidR="00B47710" w:rsidRPr="00194C1D">
        <w:rPr>
          <w:rFonts w:ascii="Times New Roman" w:hAnsi="Times New Roman" w:cs="Times New Roman"/>
          <w:sz w:val="24"/>
          <w:szCs w:val="24"/>
          <w:rPrChange w:id="4110" w:author="Owner" w:date="2017-04-10T10:31:00Z">
            <w:rPr>
              <w:sz w:val="24"/>
              <w:szCs w:val="24"/>
            </w:rPr>
          </w:rPrChange>
        </w:rPr>
        <w:t>indicates how many iterations of the entire simulation to conduct, to be used if run-run stochasticity is sp</w:t>
      </w:r>
      <w:r w:rsidR="00EB3921" w:rsidRPr="00194C1D">
        <w:rPr>
          <w:rFonts w:ascii="Times New Roman" w:hAnsi="Times New Roman" w:cs="Times New Roman"/>
          <w:sz w:val="24"/>
          <w:szCs w:val="24"/>
          <w:rPrChange w:id="4111" w:author="Owner" w:date="2017-04-10T10:31:00Z">
            <w:rPr>
              <w:sz w:val="24"/>
              <w:szCs w:val="24"/>
            </w:rPr>
          </w:rPrChange>
        </w:rPr>
        <w:t>ecified (with a maximum of 20 or 30 monte-carlo simulations generally being sufficient to assess uncertainty in results due to uncertainty of the inputs.  Specifying more than 30 may cause the code to take many, many hours to complete a set of simulations).</w:t>
      </w:r>
    </w:p>
    <w:p w:rsidR="00065CAF" w:rsidRPr="00194C1D" w:rsidRDefault="00B47710" w:rsidP="00D20A24">
      <w:pPr>
        <w:rPr>
          <w:rFonts w:ascii="Times New Roman" w:hAnsi="Times New Roman" w:cs="Times New Roman"/>
          <w:sz w:val="24"/>
          <w:szCs w:val="24"/>
          <w:rPrChange w:id="4112" w:author="Owner" w:date="2017-04-10T10:31:00Z">
            <w:rPr>
              <w:sz w:val="24"/>
              <w:szCs w:val="24"/>
            </w:rPr>
          </w:rPrChange>
        </w:rPr>
      </w:pPr>
      <w:r w:rsidRPr="00194C1D">
        <w:rPr>
          <w:rFonts w:ascii="Times New Roman" w:hAnsi="Times New Roman" w:cs="Times New Roman"/>
          <w:sz w:val="24"/>
          <w:szCs w:val="24"/>
          <w:rPrChange w:id="4113" w:author="Owner" w:date="2017-04-10T10:31:00Z">
            <w:rPr>
              <w:sz w:val="24"/>
              <w:szCs w:val="24"/>
            </w:rPr>
          </w:rPrChange>
        </w:rPr>
        <w:t xml:space="preserve">The MC1, MC2, MC3, and MC4 inputs are toggles to “turn on” or “turn off” different aspects of stochasticity in the simulation.  An </w:t>
      </w:r>
      <w:r w:rsidR="00F262BA" w:rsidRPr="00194C1D">
        <w:rPr>
          <w:rFonts w:ascii="Times New Roman" w:hAnsi="Times New Roman" w:cs="Times New Roman"/>
          <w:sz w:val="24"/>
          <w:szCs w:val="24"/>
          <w:rPrChange w:id="4114" w:author="Owner" w:date="2017-04-10T10:31:00Z">
            <w:rPr>
              <w:sz w:val="24"/>
              <w:szCs w:val="24"/>
            </w:rPr>
          </w:rPrChange>
        </w:rPr>
        <w:t>input of “0” tells the code NOT</w:t>
      </w:r>
      <w:r w:rsidRPr="00194C1D">
        <w:rPr>
          <w:rFonts w:ascii="Times New Roman" w:hAnsi="Times New Roman" w:cs="Times New Roman"/>
          <w:sz w:val="24"/>
          <w:szCs w:val="24"/>
          <w:rPrChange w:id="4115" w:author="Owner" w:date="2017-04-10T10:31:00Z">
            <w:rPr>
              <w:sz w:val="24"/>
              <w:szCs w:val="24"/>
            </w:rPr>
          </w:rPrChange>
        </w:rPr>
        <w:t xml:space="preserve"> to include</w:t>
      </w:r>
      <w:r w:rsidR="00F262BA" w:rsidRPr="00194C1D">
        <w:rPr>
          <w:rFonts w:ascii="Times New Roman" w:hAnsi="Times New Roman" w:cs="Times New Roman"/>
          <w:sz w:val="24"/>
          <w:szCs w:val="24"/>
          <w:rPrChange w:id="4116" w:author="Owner" w:date="2017-04-10T10:31:00Z">
            <w:rPr>
              <w:sz w:val="24"/>
              <w:szCs w:val="24"/>
            </w:rPr>
          </w:rPrChange>
        </w:rPr>
        <w:t xml:space="preserve"> that element of</w:t>
      </w:r>
      <w:r w:rsidRPr="00194C1D">
        <w:rPr>
          <w:rFonts w:ascii="Times New Roman" w:hAnsi="Times New Roman" w:cs="Times New Roman"/>
          <w:sz w:val="24"/>
          <w:szCs w:val="24"/>
          <w:rPrChange w:id="4117" w:author="Owner" w:date="2017-04-10T10:31:00Z">
            <w:rPr>
              <w:sz w:val="24"/>
              <w:szCs w:val="24"/>
            </w:rPr>
          </w:rPrChange>
        </w:rPr>
        <w:t xml:space="preserve"> stochasticity, while and input of “1” tells the cod</w:t>
      </w:r>
      <w:r w:rsidR="00F262BA" w:rsidRPr="00194C1D">
        <w:rPr>
          <w:rFonts w:ascii="Times New Roman" w:hAnsi="Times New Roman" w:cs="Times New Roman"/>
          <w:sz w:val="24"/>
          <w:szCs w:val="24"/>
          <w:rPrChange w:id="4118" w:author="Owner" w:date="2017-04-10T10:31:00Z">
            <w:rPr>
              <w:sz w:val="24"/>
              <w:szCs w:val="24"/>
            </w:rPr>
          </w:rPrChange>
        </w:rPr>
        <w:t>e to include stochasticity for that</w:t>
      </w:r>
      <w:r w:rsidRPr="00194C1D">
        <w:rPr>
          <w:rFonts w:ascii="Times New Roman" w:hAnsi="Times New Roman" w:cs="Times New Roman"/>
          <w:sz w:val="24"/>
          <w:szCs w:val="24"/>
          <w:rPrChange w:id="4119" w:author="Owner" w:date="2017-04-10T10:31:00Z">
            <w:rPr>
              <w:sz w:val="24"/>
              <w:szCs w:val="24"/>
            </w:rPr>
          </w:rPrChange>
        </w:rPr>
        <w:t xml:space="preserve"> portion of the model.  </w:t>
      </w:r>
      <w:r w:rsidR="00D92FF2" w:rsidRPr="00194C1D">
        <w:rPr>
          <w:rFonts w:ascii="Times New Roman" w:hAnsi="Times New Roman" w:cs="Times New Roman"/>
          <w:sz w:val="24"/>
          <w:szCs w:val="24"/>
          <w:rPrChange w:id="4120" w:author="Owner" w:date="2017-04-10T10:31:00Z">
            <w:rPr>
              <w:sz w:val="24"/>
              <w:szCs w:val="24"/>
            </w:rPr>
          </w:rPrChange>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194C1D" w:rsidRDefault="00EB3921" w:rsidP="00D20A24">
      <w:pPr>
        <w:rPr>
          <w:rFonts w:ascii="Times New Roman" w:hAnsi="Times New Roman" w:cs="Times New Roman"/>
          <w:sz w:val="24"/>
          <w:szCs w:val="24"/>
          <w:rPrChange w:id="4121" w:author="Owner" w:date="2017-04-10T10:31:00Z">
            <w:rPr>
              <w:sz w:val="24"/>
              <w:szCs w:val="24"/>
            </w:rPr>
          </w:rPrChange>
        </w:rPr>
      </w:pPr>
      <w:r w:rsidRPr="00194C1D">
        <w:rPr>
          <w:rFonts w:ascii="Times New Roman" w:hAnsi="Times New Roman" w:cs="Times New Roman"/>
          <w:sz w:val="24"/>
          <w:szCs w:val="24"/>
          <w:rPrChange w:id="4122" w:author="Owner" w:date="2017-04-10T10:31:00Z">
            <w:rPr>
              <w:sz w:val="24"/>
              <w:szCs w:val="24"/>
            </w:rPr>
          </w:rPrChange>
        </w:rPr>
        <w:t>The remainder o</w:t>
      </w:r>
      <w:r w:rsidR="00F262BA" w:rsidRPr="00194C1D">
        <w:rPr>
          <w:rFonts w:ascii="Times New Roman" w:hAnsi="Times New Roman" w:cs="Times New Roman"/>
          <w:sz w:val="24"/>
          <w:szCs w:val="24"/>
          <w:rPrChange w:id="4123" w:author="Owner" w:date="2017-04-10T10:31:00Z">
            <w:rPr>
              <w:sz w:val="24"/>
              <w:szCs w:val="24"/>
            </w:rPr>
          </w:rPrChange>
        </w:rPr>
        <w:t>f the required header file information pertains to additional input file names and simulation times at which various parameter input files should be used</w:t>
      </w:r>
      <w:r w:rsidRPr="00194C1D">
        <w:rPr>
          <w:rFonts w:ascii="Times New Roman" w:hAnsi="Times New Roman" w:cs="Times New Roman"/>
          <w:sz w:val="24"/>
          <w:szCs w:val="24"/>
          <w:rPrChange w:id="4124" w:author="Owner" w:date="2017-04-10T10:31:00Z">
            <w:rPr>
              <w:sz w:val="24"/>
              <w:szCs w:val="24"/>
            </w:rPr>
          </w:rPrChange>
        </w:rPr>
        <w:t xml:space="preserve">. </w:t>
      </w:r>
      <w:r w:rsidR="001629E9" w:rsidRPr="00194C1D">
        <w:rPr>
          <w:rFonts w:ascii="Times New Roman" w:hAnsi="Times New Roman" w:cs="Times New Roman"/>
          <w:sz w:val="24"/>
          <w:szCs w:val="24"/>
          <w:rPrChange w:id="4125" w:author="Owner" w:date="2017-04-10T10:31:00Z">
            <w:rPr>
              <w:sz w:val="24"/>
              <w:szCs w:val="24"/>
            </w:rPr>
          </w:rPrChange>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194C1D">
        <w:rPr>
          <w:rFonts w:ascii="Times New Roman" w:hAnsi="Times New Roman" w:cs="Times New Roman"/>
          <w:sz w:val="24"/>
          <w:szCs w:val="24"/>
          <w:rPrChange w:id="4126" w:author="Owner" w:date="2017-04-10T10:31:00Z">
            <w:rPr>
              <w:sz w:val="24"/>
              <w:szCs w:val="24"/>
            </w:rPr>
          </w:rPrChange>
        </w:rPr>
        <w:t xml:space="preserve"> </w:t>
      </w:r>
      <w:r w:rsidR="001629E9" w:rsidRPr="00194C1D">
        <w:rPr>
          <w:rFonts w:ascii="Times New Roman" w:hAnsi="Times New Roman" w:cs="Times New Roman"/>
          <w:sz w:val="24"/>
          <w:szCs w:val="24"/>
          <w:rPrChange w:id="4127" w:author="Owner" w:date="2017-04-10T10:31:00Z">
            <w:rPr>
              <w:sz w:val="24"/>
              <w:szCs w:val="24"/>
            </w:rPr>
          </w:rPrChange>
        </w:rPr>
        <w:t>Any rows specified, beyond the number specified above, will be ignored.  In this example, 10 sites are specified.  The names in the “Site Name” column will be used when creating site-level plots and output files.</w:t>
      </w:r>
      <w:r w:rsidR="00D92FF2" w:rsidRPr="00194C1D">
        <w:rPr>
          <w:rFonts w:ascii="Times New Roman" w:hAnsi="Times New Roman" w:cs="Times New Roman"/>
          <w:sz w:val="24"/>
          <w:szCs w:val="24"/>
          <w:rPrChange w:id="4128" w:author="Owner" w:date="2017-04-10T10:31:00Z">
            <w:rPr>
              <w:sz w:val="24"/>
              <w:szCs w:val="24"/>
            </w:rPr>
          </w:rPrChange>
        </w:rPr>
        <w:t xml:space="preserve">  </w:t>
      </w:r>
      <w:r w:rsidR="0085096A" w:rsidRPr="00194C1D">
        <w:rPr>
          <w:rFonts w:ascii="Times New Roman" w:hAnsi="Times New Roman" w:cs="Times New Roman"/>
          <w:sz w:val="24"/>
          <w:szCs w:val="24"/>
          <w:rPrChange w:id="4129" w:author="Owner" w:date="2017-04-10T10:31:00Z">
            <w:rPr>
              <w:sz w:val="24"/>
              <w:szCs w:val="24"/>
            </w:rPr>
          </w:rPrChange>
        </w:rPr>
        <w:t>Note that “</w:t>
      </w:r>
      <w:r w:rsidR="0014526B" w:rsidRPr="00194C1D">
        <w:rPr>
          <w:rFonts w:ascii="Times New Roman" w:hAnsi="Times New Roman" w:cs="Times New Roman"/>
          <w:sz w:val="24"/>
          <w:szCs w:val="24"/>
          <w:rPrChange w:id="4130" w:author="Owner" w:date="2017-04-10T10:31:00Z">
            <w:rPr>
              <w:sz w:val="24"/>
              <w:szCs w:val="24"/>
            </w:rPr>
          </w:rPrChange>
        </w:rPr>
        <w:t>\</w:t>
      </w:r>
      <w:r w:rsidR="0085096A" w:rsidRPr="00194C1D">
        <w:rPr>
          <w:rFonts w:ascii="Times New Roman" w:hAnsi="Times New Roman" w:cs="Times New Roman"/>
          <w:sz w:val="24"/>
          <w:szCs w:val="24"/>
          <w:rPrChange w:id="4131" w:author="Owner" w:date="2017-04-10T10:31:00Z">
            <w:rPr>
              <w:sz w:val="24"/>
              <w:szCs w:val="24"/>
            </w:rPr>
          </w:rPrChange>
        </w:rPr>
        <w:t>”</w:t>
      </w:r>
      <w:r w:rsidR="0014526B" w:rsidRPr="00194C1D">
        <w:rPr>
          <w:rFonts w:ascii="Times New Roman" w:hAnsi="Times New Roman" w:cs="Times New Roman"/>
          <w:sz w:val="24"/>
          <w:szCs w:val="24"/>
          <w:rPrChange w:id="4132" w:author="Owner" w:date="2017-04-10T10:31:00Z">
            <w:rPr>
              <w:sz w:val="24"/>
              <w:szCs w:val="24"/>
            </w:rPr>
          </w:rPrChange>
        </w:rPr>
        <w:t>, “/”, and other special characters should not be used in site names, as they will cause errors when site names are used in output file names.</w:t>
      </w:r>
    </w:p>
    <w:p w:rsidR="001629E9" w:rsidRPr="00194C1D" w:rsidRDefault="001629E9" w:rsidP="00D20A24">
      <w:pPr>
        <w:rPr>
          <w:rFonts w:ascii="Times New Roman" w:hAnsi="Times New Roman" w:cs="Times New Roman"/>
          <w:sz w:val="24"/>
          <w:szCs w:val="24"/>
          <w:rPrChange w:id="4133" w:author="Owner" w:date="2017-04-10T10:31:00Z">
            <w:rPr>
              <w:sz w:val="24"/>
              <w:szCs w:val="24"/>
            </w:rPr>
          </w:rPrChange>
        </w:rPr>
      </w:pPr>
      <w:r w:rsidRPr="00194C1D">
        <w:rPr>
          <w:rFonts w:ascii="Times New Roman" w:hAnsi="Times New Roman" w:cs="Times New Roman"/>
          <w:sz w:val="24"/>
          <w:szCs w:val="24"/>
          <w:rPrChange w:id="4134" w:author="Owner" w:date="2017-04-10T10:31:00Z">
            <w:rPr>
              <w:sz w:val="24"/>
              <w:szCs w:val="24"/>
            </w:rPr>
          </w:rPrChange>
        </w:rPr>
        <w:t xml:space="preserve">For the next column, the user must specify filenames for .csv files containing initial values, for all sites included in the model.  Detail on generating these files is provided in section </w:t>
      </w:r>
      <w:del w:id="4135" w:author="Owner" w:date="2017-04-11T09:11:00Z">
        <w:r w:rsidRPr="00194C1D" w:rsidDel="00050AE4">
          <w:rPr>
            <w:rFonts w:ascii="Times New Roman" w:hAnsi="Times New Roman" w:cs="Times New Roman"/>
            <w:sz w:val="24"/>
            <w:szCs w:val="24"/>
            <w:rPrChange w:id="4136" w:author="Owner" w:date="2017-04-10T10:31:00Z">
              <w:rPr>
                <w:sz w:val="24"/>
                <w:szCs w:val="24"/>
              </w:rPr>
            </w:rPrChange>
          </w:rPr>
          <w:delText>7</w:delText>
        </w:r>
      </w:del>
      <w:ins w:id="4137" w:author="Owner" w:date="2017-04-11T09:11:00Z">
        <w:r w:rsidR="00050AE4">
          <w:rPr>
            <w:rFonts w:ascii="Times New Roman" w:hAnsi="Times New Roman" w:cs="Times New Roman"/>
            <w:sz w:val="24"/>
            <w:szCs w:val="24"/>
          </w:rPr>
          <w:t>8</w:t>
        </w:r>
      </w:ins>
      <w:r w:rsidRPr="00194C1D">
        <w:rPr>
          <w:rFonts w:ascii="Times New Roman" w:hAnsi="Times New Roman" w:cs="Times New Roman"/>
          <w:sz w:val="24"/>
          <w:szCs w:val="24"/>
          <w:rPrChange w:id="4138" w:author="Owner" w:date="2017-04-10T10:31:00Z">
            <w:rPr>
              <w:sz w:val="24"/>
              <w:szCs w:val="24"/>
            </w:rPr>
          </w:rPrChange>
        </w:rPr>
        <w:t>.4.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194C1D" w:rsidRDefault="001629E9" w:rsidP="00D20A24">
      <w:pPr>
        <w:rPr>
          <w:rFonts w:ascii="Times New Roman" w:hAnsi="Times New Roman" w:cs="Times New Roman"/>
          <w:sz w:val="24"/>
          <w:szCs w:val="24"/>
          <w:rPrChange w:id="4139" w:author="Owner" w:date="2017-04-10T10:31:00Z">
            <w:rPr>
              <w:sz w:val="24"/>
              <w:szCs w:val="24"/>
            </w:rPr>
          </w:rPrChange>
        </w:rPr>
      </w:pPr>
      <w:r w:rsidRPr="00194C1D">
        <w:rPr>
          <w:rFonts w:ascii="Times New Roman" w:hAnsi="Times New Roman" w:cs="Times New Roman"/>
          <w:sz w:val="24"/>
          <w:szCs w:val="24"/>
          <w:rPrChange w:id="4140" w:author="Owner" w:date="2017-04-10T10:31:00Z">
            <w:rPr>
              <w:sz w:val="24"/>
              <w:szCs w:val="24"/>
            </w:rPr>
          </w:rPrChange>
        </w:rPr>
        <w:t xml:space="preserve">For the remaining columns to the right, one column must be specified for each “Number of Input Files per Site” specified as in Figure </w:t>
      </w:r>
      <w:del w:id="4141" w:author="Owner" w:date="2017-04-11T09:11:00Z">
        <w:r w:rsidRPr="00194C1D" w:rsidDel="00050AE4">
          <w:rPr>
            <w:rFonts w:ascii="Times New Roman" w:hAnsi="Times New Roman" w:cs="Times New Roman"/>
            <w:sz w:val="24"/>
            <w:szCs w:val="24"/>
            <w:rPrChange w:id="4142" w:author="Owner" w:date="2017-04-10T10:31:00Z">
              <w:rPr>
                <w:sz w:val="24"/>
                <w:szCs w:val="24"/>
              </w:rPr>
            </w:rPrChange>
          </w:rPr>
          <w:delText>7</w:delText>
        </w:r>
      </w:del>
      <w:ins w:id="4143" w:author="Owner" w:date="2017-04-11T09:11:00Z">
        <w:r w:rsidR="00050AE4">
          <w:rPr>
            <w:rFonts w:ascii="Times New Roman" w:hAnsi="Times New Roman" w:cs="Times New Roman"/>
            <w:sz w:val="24"/>
            <w:szCs w:val="24"/>
          </w:rPr>
          <w:t>8</w:t>
        </w:r>
      </w:ins>
      <w:r w:rsidRPr="00194C1D">
        <w:rPr>
          <w:rFonts w:ascii="Times New Roman" w:hAnsi="Times New Roman" w:cs="Times New Roman"/>
          <w:sz w:val="24"/>
          <w:szCs w:val="24"/>
          <w:rPrChange w:id="4144" w:author="Owner" w:date="2017-04-10T10:31:00Z">
            <w:rPr>
              <w:sz w:val="24"/>
              <w:szCs w:val="24"/>
            </w:rPr>
          </w:rPrChange>
        </w:rPr>
        <w:t xml:space="preserve">.1.1.  In this example, two columns are required.  At the top of each column, </w:t>
      </w:r>
      <w:r w:rsidR="00EB3921" w:rsidRPr="00194C1D">
        <w:rPr>
          <w:rFonts w:ascii="Times New Roman" w:hAnsi="Times New Roman" w:cs="Times New Roman"/>
          <w:sz w:val="24"/>
          <w:szCs w:val="24"/>
          <w:rPrChange w:id="4145" w:author="Owner" w:date="2017-04-10T10:31:00Z">
            <w:rPr>
              <w:sz w:val="24"/>
              <w:szCs w:val="24"/>
            </w:rPr>
          </w:rPrChange>
        </w:rPr>
        <w:t xml:space="preserve">the user must specify “Input File Times”.  </w:t>
      </w:r>
      <w:r w:rsidRPr="00194C1D">
        <w:rPr>
          <w:rFonts w:ascii="Times New Roman" w:hAnsi="Times New Roman" w:cs="Times New Roman"/>
          <w:sz w:val="24"/>
          <w:szCs w:val="24"/>
          <w:rPrChange w:id="4146" w:author="Owner" w:date="2017-04-10T10:31:00Z">
            <w:rPr>
              <w:sz w:val="24"/>
              <w:szCs w:val="24"/>
            </w:rPr>
          </w:rPrChange>
        </w:rPr>
        <w:t>The initial input time MUST equal 1, as the simulation must start at year 1.  If multi</w:t>
      </w:r>
      <w:r w:rsidR="00EB3921" w:rsidRPr="00194C1D">
        <w:rPr>
          <w:rFonts w:ascii="Times New Roman" w:hAnsi="Times New Roman" w:cs="Times New Roman"/>
          <w:sz w:val="24"/>
          <w:szCs w:val="24"/>
          <w:rPrChange w:id="4147" w:author="Owner" w:date="2017-04-10T10:31:00Z">
            <w:rPr>
              <w:sz w:val="24"/>
              <w:szCs w:val="24"/>
            </w:rPr>
          </w:rPrChange>
        </w:rPr>
        <w:t xml:space="preserve">ple input files per site are used (to specify </w:t>
      </w:r>
      <w:r w:rsidR="00EB3921" w:rsidRPr="00194C1D">
        <w:rPr>
          <w:rFonts w:ascii="Times New Roman" w:hAnsi="Times New Roman" w:cs="Times New Roman"/>
          <w:sz w:val="24"/>
          <w:szCs w:val="24"/>
          <w:rPrChange w:id="4148" w:author="Owner" w:date="2017-04-10T10:31:00Z">
            <w:rPr>
              <w:sz w:val="24"/>
              <w:szCs w:val="24"/>
            </w:rPr>
          </w:rPrChange>
        </w:rPr>
        <w:lastRenderedPageBreak/>
        <w:t xml:space="preserve">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w:t>
      </w:r>
      <w:del w:id="4149" w:author="Owner" w:date="2017-04-11T09:11:00Z">
        <w:r w:rsidR="00EB3921" w:rsidRPr="00194C1D" w:rsidDel="00050AE4">
          <w:rPr>
            <w:rFonts w:ascii="Times New Roman" w:hAnsi="Times New Roman" w:cs="Times New Roman"/>
            <w:sz w:val="24"/>
            <w:szCs w:val="24"/>
            <w:rPrChange w:id="4150" w:author="Owner" w:date="2017-04-10T10:31:00Z">
              <w:rPr>
                <w:sz w:val="24"/>
                <w:szCs w:val="24"/>
              </w:rPr>
            </w:rPrChange>
          </w:rPr>
          <w:delText>7</w:delText>
        </w:r>
      </w:del>
      <w:ins w:id="4151" w:author="Owner" w:date="2017-04-11T09:11:00Z">
        <w:r w:rsidR="00050AE4">
          <w:rPr>
            <w:rFonts w:ascii="Times New Roman" w:hAnsi="Times New Roman" w:cs="Times New Roman"/>
            <w:sz w:val="24"/>
            <w:szCs w:val="24"/>
          </w:rPr>
          <w:t>8</w:t>
        </w:r>
      </w:ins>
      <w:r w:rsidR="00EB3921" w:rsidRPr="00194C1D">
        <w:rPr>
          <w:rFonts w:ascii="Times New Roman" w:hAnsi="Times New Roman" w:cs="Times New Roman"/>
          <w:sz w:val="24"/>
          <w:szCs w:val="24"/>
          <w:rPrChange w:id="4152" w:author="Owner" w:date="2017-04-10T10:31:00Z">
            <w:rPr>
              <w:sz w:val="24"/>
              <w:szCs w:val="24"/>
            </w:rPr>
          </w:rPrChange>
        </w:rPr>
        <w:t>.1.2., for this example</w:t>
      </w:r>
      <w:r w:rsidRPr="00194C1D">
        <w:rPr>
          <w:rFonts w:ascii="Times New Roman" w:hAnsi="Times New Roman" w:cs="Times New Roman"/>
          <w:sz w:val="24"/>
          <w:szCs w:val="24"/>
          <w:rPrChange w:id="4153" w:author="Owner" w:date="2017-04-10T10:31:00Z">
            <w:rPr>
              <w:sz w:val="24"/>
              <w:szCs w:val="24"/>
            </w:rPr>
          </w:rPrChange>
        </w:rPr>
        <w:t>.  The final time step (t=100</w:t>
      </w:r>
      <w:r w:rsidR="00F262BA" w:rsidRPr="00194C1D">
        <w:rPr>
          <w:rFonts w:ascii="Times New Roman" w:hAnsi="Times New Roman" w:cs="Times New Roman"/>
          <w:sz w:val="24"/>
          <w:szCs w:val="24"/>
          <w:rPrChange w:id="4154" w:author="Owner" w:date="2017-04-10T10:31:00Z">
            <w:rPr>
              <w:sz w:val="24"/>
              <w:szCs w:val="24"/>
            </w:rPr>
          </w:rPrChange>
        </w:rPr>
        <w:t xml:space="preserve"> in this example</w:t>
      </w:r>
      <w:r w:rsidRPr="00194C1D">
        <w:rPr>
          <w:rFonts w:ascii="Times New Roman" w:hAnsi="Times New Roman" w:cs="Times New Roman"/>
          <w:sz w:val="24"/>
          <w:szCs w:val="24"/>
          <w:rPrChange w:id="4155" w:author="Owner" w:date="2017-04-10T10:31:00Z">
            <w:rPr>
              <w:sz w:val="24"/>
              <w:szCs w:val="24"/>
            </w:rPr>
          </w:rPrChange>
        </w:rPr>
        <w:t xml:space="preserve">) </w:t>
      </w:r>
      <w:r w:rsidR="00F262BA" w:rsidRPr="00194C1D">
        <w:rPr>
          <w:rFonts w:ascii="Times New Roman" w:hAnsi="Times New Roman" w:cs="Times New Roman"/>
          <w:sz w:val="24"/>
          <w:szCs w:val="24"/>
          <w:rPrChange w:id="4156" w:author="Owner" w:date="2017-04-10T10:31:00Z">
            <w:rPr>
              <w:sz w:val="24"/>
              <w:szCs w:val="24"/>
            </w:rPr>
          </w:rPrChange>
        </w:rPr>
        <w:t xml:space="preserve">does NOT </w:t>
      </w:r>
      <w:r w:rsidRPr="00194C1D">
        <w:rPr>
          <w:rFonts w:ascii="Times New Roman" w:hAnsi="Times New Roman" w:cs="Times New Roman"/>
          <w:sz w:val="24"/>
          <w:szCs w:val="24"/>
          <w:rPrChange w:id="4157" w:author="Owner" w:date="2017-04-10T10:31:00Z">
            <w:rPr>
              <w:sz w:val="24"/>
              <w:szCs w:val="24"/>
            </w:rPr>
          </w:rPrChange>
        </w:rPr>
        <w:t xml:space="preserve">need to be specified here, as no input file change occurs at the final time step. </w:t>
      </w:r>
      <w:r w:rsidR="00EB3921" w:rsidRPr="00194C1D">
        <w:rPr>
          <w:rFonts w:ascii="Times New Roman" w:hAnsi="Times New Roman" w:cs="Times New Roman"/>
          <w:sz w:val="24"/>
          <w:szCs w:val="24"/>
          <w:rPrChange w:id="4158" w:author="Owner" w:date="2017-04-10T10:31:00Z">
            <w:rPr>
              <w:sz w:val="24"/>
              <w:szCs w:val="24"/>
            </w:rPr>
          </w:rPrChange>
        </w:rPr>
        <w:t xml:space="preserve">If additional step changes were to be used, the total number of input files would be specified as shown in </w:t>
      </w:r>
      <w:del w:id="4159" w:author="Owner" w:date="2017-04-11T09:11:00Z">
        <w:r w:rsidR="00EB3921" w:rsidRPr="00194C1D" w:rsidDel="00050AE4">
          <w:rPr>
            <w:rFonts w:ascii="Times New Roman" w:hAnsi="Times New Roman" w:cs="Times New Roman"/>
            <w:sz w:val="24"/>
            <w:szCs w:val="24"/>
            <w:rPrChange w:id="4160" w:author="Owner" w:date="2017-04-10T10:31:00Z">
              <w:rPr>
                <w:sz w:val="24"/>
                <w:szCs w:val="24"/>
              </w:rPr>
            </w:rPrChange>
          </w:rPr>
          <w:delText>7</w:delText>
        </w:r>
      </w:del>
      <w:ins w:id="4161" w:author="Owner" w:date="2017-04-11T09:11:00Z">
        <w:r w:rsidR="00050AE4">
          <w:rPr>
            <w:rFonts w:ascii="Times New Roman" w:hAnsi="Times New Roman" w:cs="Times New Roman"/>
            <w:sz w:val="24"/>
            <w:szCs w:val="24"/>
          </w:rPr>
          <w:t>8</w:t>
        </w:r>
      </w:ins>
      <w:r w:rsidR="00EB3921" w:rsidRPr="00194C1D">
        <w:rPr>
          <w:rFonts w:ascii="Times New Roman" w:hAnsi="Times New Roman" w:cs="Times New Roman"/>
          <w:sz w:val="24"/>
          <w:szCs w:val="24"/>
          <w:rPrChange w:id="4162" w:author="Owner" w:date="2017-04-10T10:31:00Z">
            <w:rPr>
              <w:sz w:val="24"/>
              <w:szCs w:val="24"/>
            </w:rPr>
          </w:rPrChange>
        </w:rPr>
        <w:t xml:space="preserve">.1.2, and an additional column for each additional input file would be added to the right of the columns as shown in Figure </w:t>
      </w:r>
      <w:del w:id="4163" w:author="Owner" w:date="2017-04-11T09:11:00Z">
        <w:r w:rsidR="00EB3921" w:rsidRPr="00194C1D" w:rsidDel="00050AE4">
          <w:rPr>
            <w:rFonts w:ascii="Times New Roman" w:hAnsi="Times New Roman" w:cs="Times New Roman"/>
            <w:sz w:val="24"/>
            <w:szCs w:val="24"/>
            <w:rPrChange w:id="4164" w:author="Owner" w:date="2017-04-10T10:31:00Z">
              <w:rPr>
                <w:sz w:val="24"/>
                <w:szCs w:val="24"/>
              </w:rPr>
            </w:rPrChange>
          </w:rPr>
          <w:delText>7</w:delText>
        </w:r>
      </w:del>
      <w:ins w:id="4165" w:author="Owner" w:date="2017-04-11T09:11:00Z">
        <w:r w:rsidR="00050AE4">
          <w:rPr>
            <w:rFonts w:ascii="Times New Roman" w:hAnsi="Times New Roman" w:cs="Times New Roman"/>
            <w:sz w:val="24"/>
            <w:szCs w:val="24"/>
          </w:rPr>
          <w:t>8</w:t>
        </w:r>
      </w:ins>
      <w:r w:rsidR="00EB3921" w:rsidRPr="00194C1D">
        <w:rPr>
          <w:rFonts w:ascii="Times New Roman" w:hAnsi="Times New Roman" w:cs="Times New Roman"/>
          <w:sz w:val="24"/>
          <w:szCs w:val="24"/>
          <w:rPrChange w:id="4166" w:author="Owner" w:date="2017-04-10T10:31:00Z">
            <w:rPr>
              <w:sz w:val="24"/>
              <w:szCs w:val="24"/>
            </w:rPr>
          </w:rPrChange>
        </w:rPr>
        <w:t>.1.2.</w:t>
      </w:r>
      <w:r w:rsidRPr="00194C1D">
        <w:rPr>
          <w:rFonts w:ascii="Times New Roman" w:hAnsi="Times New Roman" w:cs="Times New Roman"/>
          <w:sz w:val="24"/>
          <w:szCs w:val="24"/>
          <w:rPrChange w:id="4167" w:author="Owner" w:date="2017-04-10T10:31:00Z">
            <w:rPr>
              <w:sz w:val="24"/>
              <w:szCs w:val="24"/>
            </w:rPr>
          </w:rPrChange>
        </w:rPr>
        <w:t xml:space="preserve">  There is no limit on the number of input file changes, other than no more than 1 file per year of simulation can be specified.</w:t>
      </w:r>
    </w:p>
    <w:p w:rsidR="001629E9" w:rsidRPr="00194C1D" w:rsidRDefault="002322AD" w:rsidP="00D20A24">
      <w:pPr>
        <w:rPr>
          <w:rFonts w:ascii="Times New Roman" w:hAnsi="Times New Roman" w:cs="Times New Roman"/>
          <w:sz w:val="24"/>
          <w:szCs w:val="24"/>
          <w:rPrChange w:id="4168" w:author="Owner" w:date="2017-04-10T10:31:00Z">
            <w:rPr>
              <w:sz w:val="24"/>
              <w:szCs w:val="24"/>
            </w:rPr>
          </w:rPrChange>
        </w:rPr>
      </w:pPr>
      <w:r w:rsidRPr="00194C1D">
        <w:rPr>
          <w:rFonts w:ascii="Times New Roman" w:hAnsi="Times New Roman" w:cs="Times New Roman"/>
          <w:sz w:val="24"/>
          <w:szCs w:val="24"/>
          <w:rPrChange w:id="4169" w:author="Owner" w:date="2017-04-10T10:31:00Z">
            <w:rPr>
              <w:sz w:val="24"/>
              <w:szCs w:val="24"/>
            </w:rPr>
          </w:rPrChange>
        </w:rPr>
        <w:t>Below the input file times, the</w:t>
      </w:r>
      <w:r w:rsidR="001629E9" w:rsidRPr="00194C1D">
        <w:rPr>
          <w:rFonts w:ascii="Times New Roman" w:hAnsi="Times New Roman" w:cs="Times New Roman"/>
          <w:sz w:val="24"/>
          <w:szCs w:val="24"/>
          <w:rPrChange w:id="4170" w:author="Owner" w:date="2017-04-10T10:31:00Z">
            <w:rPr>
              <w:sz w:val="24"/>
              <w:szCs w:val="24"/>
            </w:rPr>
          </w:rPrChange>
        </w:rPr>
        <w:t xml:space="preserve"> filename</w:t>
      </w:r>
      <w:r w:rsidRPr="00194C1D">
        <w:rPr>
          <w:rFonts w:ascii="Times New Roman" w:hAnsi="Times New Roman" w:cs="Times New Roman"/>
          <w:sz w:val="24"/>
          <w:szCs w:val="24"/>
          <w:rPrChange w:id="4171" w:author="Owner" w:date="2017-04-10T10:31:00Z">
            <w:rPr>
              <w:sz w:val="24"/>
              <w:szCs w:val="24"/>
            </w:rPr>
          </w:rPrChange>
        </w:rPr>
        <w:t>s</w:t>
      </w:r>
      <w:r w:rsidR="001629E9" w:rsidRPr="00194C1D">
        <w:rPr>
          <w:rFonts w:ascii="Times New Roman" w:hAnsi="Times New Roman" w:cs="Times New Roman"/>
          <w:sz w:val="24"/>
          <w:szCs w:val="24"/>
          <w:rPrChange w:id="4172" w:author="Owner" w:date="2017-04-10T10:31:00Z">
            <w:rPr>
              <w:sz w:val="24"/>
              <w:szCs w:val="24"/>
            </w:rPr>
          </w:rPrChange>
        </w:rPr>
        <w:t xml:space="preserve"> for the input parameters for each site</w:t>
      </w:r>
      <w:r w:rsidRPr="00194C1D">
        <w:rPr>
          <w:rFonts w:ascii="Times New Roman" w:hAnsi="Times New Roman" w:cs="Times New Roman"/>
          <w:sz w:val="24"/>
          <w:szCs w:val="24"/>
          <w:rPrChange w:id="4173" w:author="Owner" w:date="2017-04-10T10:31:00Z">
            <w:rPr>
              <w:sz w:val="24"/>
              <w:szCs w:val="24"/>
            </w:rPr>
          </w:rPrChange>
        </w:rPr>
        <w:t>/</w:t>
      </w:r>
      <w:r w:rsidR="001629E9" w:rsidRPr="00194C1D">
        <w:rPr>
          <w:rFonts w:ascii="Times New Roman" w:hAnsi="Times New Roman" w:cs="Times New Roman"/>
          <w:sz w:val="24"/>
          <w:szCs w:val="24"/>
          <w:rPrChange w:id="4174" w:author="Owner" w:date="2017-04-10T10:31:00Z">
            <w:rPr>
              <w:sz w:val="24"/>
              <w:szCs w:val="24"/>
            </w:rPr>
          </w:rPrChange>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194C1D">
        <w:rPr>
          <w:rFonts w:ascii="Times New Roman" w:hAnsi="Times New Roman" w:cs="Times New Roman"/>
          <w:sz w:val="24"/>
          <w:szCs w:val="24"/>
          <w:rPrChange w:id="4175" w:author="Owner" w:date="2017-04-10T10:31:00Z">
            <w:rPr>
              <w:sz w:val="24"/>
              <w:szCs w:val="24"/>
            </w:rPr>
          </w:rPrChange>
        </w:rPr>
        <w:t xml:space="preserve">step-function </w:t>
      </w:r>
      <w:r w:rsidR="001629E9" w:rsidRPr="00194C1D">
        <w:rPr>
          <w:rFonts w:ascii="Times New Roman" w:hAnsi="Times New Roman" w:cs="Times New Roman"/>
          <w:sz w:val="24"/>
          <w:szCs w:val="24"/>
          <w:rPrChange w:id="4176" w:author="Owner" w:date="2017-04-10T10:31:00Z">
            <w:rPr>
              <w:sz w:val="24"/>
              <w:szCs w:val="24"/>
            </w:rPr>
          </w:rPrChange>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194C1D" w:rsidRDefault="00065CAF" w:rsidP="00D20A24">
      <w:pPr>
        <w:rPr>
          <w:rFonts w:ascii="Times New Roman" w:hAnsi="Times New Roman" w:cs="Times New Roman"/>
          <w:sz w:val="24"/>
          <w:szCs w:val="24"/>
          <w:rPrChange w:id="4177" w:author="Owner" w:date="2017-04-10T10:31:00Z">
            <w:rPr>
              <w:sz w:val="24"/>
              <w:szCs w:val="24"/>
            </w:rPr>
          </w:rPrChange>
        </w:rPr>
      </w:pPr>
      <w:r w:rsidRPr="00194C1D">
        <w:rPr>
          <w:rFonts w:ascii="Times New Roman" w:hAnsi="Times New Roman" w:cs="Times New Roman"/>
          <w:sz w:val="24"/>
          <w:szCs w:val="24"/>
          <w:rPrChange w:id="4178" w:author="Owner" w:date="2017-04-10T10:31:00Z">
            <w:rPr>
              <w:sz w:val="24"/>
              <w:szCs w:val="24"/>
            </w:rPr>
          </w:rPrChange>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194C1D">
        <w:rPr>
          <w:rFonts w:ascii="Times New Roman" w:hAnsi="Times New Roman" w:cs="Times New Roman"/>
          <w:sz w:val="24"/>
          <w:szCs w:val="24"/>
          <w:rPrChange w:id="4179" w:author="Owner" w:date="2017-04-10T10:31:00Z">
            <w:rPr>
              <w:sz w:val="24"/>
              <w:szCs w:val="24"/>
            </w:rPr>
          </w:rPrChange>
        </w:rPr>
        <w:t>s</w:t>
      </w:r>
      <w:r w:rsidRPr="00194C1D">
        <w:rPr>
          <w:rFonts w:ascii="Times New Roman" w:hAnsi="Times New Roman" w:cs="Times New Roman"/>
          <w:sz w:val="24"/>
          <w:szCs w:val="24"/>
          <w:rPrChange w:id="4180" w:author="Owner" w:date="2017-04-10T10:31:00Z">
            <w:rPr>
              <w:sz w:val="24"/>
              <w:szCs w:val="24"/>
            </w:rPr>
          </w:rPrChange>
        </w:rPr>
        <w:t xml:space="preserve"> in migration are to be incorporated, simply use the same file name in all columns, as is shown in this example.  Details on creating the cross site migration input file are provided in section </w:t>
      </w:r>
      <w:del w:id="4181" w:author="Owner" w:date="2017-04-11T09:12:00Z">
        <w:r w:rsidRPr="00194C1D" w:rsidDel="00050AE4">
          <w:rPr>
            <w:rFonts w:ascii="Times New Roman" w:hAnsi="Times New Roman" w:cs="Times New Roman"/>
            <w:sz w:val="24"/>
            <w:szCs w:val="24"/>
            <w:rPrChange w:id="4182" w:author="Owner" w:date="2017-04-10T10:31:00Z">
              <w:rPr>
                <w:sz w:val="24"/>
                <w:szCs w:val="24"/>
              </w:rPr>
            </w:rPrChange>
          </w:rPr>
          <w:delText>7</w:delText>
        </w:r>
      </w:del>
      <w:ins w:id="4183" w:author="Owner" w:date="2017-04-11T09:12:00Z">
        <w:r w:rsidR="00050AE4">
          <w:rPr>
            <w:rFonts w:ascii="Times New Roman" w:hAnsi="Times New Roman" w:cs="Times New Roman"/>
            <w:sz w:val="24"/>
            <w:szCs w:val="24"/>
          </w:rPr>
          <w:t>8</w:t>
        </w:r>
      </w:ins>
      <w:r w:rsidRPr="00194C1D">
        <w:rPr>
          <w:rFonts w:ascii="Times New Roman" w:hAnsi="Times New Roman" w:cs="Times New Roman"/>
          <w:sz w:val="24"/>
          <w:szCs w:val="24"/>
          <w:rPrChange w:id="4184" w:author="Owner" w:date="2017-04-10T10:31:00Z">
            <w:rPr>
              <w:sz w:val="24"/>
              <w:szCs w:val="24"/>
            </w:rPr>
          </w:rPrChange>
        </w:rPr>
        <w:t>.3.</w:t>
      </w:r>
    </w:p>
    <w:p w:rsidR="00550415" w:rsidRPr="00194C1D" w:rsidRDefault="00550415" w:rsidP="00D20A24">
      <w:pPr>
        <w:rPr>
          <w:rFonts w:ascii="Times New Roman" w:hAnsi="Times New Roman" w:cs="Times New Roman"/>
          <w:b/>
          <w:sz w:val="24"/>
          <w:szCs w:val="24"/>
          <w:rPrChange w:id="4185" w:author="Owner" w:date="2017-04-10T10:31:00Z">
            <w:rPr>
              <w:b/>
              <w:sz w:val="24"/>
              <w:szCs w:val="24"/>
            </w:rPr>
          </w:rPrChange>
        </w:rPr>
      </w:pPr>
    </w:p>
    <w:p w:rsidR="00E970FC" w:rsidRPr="00194C1D" w:rsidRDefault="00E970FC" w:rsidP="00194C1D">
      <w:pPr>
        <w:pStyle w:val="ListParagraph"/>
        <w:numPr>
          <w:ilvl w:val="1"/>
          <w:numId w:val="17"/>
        </w:numPr>
        <w:rPr>
          <w:rFonts w:ascii="Times New Roman" w:hAnsi="Times New Roman" w:cs="Times New Roman"/>
          <w:b/>
          <w:sz w:val="24"/>
          <w:szCs w:val="24"/>
          <w:rPrChange w:id="4186" w:author="Owner" w:date="2017-04-10T10:31:00Z">
            <w:rPr>
              <w:b/>
              <w:sz w:val="24"/>
              <w:szCs w:val="24"/>
            </w:rPr>
          </w:rPrChange>
        </w:rPr>
        <w:pPrChange w:id="4187" w:author="Owner" w:date="2017-04-10T10:33:00Z">
          <w:pPr>
            <w:pStyle w:val="ListParagraph"/>
            <w:numPr>
              <w:ilvl w:val="1"/>
              <w:numId w:val="6"/>
            </w:numPr>
            <w:ind w:left="1080" w:hanging="360"/>
          </w:pPr>
        </w:pPrChange>
      </w:pPr>
      <w:r w:rsidRPr="00194C1D">
        <w:rPr>
          <w:rFonts w:ascii="Times New Roman" w:hAnsi="Times New Roman" w:cs="Times New Roman"/>
          <w:b/>
          <w:sz w:val="24"/>
          <w:szCs w:val="24"/>
          <w:rPrChange w:id="4188" w:author="Owner" w:date="2017-04-10T10:31:00Z">
            <w:rPr>
              <w:b/>
              <w:sz w:val="24"/>
              <w:szCs w:val="24"/>
            </w:rPr>
          </w:rPrChange>
        </w:rPr>
        <w:t>Entering</w:t>
      </w:r>
      <w:r w:rsidR="00401AA7" w:rsidRPr="00194C1D">
        <w:rPr>
          <w:rFonts w:ascii="Times New Roman" w:hAnsi="Times New Roman" w:cs="Times New Roman"/>
          <w:b/>
          <w:sz w:val="24"/>
          <w:szCs w:val="24"/>
          <w:rPrChange w:id="4189" w:author="Owner" w:date="2017-04-10T10:31:00Z">
            <w:rPr>
              <w:b/>
              <w:sz w:val="24"/>
              <w:szCs w:val="24"/>
            </w:rPr>
          </w:rPrChange>
        </w:rPr>
        <w:t xml:space="preserve"> Input</w:t>
      </w:r>
      <w:r w:rsidRPr="00194C1D">
        <w:rPr>
          <w:rFonts w:ascii="Times New Roman" w:hAnsi="Times New Roman" w:cs="Times New Roman"/>
          <w:b/>
          <w:sz w:val="24"/>
          <w:szCs w:val="24"/>
          <w:rPrChange w:id="4190" w:author="Owner" w:date="2017-04-10T10:31:00Z">
            <w:rPr>
              <w:b/>
              <w:sz w:val="24"/>
              <w:szCs w:val="24"/>
            </w:rPr>
          </w:rPrChange>
        </w:rPr>
        <w:t xml:space="preserve"> Data into the</w:t>
      </w:r>
      <w:r w:rsidR="00550415" w:rsidRPr="00194C1D">
        <w:rPr>
          <w:rFonts w:ascii="Times New Roman" w:hAnsi="Times New Roman" w:cs="Times New Roman"/>
          <w:b/>
          <w:sz w:val="24"/>
          <w:szCs w:val="24"/>
          <w:rPrChange w:id="4191" w:author="Owner" w:date="2017-04-10T10:31:00Z">
            <w:rPr>
              <w:b/>
              <w:sz w:val="24"/>
              <w:szCs w:val="24"/>
            </w:rPr>
          </w:rPrChange>
        </w:rPr>
        <w:t xml:space="preserve"> Watershed </w:t>
      </w:r>
      <w:r w:rsidRPr="00194C1D">
        <w:rPr>
          <w:rFonts w:ascii="Times New Roman" w:hAnsi="Times New Roman" w:cs="Times New Roman"/>
          <w:b/>
          <w:sz w:val="24"/>
          <w:szCs w:val="24"/>
          <w:rPrChange w:id="4192" w:author="Owner" w:date="2017-04-10T10:31:00Z">
            <w:rPr>
              <w:b/>
              <w:sz w:val="24"/>
              <w:szCs w:val="24"/>
            </w:rPr>
          </w:rPrChange>
        </w:rPr>
        <w:t>Data File(s)</w:t>
      </w:r>
    </w:p>
    <w:p w:rsidR="006530F0" w:rsidRPr="00194C1D" w:rsidRDefault="000576BF" w:rsidP="00D20A24">
      <w:pPr>
        <w:rPr>
          <w:rFonts w:ascii="Times New Roman" w:hAnsi="Times New Roman" w:cs="Times New Roman"/>
          <w:sz w:val="24"/>
          <w:szCs w:val="24"/>
          <w:rPrChange w:id="4193" w:author="Owner" w:date="2017-04-10T10:31:00Z">
            <w:rPr>
              <w:sz w:val="24"/>
              <w:szCs w:val="24"/>
            </w:rPr>
          </w:rPrChange>
        </w:rPr>
      </w:pPr>
      <w:r w:rsidRPr="00194C1D">
        <w:rPr>
          <w:rFonts w:ascii="Times New Roman" w:hAnsi="Times New Roman" w:cs="Times New Roman"/>
          <w:sz w:val="24"/>
          <w:szCs w:val="24"/>
          <w:rPrChange w:id="4194" w:author="Owner" w:date="2017-04-10T10:31:00Z">
            <w:rPr>
              <w:sz w:val="24"/>
              <w:szCs w:val="24"/>
            </w:rPr>
          </w:rPrChange>
        </w:rPr>
        <w:t>The bulk of the data for the Watershed model is</w:t>
      </w:r>
      <w:r w:rsidR="004B0C5C" w:rsidRPr="00194C1D">
        <w:rPr>
          <w:rFonts w:ascii="Times New Roman" w:hAnsi="Times New Roman" w:cs="Times New Roman"/>
          <w:sz w:val="24"/>
          <w:szCs w:val="24"/>
          <w:rPrChange w:id="4195" w:author="Owner" w:date="2017-04-10T10:31:00Z">
            <w:rPr>
              <w:sz w:val="24"/>
              <w:szCs w:val="24"/>
            </w:rPr>
          </w:rPrChange>
        </w:rPr>
        <w:t xml:space="preserve"> entered in </w:t>
      </w:r>
      <w:r w:rsidR="008E7882" w:rsidRPr="00194C1D">
        <w:rPr>
          <w:rFonts w:ascii="Times New Roman" w:hAnsi="Times New Roman" w:cs="Times New Roman"/>
          <w:sz w:val="24"/>
          <w:szCs w:val="24"/>
          <w:rPrChange w:id="4196" w:author="Owner" w:date="2017-04-10T10:31:00Z">
            <w:rPr>
              <w:sz w:val="24"/>
              <w:szCs w:val="24"/>
            </w:rPr>
          </w:rPrChange>
        </w:rPr>
        <w:t xml:space="preserve">.csv </w:t>
      </w:r>
      <w:r w:rsidR="004B0C5C" w:rsidRPr="00194C1D">
        <w:rPr>
          <w:rFonts w:ascii="Times New Roman" w:hAnsi="Times New Roman" w:cs="Times New Roman"/>
          <w:sz w:val="24"/>
          <w:szCs w:val="24"/>
          <w:rPrChange w:id="4197" w:author="Owner" w:date="2017-04-10T10:31:00Z">
            <w:rPr>
              <w:sz w:val="24"/>
              <w:szCs w:val="24"/>
            </w:rPr>
          </w:rPrChange>
        </w:rPr>
        <w:t>files</w:t>
      </w:r>
      <w:r w:rsidR="008E7882" w:rsidRPr="00194C1D">
        <w:rPr>
          <w:rFonts w:ascii="Times New Roman" w:hAnsi="Times New Roman" w:cs="Times New Roman"/>
          <w:sz w:val="24"/>
          <w:szCs w:val="24"/>
          <w:rPrChange w:id="4198" w:author="Owner" w:date="2017-04-10T10:31:00Z">
            <w:rPr>
              <w:sz w:val="24"/>
              <w:szCs w:val="24"/>
            </w:rPr>
          </w:rPrChange>
        </w:rPr>
        <w:t>,</w:t>
      </w:r>
      <w:r w:rsidR="004B0C5C" w:rsidRPr="00194C1D">
        <w:rPr>
          <w:rFonts w:ascii="Times New Roman" w:hAnsi="Times New Roman" w:cs="Times New Roman"/>
          <w:sz w:val="24"/>
          <w:szCs w:val="24"/>
          <w:rPrChange w:id="4199" w:author="Owner" w:date="2017-04-10T10:31:00Z">
            <w:rPr>
              <w:sz w:val="24"/>
              <w:szCs w:val="24"/>
            </w:rPr>
          </w:rPrChange>
        </w:rPr>
        <w:t xml:space="preserve"> with filenames </w:t>
      </w:r>
      <w:r w:rsidR="00401AA7" w:rsidRPr="00194C1D">
        <w:rPr>
          <w:rFonts w:ascii="Times New Roman" w:hAnsi="Times New Roman" w:cs="Times New Roman"/>
          <w:sz w:val="24"/>
          <w:szCs w:val="24"/>
          <w:rPrChange w:id="4200" w:author="Owner" w:date="2017-04-10T10:31:00Z">
            <w:rPr>
              <w:sz w:val="24"/>
              <w:szCs w:val="24"/>
            </w:rPr>
          </w:rPrChange>
        </w:rPr>
        <w:t xml:space="preserve">as </w:t>
      </w:r>
      <w:r w:rsidR="004B0C5C" w:rsidRPr="00194C1D">
        <w:rPr>
          <w:rFonts w:ascii="Times New Roman" w:hAnsi="Times New Roman" w:cs="Times New Roman"/>
          <w:sz w:val="24"/>
          <w:szCs w:val="24"/>
          <w:rPrChange w:id="4201" w:author="Owner" w:date="2017-04-10T10:31:00Z">
            <w:rPr>
              <w:sz w:val="24"/>
              <w:szCs w:val="24"/>
            </w:rPr>
          </w:rPrChange>
        </w:rPr>
        <w:t>specified in the “</w:t>
      </w:r>
      <w:r w:rsidR="006530F0" w:rsidRPr="00194C1D">
        <w:rPr>
          <w:rFonts w:ascii="Times New Roman" w:hAnsi="Times New Roman" w:cs="Times New Roman"/>
          <w:sz w:val="24"/>
          <w:szCs w:val="24"/>
          <w:rPrChange w:id="4202" w:author="Owner" w:date="2017-04-10T10:31:00Z">
            <w:rPr>
              <w:sz w:val="24"/>
              <w:szCs w:val="24"/>
            </w:rPr>
          </w:rPrChange>
        </w:rPr>
        <w:t>Watershed_H</w:t>
      </w:r>
      <w:r w:rsidR="004B0C5C" w:rsidRPr="00194C1D">
        <w:rPr>
          <w:rFonts w:ascii="Times New Roman" w:hAnsi="Times New Roman" w:cs="Times New Roman"/>
          <w:sz w:val="24"/>
          <w:szCs w:val="24"/>
          <w:rPrChange w:id="4203" w:author="Owner" w:date="2017-04-10T10:31:00Z">
            <w:rPr>
              <w:sz w:val="24"/>
              <w:szCs w:val="24"/>
            </w:rPr>
          </w:rPrChange>
        </w:rPr>
        <w:t>eader</w:t>
      </w:r>
      <w:r w:rsidR="006530F0" w:rsidRPr="00194C1D">
        <w:rPr>
          <w:rFonts w:ascii="Times New Roman" w:hAnsi="Times New Roman" w:cs="Times New Roman"/>
          <w:sz w:val="24"/>
          <w:szCs w:val="24"/>
          <w:rPrChange w:id="4204" w:author="Owner" w:date="2017-04-10T10:31:00Z">
            <w:rPr>
              <w:sz w:val="24"/>
              <w:szCs w:val="24"/>
            </w:rPr>
          </w:rPrChange>
        </w:rPr>
        <w:t>_File</w:t>
      </w:r>
      <w:r w:rsidR="004B0C5C" w:rsidRPr="00194C1D">
        <w:rPr>
          <w:rFonts w:ascii="Times New Roman" w:hAnsi="Times New Roman" w:cs="Times New Roman"/>
          <w:sz w:val="24"/>
          <w:szCs w:val="24"/>
          <w:rPrChange w:id="4205" w:author="Owner" w:date="2017-04-10T10:31:00Z">
            <w:rPr>
              <w:sz w:val="24"/>
              <w:szCs w:val="24"/>
            </w:rPr>
          </w:rPrChange>
        </w:rPr>
        <w:t>.</w:t>
      </w:r>
      <w:r w:rsidR="008E7882" w:rsidRPr="00194C1D">
        <w:rPr>
          <w:rFonts w:ascii="Times New Roman" w:hAnsi="Times New Roman" w:cs="Times New Roman"/>
          <w:sz w:val="24"/>
          <w:szCs w:val="24"/>
          <w:rPrChange w:id="4206" w:author="Owner" w:date="2017-04-10T10:31:00Z">
            <w:rPr>
              <w:sz w:val="24"/>
              <w:szCs w:val="24"/>
            </w:rPr>
          </w:rPrChange>
        </w:rPr>
        <w:t>csv</w:t>
      </w:r>
      <w:r w:rsidR="004B0C5C" w:rsidRPr="00194C1D">
        <w:rPr>
          <w:rFonts w:ascii="Times New Roman" w:hAnsi="Times New Roman" w:cs="Times New Roman"/>
          <w:sz w:val="24"/>
          <w:szCs w:val="24"/>
          <w:rPrChange w:id="4207" w:author="Owner" w:date="2017-04-10T10:31:00Z">
            <w:rPr>
              <w:sz w:val="24"/>
              <w:szCs w:val="24"/>
            </w:rPr>
          </w:rPrChange>
        </w:rPr>
        <w:t xml:space="preserve">” file (see figure </w:t>
      </w:r>
      <w:del w:id="4208" w:author="Owner" w:date="2017-04-11T09:12:00Z">
        <w:r w:rsidR="004B0C5C" w:rsidRPr="00194C1D" w:rsidDel="00050AE4">
          <w:rPr>
            <w:rFonts w:ascii="Times New Roman" w:hAnsi="Times New Roman" w:cs="Times New Roman"/>
            <w:sz w:val="24"/>
            <w:szCs w:val="24"/>
            <w:rPrChange w:id="4209" w:author="Owner" w:date="2017-04-10T10:31:00Z">
              <w:rPr>
                <w:sz w:val="24"/>
                <w:szCs w:val="24"/>
              </w:rPr>
            </w:rPrChange>
          </w:rPr>
          <w:delText>7</w:delText>
        </w:r>
      </w:del>
      <w:ins w:id="4210" w:author="Owner" w:date="2017-04-11T09:12:00Z">
        <w:r w:rsidR="00050AE4">
          <w:rPr>
            <w:rFonts w:ascii="Times New Roman" w:hAnsi="Times New Roman" w:cs="Times New Roman"/>
            <w:sz w:val="24"/>
            <w:szCs w:val="24"/>
          </w:rPr>
          <w:t>8</w:t>
        </w:r>
      </w:ins>
      <w:r w:rsidR="004B0C5C" w:rsidRPr="00194C1D">
        <w:rPr>
          <w:rFonts w:ascii="Times New Roman" w:hAnsi="Times New Roman" w:cs="Times New Roman"/>
          <w:sz w:val="24"/>
          <w:szCs w:val="24"/>
          <w:rPrChange w:id="4211" w:author="Owner" w:date="2017-04-10T10:31:00Z">
            <w:rPr>
              <w:sz w:val="24"/>
              <w:szCs w:val="24"/>
            </w:rPr>
          </w:rPrChange>
        </w:rPr>
        <w:t>.1.2).</w:t>
      </w:r>
      <w:r w:rsidR="00872AD6" w:rsidRPr="00194C1D">
        <w:rPr>
          <w:rFonts w:ascii="Times New Roman" w:hAnsi="Times New Roman" w:cs="Times New Roman"/>
          <w:sz w:val="24"/>
          <w:szCs w:val="24"/>
          <w:rPrChange w:id="4212" w:author="Owner" w:date="2017-04-10T10:31:00Z">
            <w:rPr>
              <w:sz w:val="24"/>
              <w:szCs w:val="24"/>
            </w:rPr>
          </w:rPrChange>
        </w:rPr>
        <w:t xml:space="preserve">  If no step function changes in input parameters are specified, </w:t>
      </w:r>
      <w:r w:rsidR="008E7882" w:rsidRPr="00194C1D">
        <w:rPr>
          <w:rFonts w:ascii="Times New Roman" w:hAnsi="Times New Roman" w:cs="Times New Roman"/>
          <w:sz w:val="24"/>
          <w:szCs w:val="24"/>
          <w:rPrChange w:id="4213" w:author="Owner" w:date="2017-04-10T10:31:00Z">
            <w:rPr>
              <w:sz w:val="24"/>
              <w:szCs w:val="24"/>
            </w:rPr>
          </w:rPrChange>
        </w:rPr>
        <w:t>the user will create one</w:t>
      </w:r>
      <w:r w:rsidR="00872AD6" w:rsidRPr="00194C1D">
        <w:rPr>
          <w:rFonts w:ascii="Times New Roman" w:hAnsi="Times New Roman" w:cs="Times New Roman"/>
          <w:sz w:val="24"/>
          <w:szCs w:val="24"/>
          <w:rPrChange w:id="4214" w:author="Owner" w:date="2017-04-10T10:31:00Z">
            <w:rPr>
              <w:sz w:val="24"/>
              <w:szCs w:val="24"/>
            </w:rPr>
          </w:rPrChange>
        </w:rPr>
        <w:t xml:space="preserve"> input file</w:t>
      </w:r>
      <w:r w:rsidR="008E7882" w:rsidRPr="00194C1D">
        <w:rPr>
          <w:rFonts w:ascii="Times New Roman" w:hAnsi="Times New Roman" w:cs="Times New Roman"/>
          <w:sz w:val="24"/>
          <w:szCs w:val="24"/>
          <w:rPrChange w:id="4215" w:author="Owner" w:date="2017-04-10T10:31:00Z">
            <w:rPr>
              <w:sz w:val="24"/>
              <w:szCs w:val="24"/>
            </w:rPr>
          </w:rPrChange>
        </w:rPr>
        <w:t xml:space="preserve"> for each site</w:t>
      </w:r>
      <w:r w:rsidR="00872AD6" w:rsidRPr="00194C1D">
        <w:rPr>
          <w:rFonts w:ascii="Times New Roman" w:hAnsi="Times New Roman" w:cs="Times New Roman"/>
          <w:sz w:val="24"/>
          <w:szCs w:val="24"/>
          <w:rPrChange w:id="4216" w:author="Owner" w:date="2017-04-10T10:31:00Z">
            <w:rPr>
              <w:sz w:val="24"/>
              <w:szCs w:val="24"/>
            </w:rPr>
          </w:rPrChange>
        </w:rPr>
        <w:t xml:space="preserve"> </w:t>
      </w:r>
      <w:r w:rsidR="008E7882" w:rsidRPr="00194C1D">
        <w:rPr>
          <w:rFonts w:ascii="Times New Roman" w:hAnsi="Times New Roman" w:cs="Times New Roman"/>
          <w:sz w:val="24"/>
          <w:szCs w:val="24"/>
          <w:rPrChange w:id="4217" w:author="Owner" w:date="2017-04-10T10:31:00Z">
            <w:rPr>
              <w:sz w:val="24"/>
              <w:szCs w:val="24"/>
            </w:rPr>
          </w:rPrChange>
        </w:rPr>
        <w:t xml:space="preserve">included in the model. </w:t>
      </w:r>
      <w:r w:rsidR="00872AD6" w:rsidRPr="00194C1D">
        <w:rPr>
          <w:rFonts w:ascii="Times New Roman" w:hAnsi="Times New Roman" w:cs="Times New Roman"/>
          <w:sz w:val="24"/>
          <w:szCs w:val="24"/>
          <w:rPrChange w:id="4218" w:author="Owner" w:date="2017-04-10T10:31:00Z">
            <w:rPr>
              <w:sz w:val="24"/>
              <w:szCs w:val="24"/>
            </w:rPr>
          </w:rPrChange>
        </w:rPr>
        <w:t xml:space="preserve"> Additional input files will be added for each time step where a step function change or changes are made to the </w:t>
      </w:r>
      <w:r w:rsidR="008E7882" w:rsidRPr="00194C1D">
        <w:rPr>
          <w:rFonts w:ascii="Times New Roman" w:hAnsi="Times New Roman" w:cs="Times New Roman"/>
          <w:sz w:val="24"/>
          <w:szCs w:val="24"/>
          <w:rPrChange w:id="4219" w:author="Owner" w:date="2017-04-10T10:31:00Z">
            <w:rPr>
              <w:sz w:val="24"/>
              <w:szCs w:val="24"/>
            </w:rPr>
          </w:rPrChange>
        </w:rPr>
        <w:t xml:space="preserve">input </w:t>
      </w:r>
      <w:r w:rsidR="00872AD6" w:rsidRPr="00194C1D">
        <w:rPr>
          <w:rFonts w:ascii="Times New Roman" w:hAnsi="Times New Roman" w:cs="Times New Roman"/>
          <w:sz w:val="24"/>
          <w:szCs w:val="24"/>
          <w:rPrChange w:id="4220" w:author="Owner" w:date="2017-04-10T10:31:00Z">
            <w:rPr>
              <w:sz w:val="24"/>
              <w:szCs w:val="24"/>
            </w:rPr>
          </w:rPrChange>
        </w:rPr>
        <w:t>parameter</w:t>
      </w:r>
      <w:r w:rsidR="008E7882" w:rsidRPr="00194C1D">
        <w:rPr>
          <w:rFonts w:ascii="Times New Roman" w:hAnsi="Times New Roman" w:cs="Times New Roman"/>
          <w:sz w:val="24"/>
          <w:szCs w:val="24"/>
          <w:rPrChange w:id="4221" w:author="Owner" w:date="2017-04-10T10:31:00Z">
            <w:rPr>
              <w:sz w:val="24"/>
              <w:szCs w:val="24"/>
            </w:rPr>
          </w:rPrChange>
        </w:rPr>
        <w:t>s</w:t>
      </w:r>
      <w:r w:rsidR="00872AD6" w:rsidRPr="00194C1D">
        <w:rPr>
          <w:rFonts w:ascii="Times New Roman" w:hAnsi="Times New Roman" w:cs="Times New Roman"/>
          <w:sz w:val="24"/>
          <w:szCs w:val="24"/>
          <w:rPrChange w:id="4222" w:author="Owner" w:date="2017-04-10T10:31:00Z">
            <w:rPr>
              <w:sz w:val="24"/>
              <w:szCs w:val="24"/>
            </w:rPr>
          </w:rPrChange>
        </w:rPr>
        <w:t xml:space="preserve"> </w:t>
      </w:r>
      <w:r w:rsidR="008E7882" w:rsidRPr="00194C1D">
        <w:rPr>
          <w:rFonts w:ascii="Times New Roman" w:hAnsi="Times New Roman" w:cs="Times New Roman"/>
          <w:sz w:val="24"/>
          <w:szCs w:val="24"/>
          <w:rPrChange w:id="4223" w:author="Owner" w:date="2017-04-10T10:31:00Z">
            <w:rPr>
              <w:sz w:val="24"/>
              <w:szCs w:val="24"/>
            </w:rPr>
          </w:rPrChange>
        </w:rPr>
        <w:t xml:space="preserve">for a given site.  </w:t>
      </w:r>
      <w:r w:rsidR="00872AD6" w:rsidRPr="00194C1D">
        <w:rPr>
          <w:rFonts w:ascii="Times New Roman" w:hAnsi="Times New Roman" w:cs="Times New Roman"/>
          <w:sz w:val="24"/>
          <w:szCs w:val="24"/>
          <w:rPrChange w:id="4224" w:author="Owner" w:date="2017-04-10T10:31:00Z">
            <w:rPr>
              <w:sz w:val="24"/>
              <w:szCs w:val="24"/>
            </w:rPr>
          </w:rPrChange>
        </w:rPr>
        <w:t xml:space="preserve">All </w:t>
      </w:r>
      <w:r w:rsidR="008E7882" w:rsidRPr="00194C1D">
        <w:rPr>
          <w:rFonts w:ascii="Times New Roman" w:hAnsi="Times New Roman" w:cs="Times New Roman"/>
          <w:sz w:val="24"/>
          <w:szCs w:val="24"/>
          <w:rPrChange w:id="4225" w:author="Owner" w:date="2017-04-10T10:31:00Z">
            <w:rPr>
              <w:sz w:val="24"/>
              <w:szCs w:val="24"/>
            </w:rPr>
          </w:rPrChange>
        </w:rPr>
        <w:t xml:space="preserve">parameter </w:t>
      </w:r>
      <w:r w:rsidR="00872AD6" w:rsidRPr="00194C1D">
        <w:rPr>
          <w:rFonts w:ascii="Times New Roman" w:hAnsi="Times New Roman" w:cs="Times New Roman"/>
          <w:sz w:val="24"/>
          <w:szCs w:val="24"/>
          <w:rPrChange w:id="4226" w:author="Owner" w:date="2017-04-10T10:31:00Z">
            <w:rPr>
              <w:sz w:val="24"/>
              <w:szCs w:val="24"/>
            </w:rPr>
          </w:rPrChange>
        </w:rPr>
        <w:t xml:space="preserve">input files </w:t>
      </w:r>
      <w:r w:rsidR="008E7882" w:rsidRPr="00194C1D">
        <w:rPr>
          <w:rFonts w:ascii="Times New Roman" w:hAnsi="Times New Roman" w:cs="Times New Roman"/>
          <w:sz w:val="24"/>
          <w:szCs w:val="24"/>
          <w:rPrChange w:id="4227" w:author="Owner" w:date="2017-04-10T10:31:00Z">
            <w:rPr>
              <w:sz w:val="24"/>
              <w:szCs w:val="24"/>
            </w:rPr>
          </w:rPrChange>
        </w:rPr>
        <w:t>must</w:t>
      </w:r>
      <w:r w:rsidR="00872AD6" w:rsidRPr="00194C1D">
        <w:rPr>
          <w:rFonts w:ascii="Times New Roman" w:hAnsi="Times New Roman" w:cs="Times New Roman"/>
          <w:sz w:val="24"/>
          <w:szCs w:val="24"/>
          <w:rPrChange w:id="4228" w:author="Owner" w:date="2017-04-10T10:31:00Z">
            <w:rPr>
              <w:sz w:val="24"/>
              <w:szCs w:val="24"/>
            </w:rPr>
          </w:rPrChange>
        </w:rPr>
        <w:t xml:space="preserve"> have exactly the same format; and, as in the “</w:t>
      </w:r>
      <w:r w:rsidR="006530F0" w:rsidRPr="00194C1D">
        <w:rPr>
          <w:rFonts w:ascii="Times New Roman" w:hAnsi="Times New Roman" w:cs="Times New Roman"/>
          <w:sz w:val="24"/>
          <w:szCs w:val="24"/>
          <w:rPrChange w:id="4229" w:author="Owner" w:date="2017-04-10T10:31:00Z">
            <w:rPr>
              <w:sz w:val="24"/>
              <w:szCs w:val="24"/>
            </w:rPr>
          </w:rPrChange>
        </w:rPr>
        <w:t>Watershed_Header_File</w:t>
      </w:r>
      <w:r w:rsidR="00872AD6" w:rsidRPr="00194C1D">
        <w:rPr>
          <w:rFonts w:ascii="Times New Roman" w:hAnsi="Times New Roman" w:cs="Times New Roman"/>
          <w:sz w:val="24"/>
          <w:szCs w:val="24"/>
          <w:rPrChange w:id="4230" w:author="Owner" w:date="2017-04-10T10:31:00Z">
            <w:rPr>
              <w:sz w:val="24"/>
              <w:szCs w:val="24"/>
            </w:rPr>
          </w:rPrChange>
        </w:rPr>
        <w:t>.</w:t>
      </w:r>
      <w:r w:rsidR="008E7882" w:rsidRPr="00194C1D">
        <w:rPr>
          <w:rFonts w:ascii="Times New Roman" w:hAnsi="Times New Roman" w:cs="Times New Roman"/>
          <w:sz w:val="24"/>
          <w:szCs w:val="24"/>
          <w:rPrChange w:id="4231" w:author="Owner" w:date="2017-04-10T10:31:00Z">
            <w:rPr>
              <w:sz w:val="24"/>
              <w:szCs w:val="24"/>
            </w:rPr>
          </w:rPrChange>
        </w:rPr>
        <w:t>csv</w:t>
      </w:r>
      <w:r w:rsidR="00872AD6" w:rsidRPr="00194C1D">
        <w:rPr>
          <w:rFonts w:ascii="Times New Roman" w:hAnsi="Times New Roman" w:cs="Times New Roman"/>
          <w:sz w:val="24"/>
          <w:szCs w:val="24"/>
          <w:rPrChange w:id="4232" w:author="Owner" w:date="2017-04-10T10:31:00Z">
            <w:rPr>
              <w:sz w:val="24"/>
              <w:szCs w:val="24"/>
            </w:rPr>
          </w:rPrChange>
        </w:rPr>
        <w:t>” file, cells must not be moved, rows or columns may not be added, etc.</w:t>
      </w:r>
      <w:r w:rsidR="006530F0" w:rsidRPr="00194C1D">
        <w:rPr>
          <w:rFonts w:ascii="Times New Roman" w:hAnsi="Times New Roman" w:cs="Times New Roman"/>
          <w:sz w:val="24"/>
          <w:szCs w:val="24"/>
          <w:rPrChange w:id="4233" w:author="Owner" w:date="2017-04-10T10:31:00Z">
            <w:rPr>
              <w:sz w:val="24"/>
              <w:szCs w:val="24"/>
            </w:rPr>
          </w:rPrChange>
        </w:rPr>
        <w:t xml:space="preserve">  </w:t>
      </w:r>
    </w:p>
    <w:p w:rsidR="001C7DF1" w:rsidRPr="00194C1D" w:rsidRDefault="00FD4278" w:rsidP="00D20A24">
      <w:pPr>
        <w:rPr>
          <w:rFonts w:ascii="Times New Roman" w:hAnsi="Times New Roman" w:cs="Times New Roman"/>
          <w:sz w:val="24"/>
          <w:szCs w:val="24"/>
          <w:rPrChange w:id="4234" w:author="Owner" w:date="2017-04-10T10:31:00Z">
            <w:rPr>
              <w:sz w:val="24"/>
              <w:szCs w:val="24"/>
            </w:rPr>
          </w:rPrChange>
        </w:rPr>
      </w:pPr>
      <w:r w:rsidRPr="00194C1D">
        <w:rPr>
          <w:rFonts w:ascii="Times New Roman" w:hAnsi="Times New Roman" w:cs="Times New Roman"/>
          <w:sz w:val="24"/>
          <w:szCs w:val="24"/>
          <w:rPrChange w:id="4235" w:author="Owner" w:date="2017-04-10T10:31:00Z">
            <w:rPr>
              <w:sz w:val="24"/>
              <w:szCs w:val="24"/>
            </w:rPr>
          </w:rPrChange>
        </w:rPr>
        <w:t xml:space="preserve">Users may </w:t>
      </w:r>
      <w:r w:rsidR="001C7DF1" w:rsidRPr="00194C1D">
        <w:rPr>
          <w:rFonts w:ascii="Times New Roman" w:hAnsi="Times New Roman" w:cs="Times New Roman"/>
          <w:sz w:val="24"/>
          <w:szCs w:val="24"/>
          <w:rPrChange w:id="4236" w:author="Owner" w:date="2017-04-10T10:31:00Z">
            <w:rPr>
              <w:sz w:val="24"/>
              <w:szCs w:val="24"/>
            </w:rPr>
          </w:rPrChange>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w:t>
      </w:r>
      <w:r w:rsidR="001C7DF1" w:rsidRPr="00194C1D">
        <w:rPr>
          <w:rFonts w:ascii="Times New Roman" w:hAnsi="Times New Roman" w:cs="Times New Roman"/>
          <w:sz w:val="24"/>
          <w:szCs w:val="24"/>
          <w:rPrChange w:id="4237" w:author="Owner" w:date="2017-04-10T10:31:00Z">
            <w:rPr>
              <w:sz w:val="24"/>
              <w:szCs w:val="24"/>
            </w:rPr>
          </w:rPrChange>
        </w:rPr>
        <w:lastRenderedPageBreak/>
        <w:t xml:space="preserve">annotation which may be useful to the new user).  This Excel file can be filled out completely, </w:t>
      </w:r>
      <w:r w:rsidR="006530F0" w:rsidRPr="00194C1D">
        <w:rPr>
          <w:rFonts w:ascii="Times New Roman" w:hAnsi="Times New Roman" w:cs="Times New Roman"/>
          <w:sz w:val="24"/>
          <w:szCs w:val="24"/>
          <w:rPrChange w:id="4238" w:author="Owner" w:date="2017-04-10T10:31:00Z">
            <w:rPr>
              <w:sz w:val="24"/>
              <w:szCs w:val="24"/>
            </w:rPr>
          </w:rPrChange>
        </w:rPr>
        <w:t xml:space="preserve">and </w:t>
      </w:r>
      <w:r w:rsidR="001C7DF1" w:rsidRPr="00194C1D">
        <w:rPr>
          <w:rFonts w:ascii="Times New Roman" w:hAnsi="Times New Roman" w:cs="Times New Roman"/>
          <w:sz w:val="24"/>
          <w:szCs w:val="24"/>
          <w:rPrChange w:id="4239" w:author="Owner" w:date="2017-04-10T10:31:00Z">
            <w:rPr>
              <w:sz w:val="24"/>
              <w:szCs w:val="24"/>
            </w:rPr>
          </w:rPrChange>
        </w:rPr>
        <w:t>then saved as a .csv file under a filename specified in the header file.</w:t>
      </w:r>
    </w:p>
    <w:p w:rsidR="001C7DF1" w:rsidRPr="00194C1D" w:rsidRDefault="001C7DF1" w:rsidP="00D20A24">
      <w:pPr>
        <w:rPr>
          <w:rFonts w:ascii="Times New Roman" w:hAnsi="Times New Roman" w:cs="Times New Roman"/>
          <w:sz w:val="24"/>
          <w:szCs w:val="24"/>
          <w:rPrChange w:id="4240" w:author="Owner" w:date="2017-04-10T10:31:00Z">
            <w:rPr>
              <w:sz w:val="24"/>
              <w:szCs w:val="24"/>
            </w:rPr>
          </w:rPrChange>
        </w:rPr>
      </w:pPr>
      <w:r w:rsidRPr="00194C1D">
        <w:rPr>
          <w:rFonts w:ascii="Times New Roman" w:hAnsi="Times New Roman" w:cs="Times New Roman"/>
          <w:sz w:val="24"/>
          <w:szCs w:val="24"/>
          <w:rPrChange w:id="4241" w:author="Owner" w:date="2017-04-10T10:31:00Z">
            <w:rPr>
              <w:sz w:val="24"/>
              <w:szCs w:val="24"/>
            </w:rPr>
          </w:rPrChange>
        </w:rPr>
        <w:t xml:space="preserve">Below is a description of each </w:t>
      </w:r>
      <w:r w:rsidR="00F262BA" w:rsidRPr="00194C1D">
        <w:rPr>
          <w:rFonts w:ascii="Times New Roman" w:hAnsi="Times New Roman" w:cs="Times New Roman"/>
          <w:sz w:val="24"/>
          <w:szCs w:val="24"/>
          <w:rPrChange w:id="4242" w:author="Owner" w:date="2017-04-10T10:31:00Z">
            <w:rPr>
              <w:sz w:val="24"/>
              <w:szCs w:val="24"/>
            </w:rPr>
          </w:rPrChange>
        </w:rPr>
        <w:t>set of inputs</w:t>
      </w:r>
      <w:r w:rsidRPr="00194C1D">
        <w:rPr>
          <w:rFonts w:ascii="Times New Roman" w:hAnsi="Times New Roman" w:cs="Times New Roman"/>
          <w:sz w:val="24"/>
          <w:szCs w:val="24"/>
          <w:rPrChange w:id="4243" w:author="Owner" w:date="2017-04-10T10:31:00Z">
            <w:rPr>
              <w:sz w:val="24"/>
              <w:szCs w:val="24"/>
            </w:rPr>
          </w:rPrChange>
        </w:rPr>
        <w:t xml:space="preserve"> that must be filled out for each site.  Figures include formatting as will be found in the Excel templates.  As the user gains experience with the model, he or she may</w:t>
      </w:r>
      <w:r w:rsidR="006530F0" w:rsidRPr="00194C1D">
        <w:rPr>
          <w:rFonts w:ascii="Times New Roman" w:hAnsi="Times New Roman" w:cs="Times New Roman"/>
          <w:sz w:val="24"/>
          <w:szCs w:val="24"/>
          <w:rPrChange w:id="4244" w:author="Owner" w:date="2017-04-10T10:31:00Z">
            <w:rPr>
              <w:sz w:val="24"/>
              <w:szCs w:val="24"/>
            </w:rPr>
          </w:rPrChange>
        </w:rPr>
        <w:t xml:space="preserve"> prefer</w:t>
      </w:r>
      <w:r w:rsidRPr="00194C1D">
        <w:rPr>
          <w:rFonts w:ascii="Times New Roman" w:hAnsi="Times New Roman" w:cs="Times New Roman"/>
          <w:sz w:val="24"/>
          <w:szCs w:val="24"/>
          <w:rPrChange w:id="4245" w:author="Owner" w:date="2017-04-10T10:31:00Z">
            <w:rPr>
              <w:sz w:val="24"/>
              <w:szCs w:val="24"/>
            </w:rPr>
          </w:rPrChange>
        </w:rPr>
        <w:t xml:space="preserve"> work directly with .csv files.  The .csv files are exactly the same as the Excel files, except that formatting (cell colors, font, column widths) are lost.</w:t>
      </w:r>
    </w:p>
    <w:p w:rsidR="00FE0304" w:rsidRPr="00194C1D" w:rsidRDefault="001C7DF1" w:rsidP="00D20A24">
      <w:pPr>
        <w:rPr>
          <w:rFonts w:ascii="Times New Roman" w:hAnsi="Times New Roman" w:cs="Times New Roman"/>
          <w:sz w:val="24"/>
          <w:szCs w:val="24"/>
          <w:rPrChange w:id="4246" w:author="Owner" w:date="2017-04-10T10:31:00Z">
            <w:rPr>
              <w:sz w:val="24"/>
              <w:szCs w:val="24"/>
            </w:rPr>
          </w:rPrChange>
        </w:rPr>
      </w:pPr>
      <w:r w:rsidRPr="00194C1D">
        <w:rPr>
          <w:rFonts w:ascii="Times New Roman" w:hAnsi="Times New Roman" w:cs="Times New Roman"/>
          <w:sz w:val="24"/>
          <w:szCs w:val="24"/>
          <w:rPrChange w:id="4247" w:author="Owner" w:date="2017-04-10T10:31:00Z">
            <w:rPr>
              <w:sz w:val="24"/>
              <w:szCs w:val="24"/>
            </w:rPr>
          </w:rPrChange>
        </w:rPr>
        <w:t xml:space="preserve">As mentioned early, creating </w:t>
      </w:r>
      <w:r w:rsidR="006530F0" w:rsidRPr="00194C1D">
        <w:rPr>
          <w:rFonts w:ascii="Times New Roman" w:hAnsi="Times New Roman" w:cs="Times New Roman"/>
          <w:sz w:val="24"/>
          <w:szCs w:val="24"/>
          <w:rPrChange w:id="4248" w:author="Owner" w:date="2017-04-10T10:31:00Z">
            <w:rPr>
              <w:sz w:val="24"/>
              <w:szCs w:val="24"/>
            </w:rPr>
          </w:rPrChange>
        </w:rPr>
        <w:t>the</w:t>
      </w:r>
      <w:r w:rsidRPr="00194C1D">
        <w:rPr>
          <w:rFonts w:ascii="Times New Roman" w:hAnsi="Times New Roman" w:cs="Times New Roman"/>
          <w:sz w:val="24"/>
          <w:szCs w:val="24"/>
          <w:rPrChange w:id="4249" w:author="Owner" w:date="2017-04-10T10:31:00Z">
            <w:rPr>
              <w:sz w:val="24"/>
              <w:szCs w:val="24"/>
            </w:rPr>
          </w:rPrChange>
        </w:rPr>
        <w:t xml:space="preserve"> site level parameter input files will likely comprise the bulk of the work when using the watershed model.  </w:t>
      </w:r>
    </w:p>
    <w:p w:rsidR="001F511D" w:rsidRPr="00194C1D" w:rsidRDefault="005537F9" w:rsidP="00D20A24">
      <w:pPr>
        <w:rPr>
          <w:rFonts w:ascii="Times New Roman" w:hAnsi="Times New Roman" w:cs="Times New Roman"/>
          <w:sz w:val="24"/>
          <w:szCs w:val="24"/>
          <w:rPrChange w:id="4250" w:author="Owner" w:date="2017-04-10T10:31:00Z">
            <w:rPr>
              <w:sz w:val="24"/>
              <w:szCs w:val="24"/>
            </w:rPr>
          </w:rPrChange>
        </w:rPr>
      </w:pPr>
      <w:r w:rsidRPr="00194C1D">
        <w:rPr>
          <w:rFonts w:ascii="Times New Roman" w:hAnsi="Times New Roman" w:cs="Times New Roman"/>
          <w:sz w:val="24"/>
          <w:szCs w:val="24"/>
          <w:rPrChange w:id="4251" w:author="Owner" w:date="2017-04-10T10:31:00Z">
            <w:rPr>
              <w:sz w:val="24"/>
              <w:szCs w:val="24"/>
            </w:rPr>
          </w:rPrChange>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194C1D" w:rsidRDefault="001F511D" w:rsidP="00D20A24">
      <w:pPr>
        <w:rPr>
          <w:rFonts w:ascii="Times New Roman" w:hAnsi="Times New Roman" w:cs="Times New Roman"/>
          <w:sz w:val="24"/>
          <w:szCs w:val="24"/>
          <w:rPrChange w:id="4252" w:author="Owner" w:date="2017-04-10T10:31:00Z">
            <w:rPr>
              <w:sz w:val="24"/>
              <w:szCs w:val="24"/>
            </w:rPr>
          </w:rPrChange>
        </w:rPr>
      </w:pPr>
    </w:p>
    <w:p w:rsidR="00FE0304" w:rsidRPr="00194C1D" w:rsidRDefault="001F511D" w:rsidP="00D20A24">
      <w:pPr>
        <w:rPr>
          <w:rFonts w:ascii="Times New Roman" w:hAnsi="Times New Roman" w:cs="Times New Roman"/>
          <w:b/>
          <w:sz w:val="24"/>
          <w:szCs w:val="24"/>
          <w:rPrChange w:id="4253" w:author="Owner" w:date="2017-04-10T10:31:00Z">
            <w:rPr>
              <w:b/>
              <w:sz w:val="24"/>
              <w:szCs w:val="24"/>
            </w:rPr>
          </w:rPrChange>
        </w:rPr>
      </w:pPr>
      <w:r w:rsidRPr="00194C1D">
        <w:rPr>
          <w:rFonts w:ascii="Times New Roman" w:hAnsi="Times New Roman" w:cs="Times New Roman"/>
          <w:b/>
          <w:sz w:val="24"/>
          <w:szCs w:val="24"/>
          <w:rPrChange w:id="4254" w:author="Owner" w:date="2017-04-10T10:31:00Z">
            <w:rPr>
              <w:b/>
              <w:sz w:val="24"/>
              <w:szCs w:val="24"/>
            </w:rPr>
          </w:rPrChange>
        </w:rPr>
        <w:t>Land Cover by Area (Ak_x_Lqk)</w:t>
      </w:r>
      <w:r w:rsidR="00FE0304" w:rsidRPr="00194C1D">
        <w:rPr>
          <w:rFonts w:ascii="Times New Roman" w:hAnsi="Times New Roman" w:cs="Times New Roman"/>
          <w:b/>
          <w:sz w:val="24"/>
          <w:szCs w:val="24"/>
          <w:rPrChange w:id="4255" w:author="Owner" w:date="2017-04-10T10:31:00Z">
            <w:rPr>
              <w:b/>
              <w:sz w:val="24"/>
              <w:szCs w:val="24"/>
            </w:rPr>
          </w:rPrChange>
        </w:rPr>
        <w:t xml:space="preserve">    </w:t>
      </w:r>
    </w:p>
    <w:p w:rsidR="00FE0304" w:rsidRPr="00194C1D" w:rsidRDefault="00FE0304" w:rsidP="00D20A24">
      <w:pPr>
        <w:rPr>
          <w:rFonts w:ascii="Times New Roman" w:hAnsi="Times New Roman" w:cs="Times New Roman"/>
          <w:sz w:val="24"/>
          <w:szCs w:val="24"/>
          <w:rPrChange w:id="4256" w:author="Owner" w:date="2017-04-10T10:31:00Z">
            <w:rPr>
              <w:sz w:val="24"/>
              <w:szCs w:val="24"/>
            </w:rPr>
          </w:rPrChange>
        </w:rPr>
      </w:pPr>
      <w:r w:rsidRPr="00194C1D">
        <w:rPr>
          <w:rFonts w:ascii="Times New Roman" w:hAnsi="Times New Roman" w:cs="Times New Roman"/>
          <w:b/>
          <w:noProof/>
          <w:sz w:val="24"/>
          <w:szCs w:val="24"/>
          <w:rPrChange w:id="4257" w:author="Owner" w:date="2017-04-10T10:31:00Z">
            <w:rPr>
              <w:b/>
              <w:noProof/>
              <w:sz w:val="24"/>
              <w:szCs w:val="24"/>
            </w:rPr>
          </w:rPrChange>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194C1D" w:rsidRDefault="00194C1D" w:rsidP="00FE0304">
                            <w:r w:rsidRPr="009D0242">
                              <w:rPr>
                                <w:b/>
                                <w:sz w:val="24"/>
                                <w:szCs w:val="24"/>
                              </w:rPr>
                              <w:t xml:space="preserve">Figure </w:t>
                            </w:r>
                            <w:del w:id="4258" w:author="Owner" w:date="2017-04-11T09:13:00Z">
                              <w:r w:rsidRPr="009D0242" w:rsidDel="00050AE4">
                                <w:rPr>
                                  <w:b/>
                                  <w:sz w:val="24"/>
                                  <w:szCs w:val="24"/>
                                </w:rPr>
                                <w:delText>7</w:delText>
                              </w:r>
                            </w:del>
                            <w:ins w:id="4259" w:author="Owner" w:date="2017-04-11T09:13:00Z">
                              <w:r w:rsidR="00050AE4">
                                <w:rPr>
                                  <w:b/>
                                  <w:sz w:val="24"/>
                                  <w:szCs w:val="24"/>
                                </w:rPr>
                                <w:t>8</w:t>
                              </w:r>
                            </w:ins>
                            <w:r w:rsidRPr="009D0242">
                              <w:rPr>
                                <w:b/>
                                <w:sz w:val="24"/>
                                <w:szCs w:val="24"/>
                              </w:rPr>
                              <w:t>.2.1.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7"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OvzlDQnAgAATgQAAA4AAAAAAAAAAAAAAAAALgIAAGRycy9l&#10;Mm9Eb2MueG1sUEsBAi0AFAAGAAgAAAAhAJ1ymFDhAAAACwEAAA8AAAAAAAAAAAAAAAAAgQQAAGRy&#10;cy9kb3ducmV2LnhtbFBLBQYAAAAABAAEAPMAAACPBQAAAAA=&#10;">
                <v:textbox>
                  <w:txbxContent>
                    <w:p w:rsidR="00194C1D" w:rsidRDefault="00194C1D" w:rsidP="00FE0304">
                      <w:r w:rsidRPr="009D0242">
                        <w:rPr>
                          <w:b/>
                          <w:sz w:val="24"/>
                          <w:szCs w:val="24"/>
                        </w:rPr>
                        <w:t xml:space="preserve">Figure </w:t>
                      </w:r>
                      <w:del w:id="4260" w:author="Owner" w:date="2017-04-11T09:13:00Z">
                        <w:r w:rsidRPr="009D0242" w:rsidDel="00050AE4">
                          <w:rPr>
                            <w:b/>
                            <w:sz w:val="24"/>
                            <w:szCs w:val="24"/>
                          </w:rPr>
                          <w:delText>7</w:delText>
                        </w:r>
                      </w:del>
                      <w:ins w:id="4261" w:author="Owner" w:date="2017-04-11T09:13:00Z">
                        <w:r w:rsidR="00050AE4">
                          <w:rPr>
                            <w:b/>
                            <w:sz w:val="24"/>
                            <w:szCs w:val="24"/>
                          </w:rPr>
                          <w:t>8</w:t>
                        </w:r>
                      </w:ins>
                      <w:r w:rsidRPr="009D0242">
                        <w:rPr>
                          <w:b/>
                          <w:sz w:val="24"/>
                          <w:szCs w:val="24"/>
                        </w:rPr>
                        <w:t>.2.1.  Land Cover by Land Use Classification for each Site</w:t>
                      </w:r>
                    </w:p>
                    <w:p w:rsidR="00194C1D" w:rsidRDefault="00194C1D"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194C1D">
        <w:rPr>
          <w:rFonts w:ascii="Times New Roman" w:hAnsi="Times New Roman" w:cs="Times New Roman"/>
          <w:b/>
          <w:sz w:val="24"/>
          <w:szCs w:val="24"/>
          <w:rPrChange w:id="4262" w:author="Owner" w:date="2017-04-10T10:31:00Z">
            <w:rPr>
              <w:b/>
              <w:sz w:val="24"/>
              <w:szCs w:val="24"/>
            </w:rPr>
          </w:rPrChange>
        </w:rPr>
        <w:t xml:space="preserve"> </w:t>
      </w:r>
      <w:r w:rsidR="001C7DF1" w:rsidRPr="00194C1D">
        <w:rPr>
          <w:rFonts w:ascii="Times New Roman" w:hAnsi="Times New Roman" w:cs="Times New Roman"/>
          <w:sz w:val="24"/>
          <w:szCs w:val="24"/>
          <w:rPrChange w:id="4263" w:author="Owner" w:date="2017-04-10T10:31:00Z">
            <w:rPr>
              <w:sz w:val="24"/>
              <w:szCs w:val="24"/>
            </w:rPr>
          </w:rPrChange>
        </w:rPr>
        <w:t xml:space="preserve">The first input table to be filled out is for site level </w:t>
      </w:r>
      <w:r w:rsidR="00BE0E55" w:rsidRPr="00194C1D">
        <w:rPr>
          <w:rFonts w:ascii="Times New Roman" w:hAnsi="Times New Roman" w:cs="Times New Roman"/>
          <w:b/>
          <w:sz w:val="24"/>
          <w:szCs w:val="24"/>
          <w:rPrChange w:id="4264" w:author="Owner" w:date="2017-04-10T10:31:00Z">
            <w:rPr>
              <w:b/>
              <w:sz w:val="24"/>
              <w:szCs w:val="24"/>
            </w:rPr>
          </w:rPrChange>
        </w:rPr>
        <w:t xml:space="preserve">Land cover by </w:t>
      </w:r>
      <w:proofErr w:type="gramStart"/>
      <w:r w:rsidR="00BE0E55" w:rsidRPr="00194C1D">
        <w:rPr>
          <w:rFonts w:ascii="Times New Roman" w:hAnsi="Times New Roman" w:cs="Times New Roman"/>
          <w:b/>
          <w:sz w:val="24"/>
          <w:szCs w:val="24"/>
          <w:rPrChange w:id="4265" w:author="Owner" w:date="2017-04-10T10:31:00Z">
            <w:rPr>
              <w:b/>
              <w:sz w:val="24"/>
              <w:szCs w:val="24"/>
            </w:rPr>
          </w:rPrChange>
        </w:rPr>
        <w:t>area</w:t>
      </w:r>
      <w:r w:rsidR="001C7DF1" w:rsidRPr="00194C1D">
        <w:rPr>
          <w:rFonts w:ascii="Times New Roman" w:hAnsi="Times New Roman" w:cs="Times New Roman"/>
          <w:b/>
          <w:sz w:val="24"/>
          <w:szCs w:val="24"/>
          <w:rPrChange w:id="4266" w:author="Owner" w:date="2017-04-10T10:31:00Z">
            <w:rPr>
              <w:b/>
              <w:sz w:val="24"/>
              <w:szCs w:val="24"/>
            </w:rPr>
          </w:rPrChange>
        </w:rPr>
        <w:t xml:space="preserve"> </w:t>
      </w:r>
      <w:r w:rsidR="001C7DF1" w:rsidRPr="00194C1D">
        <w:rPr>
          <w:rFonts w:ascii="Times New Roman" w:hAnsi="Times New Roman" w:cs="Times New Roman"/>
          <w:sz w:val="24"/>
          <w:szCs w:val="24"/>
          <w:rPrChange w:id="4267" w:author="Owner" w:date="2017-04-10T10:31:00Z">
            <w:rPr>
              <w:sz w:val="24"/>
              <w:szCs w:val="24"/>
            </w:rPr>
          </w:rPrChange>
        </w:rPr>
        <w:t xml:space="preserve"> or</w:t>
      </w:r>
      <w:proofErr w:type="gramEnd"/>
      <w:r w:rsidR="001C7DF1" w:rsidRPr="00194C1D">
        <w:rPr>
          <w:rFonts w:ascii="Times New Roman" w:hAnsi="Times New Roman" w:cs="Times New Roman"/>
          <w:sz w:val="24"/>
          <w:szCs w:val="24"/>
          <w:rPrChange w:id="4268" w:author="Owner" w:date="2017-04-10T10:31:00Z">
            <w:rPr>
              <w:sz w:val="24"/>
              <w:szCs w:val="24"/>
            </w:rPr>
          </w:rPrChange>
        </w:rPr>
        <w:t xml:space="preserve"> </w:t>
      </w:r>
      <w:r w:rsidR="00BE0E55" w:rsidRPr="00194C1D">
        <w:rPr>
          <w:rFonts w:ascii="Times New Roman" w:hAnsi="Times New Roman" w:cs="Times New Roman"/>
          <w:b/>
          <w:sz w:val="24"/>
          <w:szCs w:val="24"/>
          <w:rPrChange w:id="4269" w:author="Owner" w:date="2017-04-10T10:31:00Z">
            <w:rPr>
              <w:b/>
              <w:sz w:val="24"/>
              <w:szCs w:val="24"/>
            </w:rPr>
          </w:rPrChange>
        </w:rPr>
        <w:t>Ak_x_Lqk</w:t>
      </w:r>
      <w:r w:rsidR="00BE0E55" w:rsidRPr="00194C1D">
        <w:rPr>
          <w:rFonts w:ascii="Times New Roman" w:hAnsi="Times New Roman" w:cs="Times New Roman"/>
          <w:sz w:val="24"/>
          <w:szCs w:val="24"/>
          <w:rPrChange w:id="4270" w:author="Owner" w:date="2017-04-10T10:31:00Z">
            <w:rPr>
              <w:sz w:val="24"/>
              <w:szCs w:val="24"/>
            </w:rPr>
          </w:rPrChange>
        </w:rPr>
        <w:t xml:space="preserve">, </w:t>
      </w:r>
      <w:r w:rsidR="001F511D" w:rsidRPr="00194C1D">
        <w:rPr>
          <w:rFonts w:ascii="Times New Roman" w:hAnsi="Times New Roman" w:cs="Times New Roman"/>
          <w:sz w:val="24"/>
          <w:szCs w:val="24"/>
          <w:rPrChange w:id="4271" w:author="Owner" w:date="2017-04-10T10:31:00Z">
            <w:rPr>
              <w:sz w:val="24"/>
              <w:szCs w:val="24"/>
            </w:rPr>
          </w:rPrChange>
        </w:rPr>
        <w:t>(</w:t>
      </w:r>
      <w:r w:rsidR="00345395" w:rsidRPr="00194C1D">
        <w:rPr>
          <w:rFonts w:ascii="Times New Roman" w:hAnsi="Times New Roman" w:cs="Times New Roman"/>
          <w:sz w:val="24"/>
          <w:szCs w:val="24"/>
          <w:rPrChange w:id="4272" w:author="Owner" w:date="2017-04-10T10:31:00Z">
            <w:rPr>
              <w:sz w:val="24"/>
              <w:szCs w:val="24"/>
            </w:rPr>
          </w:rPrChange>
        </w:rPr>
        <w:t>as described by Table 2-2 of QCI, 2006</w:t>
      </w:r>
      <w:r w:rsidR="007C1CA4" w:rsidRPr="00194C1D">
        <w:rPr>
          <w:rFonts w:ascii="Times New Roman" w:hAnsi="Times New Roman" w:cs="Times New Roman"/>
          <w:sz w:val="24"/>
          <w:szCs w:val="24"/>
          <w:rPrChange w:id="4273" w:author="Owner" w:date="2017-04-10T10:31:00Z">
            <w:rPr>
              <w:sz w:val="24"/>
              <w:szCs w:val="24"/>
            </w:rPr>
          </w:rPrChange>
        </w:rPr>
        <w:t>)</w:t>
      </w:r>
      <w:r w:rsidR="001F511D" w:rsidRPr="00194C1D">
        <w:rPr>
          <w:rFonts w:ascii="Times New Roman" w:hAnsi="Times New Roman" w:cs="Times New Roman"/>
          <w:sz w:val="24"/>
          <w:szCs w:val="24"/>
          <w:rPrChange w:id="4274" w:author="Owner" w:date="2017-04-10T10:31:00Z">
            <w:rPr>
              <w:sz w:val="24"/>
              <w:szCs w:val="24"/>
            </w:rPr>
          </w:rPrChange>
        </w:rPr>
        <w:t>.</w:t>
      </w:r>
      <w:r w:rsidR="007C1CA4" w:rsidRPr="00194C1D">
        <w:rPr>
          <w:rFonts w:ascii="Times New Roman" w:hAnsi="Times New Roman" w:cs="Times New Roman"/>
          <w:sz w:val="24"/>
          <w:szCs w:val="24"/>
          <w:rPrChange w:id="4275" w:author="Owner" w:date="2017-04-10T10:31:00Z">
            <w:rPr>
              <w:sz w:val="24"/>
              <w:szCs w:val="24"/>
            </w:rPr>
          </w:rPrChange>
        </w:rPr>
        <w:t xml:space="preserve"> </w:t>
      </w:r>
      <w:r w:rsidR="001C7DF1" w:rsidRPr="00194C1D">
        <w:rPr>
          <w:rFonts w:ascii="Times New Roman" w:hAnsi="Times New Roman" w:cs="Times New Roman"/>
          <w:sz w:val="24"/>
          <w:szCs w:val="24"/>
          <w:rPrChange w:id="4276" w:author="Owner" w:date="2017-04-10T10:31:00Z">
            <w:rPr>
              <w:sz w:val="24"/>
              <w:szCs w:val="24"/>
            </w:rPr>
          </w:rPrChange>
        </w:rPr>
        <w:t xml:space="preserve">This input parameter </w:t>
      </w:r>
      <w:r w:rsidR="007C1CA4" w:rsidRPr="00194C1D">
        <w:rPr>
          <w:rFonts w:ascii="Times New Roman" w:hAnsi="Times New Roman" w:cs="Times New Roman"/>
          <w:sz w:val="24"/>
          <w:szCs w:val="24"/>
          <w:rPrChange w:id="4277" w:author="Owner" w:date="2017-04-10T10:31:00Z">
            <w:rPr>
              <w:sz w:val="24"/>
              <w:szCs w:val="24"/>
            </w:rPr>
          </w:rPrChange>
        </w:rPr>
        <w:t xml:space="preserve">is modeled as a normally distributed random variable.  Data for land cover by site is entered in the </w:t>
      </w:r>
      <w:r w:rsidR="00BE0E55" w:rsidRPr="00194C1D">
        <w:rPr>
          <w:rFonts w:ascii="Times New Roman" w:hAnsi="Times New Roman" w:cs="Times New Roman"/>
          <w:sz w:val="24"/>
          <w:szCs w:val="24"/>
          <w:rPrChange w:id="4278" w:author="Owner" w:date="2017-04-10T10:31:00Z">
            <w:rPr>
              <w:sz w:val="24"/>
              <w:szCs w:val="24"/>
            </w:rPr>
          </w:rPrChange>
        </w:rPr>
        <w:t>top most table</w:t>
      </w:r>
      <w:r w:rsidR="007C1CA4" w:rsidRPr="00194C1D">
        <w:rPr>
          <w:rFonts w:ascii="Times New Roman" w:hAnsi="Times New Roman" w:cs="Times New Roman"/>
          <w:sz w:val="24"/>
          <w:szCs w:val="24"/>
          <w:rPrChange w:id="4279" w:author="Owner" w:date="2017-04-10T10:31:00Z">
            <w:rPr>
              <w:sz w:val="24"/>
              <w:szCs w:val="24"/>
            </w:rPr>
          </w:rPrChange>
        </w:rPr>
        <w:t xml:space="preserve"> of each site data input file.  An example</w:t>
      </w:r>
      <w:r w:rsidR="00BE0E55" w:rsidRPr="00194C1D">
        <w:rPr>
          <w:rFonts w:ascii="Times New Roman" w:hAnsi="Times New Roman" w:cs="Times New Roman"/>
          <w:sz w:val="24"/>
          <w:szCs w:val="24"/>
          <w:rPrChange w:id="4280" w:author="Owner" w:date="2017-04-10T10:31:00Z">
            <w:rPr>
              <w:sz w:val="24"/>
              <w:szCs w:val="24"/>
            </w:rPr>
          </w:rPrChange>
        </w:rPr>
        <w:t xml:space="preserve"> is shown by Figure </w:t>
      </w:r>
      <w:del w:id="4281" w:author="Owner" w:date="2017-04-11T09:13:00Z">
        <w:r w:rsidR="00BE0E55" w:rsidRPr="00194C1D" w:rsidDel="00050AE4">
          <w:rPr>
            <w:rFonts w:ascii="Times New Roman" w:hAnsi="Times New Roman" w:cs="Times New Roman"/>
            <w:sz w:val="24"/>
            <w:szCs w:val="24"/>
            <w:rPrChange w:id="4282" w:author="Owner" w:date="2017-04-10T10:31:00Z">
              <w:rPr>
                <w:sz w:val="24"/>
                <w:szCs w:val="24"/>
              </w:rPr>
            </w:rPrChange>
          </w:rPr>
          <w:delText>7</w:delText>
        </w:r>
      </w:del>
      <w:ins w:id="4283" w:author="Owner" w:date="2017-04-11T09:13:00Z">
        <w:r w:rsidR="00050AE4">
          <w:rPr>
            <w:rFonts w:ascii="Times New Roman" w:hAnsi="Times New Roman" w:cs="Times New Roman"/>
            <w:sz w:val="24"/>
            <w:szCs w:val="24"/>
          </w:rPr>
          <w:t>8</w:t>
        </w:r>
      </w:ins>
      <w:r w:rsidR="00BE0E55" w:rsidRPr="00194C1D">
        <w:rPr>
          <w:rFonts w:ascii="Times New Roman" w:hAnsi="Times New Roman" w:cs="Times New Roman"/>
          <w:sz w:val="24"/>
          <w:szCs w:val="24"/>
          <w:rPrChange w:id="4284" w:author="Owner" w:date="2017-04-10T10:31:00Z">
            <w:rPr>
              <w:sz w:val="24"/>
              <w:szCs w:val="24"/>
            </w:rPr>
          </w:rPrChange>
        </w:rPr>
        <w:t>.</w:t>
      </w:r>
      <w:r w:rsidR="000023F7" w:rsidRPr="00194C1D">
        <w:rPr>
          <w:rFonts w:ascii="Times New Roman" w:hAnsi="Times New Roman" w:cs="Times New Roman"/>
          <w:sz w:val="24"/>
          <w:szCs w:val="24"/>
          <w:rPrChange w:id="4285" w:author="Owner" w:date="2017-04-10T10:31:00Z">
            <w:rPr>
              <w:sz w:val="24"/>
              <w:szCs w:val="24"/>
            </w:rPr>
          </w:rPrChange>
        </w:rPr>
        <w:t>2</w:t>
      </w:r>
      <w:r w:rsidR="007C1CA4" w:rsidRPr="00194C1D">
        <w:rPr>
          <w:rFonts w:ascii="Times New Roman" w:hAnsi="Times New Roman" w:cs="Times New Roman"/>
          <w:sz w:val="24"/>
          <w:szCs w:val="24"/>
          <w:rPrChange w:id="4286" w:author="Owner" w:date="2017-04-10T10:31:00Z">
            <w:rPr>
              <w:sz w:val="24"/>
              <w:szCs w:val="24"/>
            </w:rPr>
          </w:rPrChange>
        </w:rPr>
        <w:t>.1.</w:t>
      </w:r>
      <w:r w:rsidR="00BE0E55" w:rsidRPr="00194C1D">
        <w:rPr>
          <w:rFonts w:ascii="Times New Roman" w:hAnsi="Times New Roman" w:cs="Times New Roman"/>
          <w:sz w:val="24"/>
          <w:szCs w:val="24"/>
          <w:rPrChange w:id="4287" w:author="Owner" w:date="2017-04-10T10:31:00Z">
            <w:rPr>
              <w:sz w:val="24"/>
              <w:szCs w:val="24"/>
            </w:rPr>
          </w:rPrChange>
        </w:rPr>
        <w:t xml:space="preserve"> </w:t>
      </w:r>
      <w:r w:rsidR="007C1CA4" w:rsidRPr="00194C1D">
        <w:rPr>
          <w:rFonts w:ascii="Times New Roman" w:hAnsi="Times New Roman" w:cs="Times New Roman"/>
          <w:sz w:val="24"/>
          <w:szCs w:val="24"/>
          <w:rPrChange w:id="4288" w:author="Owner" w:date="2017-04-10T10:31:00Z">
            <w:rPr>
              <w:sz w:val="24"/>
              <w:szCs w:val="24"/>
            </w:rPr>
          </w:rPrChange>
        </w:rPr>
        <w:t xml:space="preserve"> </w:t>
      </w:r>
    </w:p>
    <w:p w:rsidR="00FE0304" w:rsidRPr="00194C1D" w:rsidRDefault="00FE0304" w:rsidP="00D20A24">
      <w:pPr>
        <w:rPr>
          <w:rFonts w:ascii="Times New Roman" w:hAnsi="Times New Roman" w:cs="Times New Roman"/>
          <w:sz w:val="24"/>
          <w:szCs w:val="24"/>
          <w:rPrChange w:id="4289" w:author="Owner" w:date="2017-04-10T10:31:00Z">
            <w:rPr>
              <w:sz w:val="24"/>
              <w:szCs w:val="24"/>
            </w:rPr>
          </w:rPrChange>
        </w:rPr>
      </w:pPr>
    </w:p>
    <w:p w:rsidR="00BE0E55" w:rsidRPr="00194C1D" w:rsidRDefault="00FE0304" w:rsidP="00D20A24">
      <w:pPr>
        <w:rPr>
          <w:rFonts w:ascii="Times New Roman" w:hAnsi="Times New Roman" w:cs="Times New Roman"/>
          <w:sz w:val="24"/>
          <w:szCs w:val="24"/>
          <w:rPrChange w:id="4290" w:author="Owner" w:date="2017-04-10T10:31:00Z">
            <w:rPr>
              <w:sz w:val="24"/>
              <w:szCs w:val="24"/>
            </w:rPr>
          </w:rPrChange>
        </w:rPr>
      </w:pPr>
      <w:r w:rsidRPr="00194C1D">
        <w:rPr>
          <w:rFonts w:ascii="Times New Roman" w:hAnsi="Times New Roman" w:cs="Times New Roman"/>
          <w:sz w:val="24"/>
          <w:szCs w:val="24"/>
          <w:rPrChange w:id="4291" w:author="Owner" w:date="2017-04-10T10:31:00Z">
            <w:rPr>
              <w:sz w:val="24"/>
              <w:szCs w:val="24"/>
            </w:rPr>
          </w:rPrChange>
        </w:rPr>
        <w:lastRenderedPageBreak/>
        <w:t xml:space="preserve">Table </w:t>
      </w:r>
      <w:del w:id="4292" w:author="Owner" w:date="2017-04-11T09:13:00Z">
        <w:r w:rsidRPr="00194C1D" w:rsidDel="00050AE4">
          <w:rPr>
            <w:rFonts w:ascii="Times New Roman" w:hAnsi="Times New Roman" w:cs="Times New Roman"/>
            <w:sz w:val="24"/>
            <w:szCs w:val="24"/>
            <w:rPrChange w:id="4293" w:author="Owner" w:date="2017-04-10T10:31:00Z">
              <w:rPr>
                <w:sz w:val="24"/>
                <w:szCs w:val="24"/>
              </w:rPr>
            </w:rPrChange>
          </w:rPr>
          <w:delText>7</w:delText>
        </w:r>
      </w:del>
      <w:ins w:id="4294" w:author="Owner" w:date="2017-04-11T09:13:00Z">
        <w:r w:rsidR="00050AE4">
          <w:rPr>
            <w:rFonts w:ascii="Times New Roman" w:hAnsi="Times New Roman" w:cs="Times New Roman"/>
            <w:sz w:val="24"/>
            <w:szCs w:val="24"/>
          </w:rPr>
          <w:t>8</w:t>
        </w:r>
      </w:ins>
      <w:r w:rsidRPr="00194C1D">
        <w:rPr>
          <w:rFonts w:ascii="Times New Roman" w:hAnsi="Times New Roman" w:cs="Times New Roman"/>
          <w:sz w:val="24"/>
          <w:szCs w:val="24"/>
          <w:rPrChange w:id="4295" w:author="Owner" w:date="2017-04-10T10:31:00Z">
            <w:rPr>
              <w:sz w:val="24"/>
              <w:szCs w:val="24"/>
            </w:rPr>
          </w:rPrChange>
        </w:rPr>
        <w:t xml:space="preserve">.2.1 </w:t>
      </w:r>
      <w:r w:rsidR="00BE0E55" w:rsidRPr="00194C1D">
        <w:rPr>
          <w:rFonts w:ascii="Times New Roman" w:hAnsi="Times New Roman" w:cs="Times New Roman"/>
          <w:sz w:val="24"/>
          <w:szCs w:val="24"/>
          <w:rPrChange w:id="4296" w:author="Owner" w:date="2017-04-10T10:31:00Z">
            <w:rPr>
              <w:sz w:val="24"/>
              <w:szCs w:val="24"/>
            </w:rPr>
          </w:rPrChange>
        </w:rPr>
        <w:t xml:space="preserve">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Ak_x_Lqk.  The final two columns allow the user to specify a future target for Ak_x_Lqk by land use classification, and a rate parameter that governs the rate of change from the initial to the target value (see section </w:t>
      </w:r>
      <w:del w:id="4297" w:author="Owner" w:date="2017-04-11T09:14:00Z">
        <w:r w:rsidR="00BE0E55" w:rsidRPr="00194C1D" w:rsidDel="00050AE4">
          <w:rPr>
            <w:rFonts w:ascii="Times New Roman" w:hAnsi="Times New Roman" w:cs="Times New Roman"/>
            <w:sz w:val="24"/>
            <w:szCs w:val="24"/>
            <w:rPrChange w:id="4298" w:author="Owner" w:date="2017-04-10T10:31:00Z">
              <w:rPr>
                <w:sz w:val="24"/>
                <w:szCs w:val="24"/>
              </w:rPr>
            </w:rPrChange>
          </w:rPr>
          <w:delText>6</w:delText>
        </w:r>
      </w:del>
      <w:ins w:id="4299" w:author="Owner" w:date="2017-04-11T09:14:00Z">
        <w:r w:rsidR="00050AE4">
          <w:rPr>
            <w:rFonts w:ascii="Times New Roman" w:hAnsi="Times New Roman" w:cs="Times New Roman"/>
            <w:sz w:val="24"/>
            <w:szCs w:val="24"/>
          </w:rPr>
          <w:t>7</w:t>
        </w:r>
      </w:ins>
      <w:r w:rsidR="00BE0E55" w:rsidRPr="00194C1D">
        <w:rPr>
          <w:rFonts w:ascii="Times New Roman" w:hAnsi="Times New Roman" w:cs="Times New Roman"/>
          <w:sz w:val="24"/>
          <w:szCs w:val="24"/>
          <w:rPrChange w:id="4300" w:author="Owner" w:date="2017-04-10T10:31:00Z">
            <w:rPr>
              <w:sz w:val="24"/>
              <w:szCs w:val="24"/>
            </w:rPr>
          </w:rPrChange>
        </w:rPr>
        <w:t>.1</w:t>
      </w:r>
      <w:r w:rsidR="00BE0E55" w:rsidRPr="00194C1D">
        <w:rPr>
          <w:rFonts w:ascii="Times New Roman" w:hAnsi="Times New Roman" w:cs="Times New Roman"/>
          <w:b/>
          <w:sz w:val="24"/>
          <w:szCs w:val="24"/>
          <w:rPrChange w:id="4301" w:author="Owner" w:date="2017-04-10T10:31:00Z">
            <w:rPr>
              <w:b/>
              <w:sz w:val="24"/>
              <w:szCs w:val="24"/>
            </w:rPr>
          </w:rPrChange>
        </w:rPr>
        <w:t>).</w:t>
      </w:r>
      <w:r w:rsidR="00E94C59" w:rsidRPr="00194C1D">
        <w:rPr>
          <w:rFonts w:ascii="Times New Roman" w:hAnsi="Times New Roman" w:cs="Times New Roman"/>
          <w:b/>
          <w:sz w:val="24"/>
          <w:szCs w:val="24"/>
          <w:rPrChange w:id="4302" w:author="Owner" w:date="2017-04-10T10:31:00Z">
            <w:rPr>
              <w:b/>
              <w:sz w:val="24"/>
              <w:szCs w:val="24"/>
            </w:rPr>
          </w:rPrChange>
        </w:rPr>
        <w:t xml:space="preserve">  If the user does not wish to specify a trend change in mean Ak_x_Lqk over time, he or she</w:t>
      </w:r>
      <w:r w:rsidR="001C7DF1" w:rsidRPr="00194C1D">
        <w:rPr>
          <w:rFonts w:ascii="Times New Roman" w:hAnsi="Times New Roman" w:cs="Times New Roman"/>
          <w:b/>
          <w:sz w:val="24"/>
          <w:szCs w:val="24"/>
          <w:rPrChange w:id="4303" w:author="Owner" w:date="2017-04-10T10:31:00Z">
            <w:rPr>
              <w:b/>
              <w:sz w:val="24"/>
              <w:szCs w:val="24"/>
            </w:rPr>
          </w:rPrChange>
        </w:rPr>
        <w:t xml:space="preserve"> can either specify a rate parameter of 0, and/or specify </w:t>
      </w:r>
      <w:r w:rsidR="00E94C59" w:rsidRPr="00194C1D">
        <w:rPr>
          <w:rFonts w:ascii="Times New Roman" w:hAnsi="Times New Roman" w:cs="Times New Roman"/>
          <w:b/>
          <w:sz w:val="24"/>
          <w:szCs w:val="24"/>
          <w:rPrChange w:id="4304" w:author="Owner" w:date="2017-04-10T10:31:00Z">
            <w:rPr>
              <w:b/>
              <w:sz w:val="24"/>
              <w:szCs w:val="24"/>
            </w:rPr>
          </w:rPrChange>
        </w:rPr>
        <w:t>the future Ak_x_Lqk target mean</w:t>
      </w:r>
      <w:r w:rsidR="001C7DF1" w:rsidRPr="00194C1D">
        <w:rPr>
          <w:rFonts w:ascii="Times New Roman" w:hAnsi="Times New Roman" w:cs="Times New Roman"/>
          <w:b/>
          <w:sz w:val="24"/>
          <w:szCs w:val="24"/>
          <w:rPrChange w:id="4305" w:author="Owner" w:date="2017-04-10T10:31:00Z">
            <w:rPr>
              <w:b/>
              <w:sz w:val="24"/>
              <w:szCs w:val="24"/>
            </w:rPr>
          </w:rPrChange>
        </w:rPr>
        <w:t xml:space="preserve"> as being equal to the initial mean parameter value.  </w:t>
      </w:r>
      <w:r w:rsidR="00345395" w:rsidRPr="00194C1D">
        <w:rPr>
          <w:rFonts w:ascii="Times New Roman" w:hAnsi="Times New Roman" w:cs="Times New Roman"/>
          <w:sz w:val="24"/>
          <w:szCs w:val="24"/>
          <w:rPrChange w:id="4306" w:author="Owner" w:date="2017-04-10T10:31:00Z">
            <w:rPr>
              <w:sz w:val="24"/>
              <w:szCs w:val="24"/>
            </w:rPr>
          </w:rPrChange>
        </w:rPr>
        <w:t>(</w:t>
      </w:r>
      <w:r w:rsidR="001C7DF1" w:rsidRPr="00194C1D">
        <w:rPr>
          <w:rFonts w:ascii="Times New Roman" w:hAnsi="Times New Roman" w:cs="Times New Roman"/>
          <w:sz w:val="24"/>
          <w:szCs w:val="24"/>
          <w:rPrChange w:id="4307" w:author="Owner" w:date="2017-04-10T10:31:00Z">
            <w:rPr>
              <w:sz w:val="24"/>
              <w:szCs w:val="24"/>
            </w:rPr>
          </w:rPrChange>
        </w:rPr>
        <w:t>T</w:t>
      </w:r>
      <w:r w:rsidR="00345395" w:rsidRPr="00194C1D">
        <w:rPr>
          <w:rFonts w:ascii="Times New Roman" w:hAnsi="Times New Roman" w:cs="Times New Roman"/>
          <w:sz w:val="24"/>
          <w:szCs w:val="24"/>
          <w:rPrChange w:id="4308" w:author="Owner" w:date="2017-04-10T10:31:00Z">
            <w:rPr>
              <w:sz w:val="24"/>
              <w:szCs w:val="24"/>
            </w:rPr>
          </w:rPrChange>
        </w:rPr>
        <w:t>his</w:t>
      </w:r>
      <w:r w:rsidR="001C7DF1" w:rsidRPr="00194C1D">
        <w:rPr>
          <w:rFonts w:ascii="Times New Roman" w:hAnsi="Times New Roman" w:cs="Times New Roman"/>
          <w:sz w:val="24"/>
          <w:szCs w:val="24"/>
          <w:rPrChange w:id="4309" w:author="Owner" w:date="2017-04-10T10:31:00Z">
            <w:rPr>
              <w:sz w:val="24"/>
              <w:szCs w:val="24"/>
            </w:rPr>
          </w:rPrChange>
        </w:rPr>
        <w:t xml:space="preserve"> will hold true</w:t>
      </w:r>
      <w:r w:rsidR="00E94C59" w:rsidRPr="00194C1D">
        <w:rPr>
          <w:rFonts w:ascii="Times New Roman" w:hAnsi="Times New Roman" w:cs="Times New Roman"/>
          <w:sz w:val="24"/>
          <w:szCs w:val="24"/>
          <w:rPrChange w:id="4310" w:author="Owner" w:date="2017-04-10T10:31:00Z">
            <w:rPr>
              <w:sz w:val="24"/>
              <w:szCs w:val="24"/>
            </w:rPr>
          </w:rPrChange>
        </w:rPr>
        <w:t xml:space="preserve"> all input file parameters).</w:t>
      </w:r>
      <w:r w:rsidR="001F511D" w:rsidRPr="00194C1D">
        <w:rPr>
          <w:rFonts w:ascii="Times New Roman" w:hAnsi="Times New Roman" w:cs="Times New Roman"/>
          <w:sz w:val="24"/>
          <w:szCs w:val="24"/>
          <w:rPrChange w:id="4311" w:author="Owner" w:date="2017-04-10T10:31:00Z">
            <w:rPr>
              <w:sz w:val="24"/>
              <w:szCs w:val="24"/>
            </w:rPr>
          </w:rPrChange>
        </w:rPr>
        <w:t xml:space="preserve">  Note that, if no stochasticity is desired, the user must still enter zeroes in the sigma.x columns.</w:t>
      </w:r>
    </w:p>
    <w:p w:rsidR="00E64294" w:rsidRPr="00194C1D" w:rsidRDefault="00E64294" w:rsidP="00E64294">
      <w:pPr>
        <w:rPr>
          <w:rFonts w:ascii="Times New Roman" w:hAnsi="Times New Roman" w:cs="Times New Roman"/>
          <w:sz w:val="24"/>
          <w:szCs w:val="24"/>
          <w:rPrChange w:id="4312" w:author="Owner" w:date="2017-04-10T10:31:00Z">
            <w:rPr>
              <w:sz w:val="24"/>
              <w:szCs w:val="24"/>
            </w:rPr>
          </w:rPrChange>
        </w:rPr>
      </w:pPr>
      <w:r w:rsidRPr="00194C1D">
        <w:rPr>
          <w:rFonts w:ascii="Times New Roman" w:hAnsi="Times New Roman" w:cs="Times New Roman"/>
          <w:sz w:val="24"/>
          <w:szCs w:val="24"/>
          <w:rPrChange w:id="4313" w:author="Owner" w:date="2017-04-10T10:31:00Z">
            <w:rPr>
              <w:sz w:val="24"/>
              <w:szCs w:val="24"/>
            </w:rPr>
          </w:rPrChange>
        </w:rPr>
        <w:t>The units on area may be selected by the user.  However, the units on area MUST be consistent with the units for capacity, discussed below.  For example, if Ak_x_Lqk is specified in square meters, then the capacity values must be specified in fish per square meter.</w:t>
      </w:r>
    </w:p>
    <w:p w:rsidR="00E64294" w:rsidRPr="00194C1D" w:rsidRDefault="00E64294" w:rsidP="00D20A24">
      <w:pPr>
        <w:rPr>
          <w:rFonts w:ascii="Times New Roman" w:hAnsi="Times New Roman" w:cs="Times New Roman"/>
          <w:sz w:val="24"/>
          <w:szCs w:val="24"/>
          <w:rPrChange w:id="4314" w:author="Owner" w:date="2017-04-10T10:31:00Z">
            <w:rPr>
              <w:sz w:val="24"/>
              <w:szCs w:val="24"/>
            </w:rPr>
          </w:rPrChange>
        </w:rPr>
      </w:pPr>
    </w:p>
    <w:p w:rsidR="001F511D" w:rsidRPr="00194C1D" w:rsidRDefault="001F511D" w:rsidP="001F511D">
      <w:pPr>
        <w:rPr>
          <w:rFonts w:ascii="Times New Roman" w:hAnsi="Times New Roman" w:cs="Times New Roman"/>
          <w:b/>
          <w:sz w:val="24"/>
          <w:szCs w:val="24"/>
          <w:rPrChange w:id="4315" w:author="Owner" w:date="2017-04-10T10:31:00Z">
            <w:rPr>
              <w:b/>
              <w:sz w:val="24"/>
              <w:szCs w:val="24"/>
            </w:rPr>
          </w:rPrChange>
        </w:rPr>
      </w:pPr>
      <w:r w:rsidRPr="00194C1D">
        <w:rPr>
          <w:rFonts w:ascii="Times New Roman" w:hAnsi="Times New Roman" w:cs="Times New Roman"/>
          <w:b/>
          <w:sz w:val="24"/>
          <w:szCs w:val="24"/>
          <w:rPrChange w:id="4316" w:author="Owner" w:date="2017-04-10T10:31:00Z">
            <w:rPr>
              <w:b/>
              <w:sz w:val="24"/>
              <w:szCs w:val="24"/>
            </w:rPr>
          </w:rPrChange>
        </w:rPr>
        <w:t>Fraction of Habitat Type within Each Land Use Classification (M)</w:t>
      </w:r>
      <w:r w:rsidRPr="00194C1D">
        <w:rPr>
          <w:rFonts w:ascii="Times New Roman" w:hAnsi="Times New Roman" w:cs="Times New Roman"/>
          <w:sz w:val="24"/>
          <w:szCs w:val="24"/>
          <w:rPrChange w:id="4317" w:author="Owner" w:date="2017-04-10T10:31:00Z">
            <w:rPr>
              <w:sz w:val="24"/>
              <w:szCs w:val="24"/>
            </w:rPr>
          </w:rPrChange>
        </w:rPr>
        <w:t xml:space="preserve"> </w:t>
      </w:r>
    </w:p>
    <w:p w:rsidR="000023F7" w:rsidRPr="00194C1D" w:rsidRDefault="000023F7" w:rsidP="00D20A24">
      <w:pPr>
        <w:rPr>
          <w:rFonts w:ascii="Times New Roman" w:hAnsi="Times New Roman" w:cs="Times New Roman"/>
          <w:sz w:val="24"/>
          <w:szCs w:val="24"/>
          <w:rPrChange w:id="4318" w:author="Owner" w:date="2017-04-10T10:31:00Z">
            <w:rPr>
              <w:sz w:val="24"/>
              <w:szCs w:val="24"/>
            </w:rPr>
          </w:rPrChange>
        </w:rPr>
      </w:pPr>
      <w:r w:rsidRPr="00194C1D">
        <w:rPr>
          <w:rFonts w:ascii="Times New Roman" w:hAnsi="Times New Roman" w:cs="Times New Roman"/>
          <w:sz w:val="24"/>
          <w:szCs w:val="24"/>
          <w:rPrChange w:id="4319" w:author="Owner" w:date="2017-04-10T10:31:00Z">
            <w:rPr>
              <w:sz w:val="24"/>
              <w:szCs w:val="24"/>
            </w:rPr>
          </w:rPrChange>
        </w:rPr>
        <w:t xml:space="preserve">Figure </w:t>
      </w:r>
      <w:del w:id="4320" w:author="Owner" w:date="2017-04-11T09:14:00Z">
        <w:r w:rsidRPr="00194C1D" w:rsidDel="00050AE4">
          <w:rPr>
            <w:rFonts w:ascii="Times New Roman" w:hAnsi="Times New Roman" w:cs="Times New Roman"/>
            <w:sz w:val="24"/>
            <w:szCs w:val="24"/>
            <w:rPrChange w:id="4321" w:author="Owner" w:date="2017-04-10T10:31:00Z">
              <w:rPr>
                <w:sz w:val="24"/>
                <w:szCs w:val="24"/>
              </w:rPr>
            </w:rPrChange>
          </w:rPr>
          <w:delText>7</w:delText>
        </w:r>
      </w:del>
      <w:ins w:id="4322" w:author="Owner" w:date="2017-04-11T09:14:00Z">
        <w:r w:rsidR="00050AE4">
          <w:rPr>
            <w:rFonts w:ascii="Times New Roman" w:hAnsi="Times New Roman" w:cs="Times New Roman"/>
            <w:sz w:val="24"/>
            <w:szCs w:val="24"/>
          </w:rPr>
          <w:t>8</w:t>
        </w:r>
      </w:ins>
      <w:r w:rsidRPr="00194C1D">
        <w:rPr>
          <w:rFonts w:ascii="Times New Roman" w:hAnsi="Times New Roman" w:cs="Times New Roman"/>
          <w:sz w:val="24"/>
          <w:szCs w:val="24"/>
          <w:rPrChange w:id="4323" w:author="Owner" w:date="2017-04-10T10:31:00Z">
            <w:rPr>
              <w:sz w:val="24"/>
              <w:szCs w:val="24"/>
            </w:rPr>
          </w:rPrChange>
        </w:rPr>
        <w:t>.2.2 shows an example of user inputs required to specify the fraction of habitat type within each land use classifi</w:t>
      </w:r>
      <w:r w:rsidR="002348F3" w:rsidRPr="00194C1D">
        <w:rPr>
          <w:rFonts w:ascii="Times New Roman" w:hAnsi="Times New Roman" w:cs="Times New Roman"/>
          <w:sz w:val="24"/>
          <w:szCs w:val="24"/>
          <w:rPrChange w:id="4324" w:author="Owner" w:date="2017-04-10T10:31:00Z">
            <w:rPr>
              <w:sz w:val="24"/>
              <w:szCs w:val="24"/>
            </w:rPr>
          </w:rPrChange>
        </w:rPr>
        <w:t>cation (see Table 2.3 of ref QCI 2006</w:t>
      </w:r>
      <w:r w:rsidRPr="00194C1D">
        <w:rPr>
          <w:rFonts w:ascii="Times New Roman" w:hAnsi="Times New Roman" w:cs="Times New Roman"/>
          <w:sz w:val="24"/>
          <w:szCs w:val="24"/>
          <w:rPrChange w:id="4325" w:author="Owner" w:date="2017-04-10T10:31:00Z">
            <w:rPr>
              <w:sz w:val="24"/>
              <w:szCs w:val="24"/>
            </w:rPr>
          </w:rPrChange>
        </w:rPr>
        <w:t xml:space="preserve">).  These inputs, being a series of proportions that must add to 100% within in land use classification, are modeled as Dirichlet random variables.  The first </w:t>
      </w:r>
      <w:r w:rsidR="002348F3" w:rsidRPr="00194C1D">
        <w:rPr>
          <w:rFonts w:ascii="Times New Roman" w:hAnsi="Times New Roman" w:cs="Times New Roman"/>
          <w:sz w:val="24"/>
          <w:szCs w:val="24"/>
          <w:rPrChange w:id="4326" w:author="Owner" w:date="2017-04-10T10:31:00Z">
            <w:rPr>
              <w:sz w:val="24"/>
              <w:szCs w:val="24"/>
            </w:rPr>
          </w:rPrChange>
        </w:rPr>
        <w:t>sets of columns are</w:t>
      </w:r>
      <w:r w:rsidRPr="00194C1D">
        <w:rPr>
          <w:rFonts w:ascii="Times New Roman" w:hAnsi="Times New Roman" w:cs="Times New Roman"/>
          <w:sz w:val="24"/>
          <w:szCs w:val="24"/>
          <w:rPrChange w:id="4327" w:author="Owner" w:date="2017-04-10T10:31:00Z">
            <w:rPr>
              <w:sz w:val="24"/>
              <w:szCs w:val="24"/>
            </w:rPr>
          </w:rPrChange>
        </w:rPr>
        <w:t xml:space="preserve"> used to specify the mean proportion of each habitat listed.  Note that the user may include up to 12 habitat types within each land use classification, and up to 12 land use classifications.  If few</w:t>
      </w:r>
      <w:r w:rsidR="002348F3" w:rsidRPr="00194C1D">
        <w:rPr>
          <w:rFonts w:ascii="Times New Roman" w:hAnsi="Times New Roman" w:cs="Times New Roman"/>
          <w:sz w:val="24"/>
          <w:szCs w:val="24"/>
          <w:rPrChange w:id="4328" w:author="Owner" w:date="2017-04-10T10:31:00Z">
            <w:rPr>
              <w:sz w:val="24"/>
              <w:szCs w:val="24"/>
            </w:rPr>
          </w:rPrChange>
        </w:rPr>
        <w:t>er</w:t>
      </w:r>
      <w:r w:rsidRPr="00194C1D">
        <w:rPr>
          <w:rFonts w:ascii="Times New Roman" w:hAnsi="Times New Roman" w:cs="Times New Roman"/>
          <w:sz w:val="24"/>
          <w:szCs w:val="24"/>
          <w:rPrChange w:id="4329" w:author="Owner" w:date="2017-04-10T10:31:00Z">
            <w:rPr>
              <w:sz w:val="24"/>
              <w:szCs w:val="24"/>
            </w:rPr>
          </w:rPrChange>
        </w:rPr>
        <w:t xml:space="preserve"> than 12 habitat types and/or land use classifications are used, the unused rows and columns should contain zeros.</w:t>
      </w:r>
      <w:r w:rsidR="002348F3" w:rsidRPr="00194C1D">
        <w:rPr>
          <w:rFonts w:ascii="Times New Roman" w:hAnsi="Times New Roman" w:cs="Times New Roman"/>
          <w:sz w:val="24"/>
          <w:szCs w:val="24"/>
          <w:rPrChange w:id="4330" w:author="Owner" w:date="2017-04-10T10:31:00Z">
            <w:rPr>
              <w:sz w:val="24"/>
              <w:szCs w:val="24"/>
            </w:rPr>
          </w:rPrChange>
        </w:rPr>
        <w:t xml:space="preserve">  (The zeros are ignored, but the functions used to read </w:t>
      </w:r>
      <w:r w:rsidR="0024523E" w:rsidRPr="00194C1D">
        <w:rPr>
          <w:rFonts w:ascii="Times New Roman" w:hAnsi="Times New Roman" w:cs="Times New Roman"/>
          <w:sz w:val="24"/>
          <w:szCs w:val="24"/>
          <w:rPrChange w:id="4331" w:author="Owner" w:date="2017-04-10T10:31:00Z">
            <w:rPr>
              <w:sz w:val="24"/>
              <w:szCs w:val="24"/>
            </w:rPr>
          </w:rPrChange>
        </w:rPr>
        <w:t>the .csv</w:t>
      </w:r>
      <w:r w:rsidR="002348F3" w:rsidRPr="00194C1D">
        <w:rPr>
          <w:rFonts w:ascii="Times New Roman" w:hAnsi="Times New Roman" w:cs="Times New Roman"/>
          <w:sz w:val="24"/>
          <w:szCs w:val="24"/>
          <w:rPrChange w:id="4332" w:author="Owner" w:date="2017-04-10T10:31:00Z">
            <w:rPr>
              <w:sz w:val="24"/>
              <w:szCs w:val="24"/>
            </w:rPr>
          </w:rPrChange>
        </w:rPr>
        <w:t xml:space="preserve"> files from R may need a zero in these files to properly read and interpret </w:t>
      </w:r>
      <w:r w:rsidR="0024523E" w:rsidRPr="00194C1D">
        <w:rPr>
          <w:rFonts w:ascii="Times New Roman" w:hAnsi="Times New Roman" w:cs="Times New Roman"/>
          <w:sz w:val="24"/>
          <w:szCs w:val="24"/>
          <w:rPrChange w:id="4333" w:author="Owner" w:date="2017-04-10T10:31:00Z">
            <w:rPr>
              <w:sz w:val="24"/>
              <w:szCs w:val="24"/>
            </w:rPr>
          </w:rPrChange>
        </w:rPr>
        <w:t xml:space="preserve">the </w:t>
      </w:r>
      <w:r w:rsidR="002348F3" w:rsidRPr="00194C1D">
        <w:rPr>
          <w:rFonts w:ascii="Times New Roman" w:hAnsi="Times New Roman" w:cs="Times New Roman"/>
          <w:sz w:val="24"/>
          <w:szCs w:val="24"/>
          <w:rPrChange w:id="4334" w:author="Owner" w:date="2017-04-10T10:31:00Z">
            <w:rPr>
              <w:sz w:val="24"/>
              <w:szCs w:val="24"/>
            </w:rPr>
          </w:rPrChange>
        </w:rPr>
        <w:t>data).</w:t>
      </w:r>
    </w:p>
    <w:p w:rsidR="000023F7" w:rsidRPr="00194C1D" w:rsidRDefault="00B92787" w:rsidP="00D20A24">
      <w:pPr>
        <w:rPr>
          <w:rFonts w:ascii="Times New Roman" w:hAnsi="Times New Roman" w:cs="Times New Roman"/>
          <w:sz w:val="24"/>
          <w:szCs w:val="24"/>
          <w:rPrChange w:id="4335" w:author="Owner" w:date="2017-04-10T10:31:00Z">
            <w:rPr>
              <w:sz w:val="24"/>
              <w:szCs w:val="24"/>
            </w:rPr>
          </w:rPrChange>
        </w:rPr>
      </w:pPr>
      <w:r w:rsidRPr="00194C1D">
        <w:rPr>
          <w:rFonts w:ascii="Times New Roman" w:hAnsi="Times New Roman" w:cs="Times New Roman"/>
          <w:sz w:val="24"/>
          <w:szCs w:val="24"/>
          <w:rPrChange w:id="4336" w:author="Owner" w:date="2017-04-10T10:31:00Z">
            <w:rPr>
              <w:sz w:val="24"/>
              <w:szCs w:val="24"/>
            </w:rPr>
          </w:rPrChange>
        </w:rPr>
        <w:t>As d</w:t>
      </w:r>
      <w:r w:rsidR="00E84135" w:rsidRPr="00194C1D">
        <w:rPr>
          <w:rFonts w:ascii="Times New Roman" w:hAnsi="Times New Roman" w:cs="Times New Roman"/>
          <w:sz w:val="24"/>
          <w:szCs w:val="24"/>
          <w:rPrChange w:id="4337" w:author="Owner" w:date="2017-04-10T10:31:00Z">
            <w:rPr>
              <w:sz w:val="24"/>
              <w:szCs w:val="24"/>
            </w:rPr>
          </w:rPrChange>
        </w:rPr>
        <w:t xml:space="preserve">escribed in section </w:t>
      </w:r>
      <w:del w:id="4338" w:author="Owner" w:date="2017-04-11T09:15:00Z">
        <w:r w:rsidR="00E84135" w:rsidRPr="00194C1D" w:rsidDel="00050AE4">
          <w:rPr>
            <w:rFonts w:ascii="Times New Roman" w:hAnsi="Times New Roman" w:cs="Times New Roman"/>
            <w:sz w:val="24"/>
            <w:szCs w:val="24"/>
            <w:rPrChange w:id="4339" w:author="Owner" w:date="2017-04-10T10:31:00Z">
              <w:rPr>
                <w:sz w:val="24"/>
                <w:szCs w:val="24"/>
              </w:rPr>
            </w:rPrChange>
          </w:rPr>
          <w:delText>5</w:delText>
        </w:r>
      </w:del>
      <w:ins w:id="4340" w:author="Owner" w:date="2017-04-11T09:15:00Z">
        <w:r w:rsidR="00050AE4">
          <w:rPr>
            <w:rFonts w:ascii="Times New Roman" w:hAnsi="Times New Roman" w:cs="Times New Roman"/>
            <w:sz w:val="24"/>
            <w:szCs w:val="24"/>
          </w:rPr>
          <w:t>6</w:t>
        </w:r>
      </w:ins>
      <w:r w:rsidR="00E84135" w:rsidRPr="00194C1D">
        <w:rPr>
          <w:rFonts w:ascii="Times New Roman" w:hAnsi="Times New Roman" w:cs="Times New Roman"/>
          <w:sz w:val="24"/>
          <w:szCs w:val="24"/>
          <w:rPrChange w:id="4341" w:author="Owner" w:date="2017-04-10T10:31:00Z">
            <w:rPr>
              <w:sz w:val="24"/>
              <w:szCs w:val="24"/>
            </w:rPr>
          </w:rPrChange>
        </w:rPr>
        <w:t xml:space="preserve">.1, </w:t>
      </w:r>
      <w:r w:rsidR="00E94C59" w:rsidRPr="00194C1D">
        <w:rPr>
          <w:rFonts w:ascii="Times New Roman" w:hAnsi="Times New Roman" w:cs="Times New Roman"/>
          <w:sz w:val="24"/>
          <w:szCs w:val="24"/>
          <w:rPrChange w:id="4342" w:author="Owner" w:date="2017-04-10T10:31:00Z">
            <w:rPr>
              <w:sz w:val="24"/>
              <w:szCs w:val="24"/>
            </w:rPr>
          </w:rPrChange>
        </w:rPr>
        <w:t xml:space="preserve">values of “alpha” are used to specify precision for series of fractions in each row of the table shown in Figure </w:t>
      </w:r>
      <w:del w:id="4343" w:author="Owner" w:date="2017-04-11T09:15:00Z">
        <w:r w:rsidR="00E94C59" w:rsidRPr="00194C1D" w:rsidDel="00050AE4">
          <w:rPr>
            <w:rFonts w:ascii="Times New Roman" w:hAnsi="Times New Roman" w:cs="Times New Roman"/>
            <w:sz w:val="24"/>
            <w:szCs w:val="24"/>
            <w:rPrChange w:id="4344" w:author="Owner" w:date="2017-04-10T10:31:00Z">
              <w:rPr>
                <w:sz w:val="24"/>
                <w:szCs w:val="24"/>
              </w:rPr>
            </w:rPrChange>
          </w:rPr>
          <w:delText>7</w:delText>
        </w:r>
      </w:del>
      <w:ins w:id="4345" w:author="Owner" w:date="2017-04-11T09:15:00Z">
        <w:r w:rsidR="00050AE4">
          <w:rPr>
            <w:rFonts w:ascii="Times New Roman" w:hAnsi="Times New Roman" w:cs="Times New Roman"/>
            <w:sz w:val="24"/>
            <w:szCs w:val="24"/>
          </w:rPr>
          <w:t>8</w:t>
        </w:r>
      </w:ins>
      <w:r w:rsidR="00E94C59" w:rsidRPr="00194C1D">
        <w:rPr>
          <w:rFonts w:ascii="Times New Roman" w:hAnsi="Times New Roman" w:cs="Times New Roman"/>
          <w:sz w:val="24"/>
          <w:szCs w:val="24"/>
          <w:rPrChange w:id="4346" w:author="Owner" w:date="2017-04-10T10:31:00Z">
            <w:rPr>
              <w:sz w:val="24"/>
              <w:szCs w:val="24"/>
            </w:rPr>
          </w:rPrChange>
        </w:rPr>
        <w:t>.2.2.  N.alpha values are specified for run to run variability (Monte-Carlo uncertainty) as well as year to year, site to site, and within site variability estimates.  Unlike standard deviations used for normal random variables, increased N.alpha values specify increased precision rather than increased variability.</w:t>
      </w:r>
      <w:r w:rsidR="0024523E" w:rsidRPr="00194C1D">
        <w:rPr>
          <w:rFonts w:ascii="Times New Roman" w:hAnsi="Times New Roman" w:cs="Times New Roman"/>
          <w:sz w:val="24"/>
          <w:szCs w:val="24"/>
          <w:rPrChange w:id="4347" w:author="Owner" w:date="2017-04-10T10:31:00Z">
            <w:rPr>
              <w:sz w:val="24"/>
              <w:szCs w:val="24"/>
            </w:rPr>
          </w:rPrChange>
        </w:rPr>
        <w:t xml:space="preserve">  A “zero variability” default value for the Alpha values is infinity.  Using 9999 as a default, for modeling purposes, provides a “zero variability” default</w:t>
      </w:r>
      <w:r w:rsidR="007745D1" w:rsidRPr="00194C1D">
        <w:rPr>
          <w:rFonts w:ascii="Times New Roman" w:hAnsi="Times New Roman" w:cs="Times New Roman"/>
          <w:sz w:val="24"/>
          <w:szCs w:val="24"/>
          <w:rPrChange w:id="4348" w:author="Owner" w:date="2017-04-10T10:31:00Z">
            <w:rPr>
              <w:sz w:val="24"/>
              <w:szCs w:val="24"/>
            </w:rPr>
          </w:rPrChange>
        </w:rPr>
        <w:t xml:space="preserve"> value (Note, to get a true “zero” variability would require an infinite value for Alpha.  Using 9999 or any very large number is sufficient for modeling purposes).</w:t>
      </w:r>
      <w:r w:rsidR="007745D1" w:rsidRPr="00194C1D">
        <w:rPr>
          <w:rFonts w:ascii="Times New Roman" w:hAnsi="Times New Roman" w:cs="Times New Roman"/>
          <w:sz w:val="24"/>
          <w:szCs w:val="24"/>
          <w:rPrChange w:id="4349" w:author="Owner" w:date="2017-04-10T10:31:00Z">
            <w:rPr>
              <w:sz w:val="24"/>
              <w:szCs w:val="24"/>
            </w:rPr>
          </w:rPrChange>
        </w:rPr>
        <w:br/>
      </w:r>
    </w:p>
    <w:p w:rsidR="00A10F8B" w:rsidRPr="00194C1D" w:rsidRDefault="0024523E" w:rsidP="00A10F8B">
      <w:pPr>
        <w:rPr>
          <w:rFonts w:ascii="Times New Roman" w:hAnsi="Times New Roman" w:cs="Times New Roman"/>
          <w:sz w:val="24"/>
          <w:szCs w:val="24"/>
          <w:rPrChange w:id="4350" w:author="Owner" w:date="2017-04-10T10:31:00Z">
            <w:rPr>
              <w:sz w:val="24"/>
              <w:szCs w:val="24"/>
            </w:rPr>
          </w:rPrChange>
        </w:rPr>
      </w:pPr>
      <w:r w:rsidRPr="00194C1D">
        <w:rPr>
          <w:rFonts w:ascii="Times New Roman" w:hAnsi="Times New Roman" w:cs="Times New Roman"/>
          <w:noProof/>
          <w:sz w:val="24"/>
          <w:szCs w:val="24"/>
          <w:rPrChange w:id="4351" w:author="Owner" w:date="2017-04-10T10:31:00Z">
            <w:rPr>
              <w:noProof/>
              <w:sz w:val="24"/>
              <w:szCs w:val="24"/>
            </w:rPr>
          </w:rPrChange>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194C1D" w:rsidRPr="009D0242" w:rsidRDefault="00194C1D" w:rsidP="00D43A90">
                            <w:pPr>
                              <w:rPr>
                                <w:b/>
                                <w:sz w:val="24"/>
                                <w:szCs w:val="24"/>
                              </w:rPr>
                            </w:pPr>
                            <w:r w:rsidRPr="009D0242">
                              <w:rPr>
                                <w:b/>
                                <w:sz w:val="24"/>
                                <w:szCs w:val="24"/>
                              </w:rPr>
                              <w:t xml:space="preserve">Figure </w:t>
                            </w:r>
                            <w:del w:id="4352" w:author="Owner" w:date="2017-04-10T10:34:00Z">
                              <w:r w:rsidRPr="009D0242" w:rsidDel="00194C1D">
                                <w:rPr>
                                  <w:b/>
                                  <w:sz w:val="24"/>
                                  <w:szCs w:val="24"/>
                                </w:rPr>
                                <w:delText>7</w:delText>
                              </w:r>
                            </w:del>
                            <w:ins w:id="4353" w:author="Owner" w:date="2017-04-10T10:34:00Z">
                              <w:r>
                                <w:rPr>
                                  <w:b/>
                                  <w:sz w:val="24"/>
                                  <w:szCs w:val="24"/>
                                </w:rPr>
                                <w:t>8</w:t>
                              </w:r>
                            </w:ins>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8"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nVYbzSkCAABPBAAADgAAAAAAAAAAAAAAAAAuAgAAZHJz&#10;L2Uyb0RvYy54bWxQSwECLQAUAAYACAAAACEA/yIzU+EAAAAMAQAADwAAAAAAAAAAAAAAAACDBAAA&#10;ZHJzL2Rvd25yZXYueG1sUEsFBgAAAAAEAAQA8wAAAJEFAAAAAA==&#10;">
                <v:textbox>
                  <w:txbxContent>
                    <w:p w:rsidR="00194C1D" w:rsidRPr="009D0242" w:rsidRDefault="00194C1D" w:rsidP="00D43A90">
                      <w:pPr>
                        <w:rPr>
                          <w:b/>
                          <w:sz w:val="24"/>
                          <w:szCs w:val="24"/>
                        </w:rPr>
                      </w:pPr>
                      <w:r w:rsidRPr="009D0242">
                        <w:rPr>
                          <w:b/>
                          <w:sz w:val="24"/>
                          <w:szCs w:val="24"/>
                        </w:rPr>
                        <w:t xml:space="preserve">Figure </w:t>
                      </w:r>
                      <w:del w:id="4354" w:author="Owner" w:date="2017-04-10T10:34:00Z">
                        <w:r w:rsidRPr="009D0242" w:rsidDel="00194C1D">
                          <w:rPr>
                            <w:b/>
                            <w:sz w:val="24"/>
                            <w:szCs w:val="24"/>
                          </w:rPr>
                          <w:delText>7</w:delText>
                        </w:r>
                      </w:del>
                      <w:ins w:id="4355" w:author="Owner" w:date="2017-04-10T10:34:00Z">
                        <w:r>
                          <w:rPr>
                            <w:b/>
                            <w:sz w:val="24"/>
                            <w:szCs w:val="24"/>
                          </w:rPr>
                          <w:t>8</w:t>
                        </w:r>
                      </w:ins>
                      <w:r w:rsidRPr="009D0242">
                        <w:rPr>
                          <w:b/>
                          <w:sz w:val="24"/>
                          <w:szCs w:val="24"/>
                        </w:rPr>
                        <w:t>.2.2. Fraction of Habitat Type within Each Land Use Classification (M)</w:t>
                      </w:r>
                      <w:r w:rsidRPr="009D0242">
                        <w:rPr>
                          <w:sz w:val="24"/>
                          <w:szCs w:val="24"/>
                        </w:rPr>
                        <w:t xml:space="preserve"> </w:t>
                      </w:r>
                    </w:p>
                    <w:p w:rsidR="00194C1D" w:rsidRDefault="00194C1D">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194C1D" w:rsidRDefault="00194C1D"/>
                  </w:txbxContent>
                </v:textbox>
                <w10:wrap type="topAndBottom"/>
              </v:shape>
            </w:pict>
          </mc:Fallback>
        </mc:AlternateContent>
      </w:r>
      <w:r w:rsidR="00E94C59" w:rsidRPr="00194C1D">
        <w:rPr>
          <w:rFonts w:ascii="Times New Roman" w:hAnsi="Times New Roman" w:cs="Times New Roman"/>
          <w:sz w:val="24"/>
          <w:szCs w:val="24"/>
          <w:rPrChange w:id="4356" w:author="Owner" w:date="2017-04-10T10:31:00Z">
            <w:rPr>
              <w:sz w:val="24"/>
              <w:szCs w:val="24"/>
            </w:rPr>
          </w:rPrChange>
        </w:rPr>
        <w:t xml:space="preserve">The right most columns specify the future target values and change rate parameters.  Again, refer to section </w:t>
      </w:r>
      <w:ins w:id="4357" w:author="Owner" w:date="2017-04-11T09:15:00Z">
        <w:r w:rsidR="00050AE4">
          <w:rPr>
            <w:rFonts w:ascii="Times New Roman" w:hAnsi="Times New Roman" w:cs="Times New Roman"/>
            <w:sz w:val="24"/>
            <w:szCs w:val="24"/>
          </w:rPr>
          <w:t>7</w:t>
        </w:r>
      </w:ins>
      <w:del w:id="4358" w:author="Owner" w:date="2017-04-11T09:15:00Z">
        <w:r w:rsidR="00E94C59" w:rsidRPr="00194C1D" w:rsidDel="00050AE4">
          <w:rPr>
            <w:rFonts w:ascii="Times New Roman" w:hAnsi="Times New Roman" w:cs="Times New Roman"/>
            <w:sz w:val="24"/>
            <w:szCs w:val="24"/>
            <w:rPrChange w:id="4359" w:author="Owner" w:date="2017-04-10T10:31:00Z">
              <w:rPr>
                <w:sz w:val="24"/>
                <w:szCs w:val="24"/>
              </w:rPr>
            </w:rPrChange>
          </w:rPr>
          <w:delText>6</w:delText>
        </w:r>
      </w:del>
      <w:r w:rsidR="00E94C59" w:rsidRPr="00194C1D">
        <w:rPr>
          <w:rFonts w:ascii="Times New Roman" w:hAnsi="Times New Roman" w:cs="Times New Roman"/>
          <w:sz w:val="24"/>
          <w:szCs w:val="24"/>
          <w:rPrChange w:id="4360" w:author="Owner" w:date="2017-04-10T10:31:00Z">
            <w:rPr>
              <w:sz w:val="24"/>
              <w:szCs w:val="24"/>
            </w:rPr>
          </w:rPrChange>
        </w:rPr>
        <w:t>.1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194C1D">
        <w:rPr>
          <w:rFonts w:ascii="Times New Roman" w:hAnsi="Times New Roman" w:cs="Times New Roman"/>
          <w:sz w:val="24"/>
          <w:szCs w:val="24"/>
          <w:rPrChange w:id="4361" w:author="Owner" w:date="2017-04-10T10:31:00Z">
            <w:rPr>
              <w:sz w:val="24"/>
              <w:szCs w:val="24"/>
            </w:rPr>
          </w:rPrChange>
        </w:rPr>
        <w:t xml:space="preserve">  (Note that columns have been broken apart for visualization here.  All tables shown in the figure are, in the input files, on the same sets of rows).</w:t>
      </w:r>
    </w:p>
    <w:p w:rsidR="00E94C59" w:rsidRPr="00194C1D" w:rsidRDefault="00E94C59" w:rsidP="00D20A24">
      <w:pPr>
        <w:rPr>
          <w:rFonts w:ascii="Times New Roman" w:hAnsi="Times New Roman" w:cs="Times New Roman"/>
          <w:sz w:val="24"/>
          <w:szCs w:val="24"/>
          <w:rPrChange w:id="4362" w:author="Owner" w:date="2017-04-10T10:31:00Z">
            <w:rPr>
              <w:sz w:val="24"/>
              <w:szCs w:val="24"/>
            </w:rPr>
          </w:rPrChange>
        </w:rPr>
      </w:pPr>
    </w:p>
    <w:p w:rsidR="00A10F8B" w:rsidRPr="00194C1D" w:rsidRDefault="00A10F8B" w:rsidP="00D20A24">
      <w:pPr>
        <w:rPr>
          <w:rFonts w:ascii="Times New Roman" w:hAnsi="Times New Roman" w:cs="Times New Roman"/>
          <w:b/>
          <w:sz w:val="24"/>
          <w:szCs w:val="24"/>
          <w:rPrChange w:id="4363" w:author="Owner" w:date="2017-04-10T10:31:00Z">
            <w:rPr>
              <w:b/>
              <w:sz w:val="24"/>
              <w:szCs w:val="24"/>
            </w:rPr>
          </w:rPrChange>
        </w:rPr>
      </w:pPr>
    </w:p>
    <w:p w:rsidR="0024523E" w:rsidRPr="00194C1D" w:rsidRDefault="0024523E" w:rsidP="00D20A24">
      <w:pPr>
        <w:rPr>
          <w:rFonts w:ascii="Times New Roman" w:hAnsi="Times New Roman" w:cs="Times New Roman"/>
          <w:sz w:val="24"/>
          <w:szCs w:val="24"/>
          <w:rPrChange w:id="4364" w:author="Owner" w:date="2017-04-10T10:31:00Z">
            <w:rPr>
              <w:sz w:val="24"/>
              <w:szCs w:val="24"/>
            </w:rPr>
          </w:rPrChange>
        </w:rPr>
      </w:pPr>
      <w:r w:rsidRPr="00194C1D">
        <w:rPr>
          <w:rFonts w:ascii="Times New Roman" w:hAnsi="Times New Roman" w:cs="Times New Roman"/>
          <w:b/>
          <w:sz w:val="24"/>
          <w:szCs w:val="24"/>
          <w:rPrChange w:id="4365" w:author="Owner" w:date="2017-04-10T10:31:00Z">
            <w:rPr>
              <w:b/>
              <w:sz w:val="24"/>
              <w:szCs w:val="24"/>
            </w:rPr>
          </w:rPrChange>
        </w:rPr>
        <w:t>Capacity by Life Stage and Habitat Type</w:t>
      </w:r>
    </w:p>
    <w:p w:rsidR="00A10F8B" w:rsidRPr="00194C1D" w:rsidRDefault="00E94C59" w:rsidP="00A10F8B">
      <w:pPr>
        <w:rPr>
          <w:rFonts w:ascii="Times New Roman" w:hAnsi="Times New Roman" w:cs="Times New Roman"/>
          <w:sz w:val="24"/>
          <w:szCs w:val="24"/>
          <w:rPrChange w:id="4366" w:author="Owner" w:date="2017-04-10T10:31:00Z">
            <w:rPr>
              <w:sz w:val="24"/>
              <w:szCs w:val="24"/>
            </w:rPr>
          </w:rPrChange>
        </w:rPr>
      </w:pPr>
      <w:r w:rsidRPr="00194C1D">
        <w:rPr>
          <w:rFonts w:ascii="Times New Roman" w:hAnsi="Times New Roman" w:cs="Times New Roman"/>
          <w:sz w:val="24"/>
          <w:szCs w:val="24"/>
          <w:rPrChange w:id="4367" w:author="Owner" w:date="2017-04-10T10:31:00Z">
            <w:rPr>
              <w:sz w:val="24"/>
              <w:szCs w:val="24"/>
            </w:rPr>
          </w:rPrChange>
        </w:rPr>
        <w:t>Figur</w:t>
      </w:r>
      <w:r w:rsidR="00327A96" w:rsidRPr="00194C1D">
        <w:rPr>
          <w:rFonts w:ascii="Times New Roman" w:hAnsi="Times New Roman" w:cs="Times New Roman"/>
          <w:sz w:val="24"/>
          <w:szCs w:val="24"/>
          <w:rPrChange w:id="4368" w:author="Owner" w:date="2017-04-10T10:31:00Z">
            <w:rPr>
              <w:sz w:val="24"/>
              <w:szCs w:val="24"/>
            </w:rPr>
          </w:rPrChange>
        </w:rPr>
        <w:t xml:space="preserve">e </w:t>
      </w:r>
      <w:del w:id="4369" w:author="Owner" w:date="2017-04-10T10:34:00Z">
        <w:r w:rsidR="00327A96" w:rsidRPr="00194C1D" w:rsidDel="00194C1D">
          <w:rPr>
            <w:rFonts w:ascii="Times New Roman" w:hAnsi="Times New Roman" w:cs="Times New Roman"/>
            <w:sz w:val="24"/>
            <w:szCs w:val="24"/>
            <w:rPrChange w:id="4370" w:author="Owner" w:date="2017-04-10T10:31:00Z">
              <w:rPr>
                <w:sz w:val="24"/>
                <w:szCs w:val="24"/>
              </w:rPr>
            </w:rPrChange>
          </w:rPr>
          <w:delText>7</w:delText>
        </w:r>
      </w:del>
      <w:ins w:id="4371" w:author="Owner" w:date="2017-04-10T10:34:00Z">
        <w:r w:rsidR="00194C1D">
          <w:rPr>
            <w:rFonts w:ascii="Times New Roman" w:hAnsi="Times New Roman" w:cs="Times New Roman"/>
            <w:sz w:val="24"/>
            <w:szCs w:val="24"/>
          </w:rPr>
          <w:t>8</w:t>
        </w:r>
      </w:ins>
      <w:r w:rsidR="00327A96" w:rsidRPr="00194C1D">
        <w:rPr>
          <w:rFonts w:ascii="Times New Roman" w:hAnsi="Times New Roman" w:cs="Times New Roman"/>
          <w:sz w:val="24"/>
          <w:szCs w:val="24"/>
          <w:rPrChange w:id="4372" w:author="Owner" w:date="2017-04-10T10:31:00Z">
            <w:rPr>
              <w:sz w:val="24"/>
              <w:szCs w:val="24"/>
            </w:rPr>
          </w:rPrChange>
        </w:rPr>
        <w:t xml:space="preserve">.2.3 shows example input for capacity by </w:t>
      </w:r>
      <w:r w:rsidR="00A5588A" w:rsidRPr="00194C1D">
        <w:rPr>
          <w:rFonts w:ascii="Times New Roman" w:hAnsi="Times New Roman" w:cs="Times New Roman"/>
          <w:sz w:val="24"/>
          <w:szCs w:val="24"/>
          <w:rPrChange w:id="4373" w:author="Owner" w:date="2017-04-10T10:31:00Z">
            <w:rPr>
              <w:sz w:val="24"/>
              <w:szCs w:val="24"/>
            </w:rPr>
          </w:rPrChange>
        </w:rPr>
        <w:t>life stage / habitat type.  These</w:t>
      </w:r>
      <w:r w:rsidR="00327A96" w:rsidRPr="00194C1D">
        <w:rPr>
          <w:rFonts w:ascii="Times New Roman" w:hAnsi="Times New Roman" w:cs="Times New Roman"/>
          <w:sz w:val="24"/>
          <w:szCs w:val="24"/>
          <w:rPrChange w:id="4374" w:author="Owner" w:date="2017-04-10T10:31:00Z">
            <w:rPr>
              <w:sz w:val="24"/>
              <w:szCs w:val="24"/>
            </w:rPr>
          </w:rPrChange>
        </w:rPr>
        <w:t xml:space="preserve"> is modeled as a normally distributed random variable</w:t>
      </w:r>
      <w:r w:rsidR="00A5588A" w:rsidRPr="00194C1D">
        <w:rPr>
          <w:rFonts w:ascii="Times New Roman" w:hAnsi="Times New Roman" w:cs="Times New Roman"/>
          <w:sz w:val="24"/>
          <w:szCs w:val="24"/>
          <w:rPrChange w:id="4375" w:author="Owner" w:date="2017-04-10T10:31:00Z">
            <w:rPr>
              <w:sz w:val="24"/>
              <w:szCs w:val="24"/>
            </w:rPr>
          </w:rPrChange>
        </w:rPr>
        <w:t>s</w:t>
      </w:r>
      <w:r w:rsidR="00327A96" w:rsidRPr="00194C1D">
        <w:rPr>
          <w:rFonts w:ascii="Times New Roman" w:hAnsi="Times New Roman" w:cs="Times New Roman"/>
          <w:sz w:val="24"/>
          <w:szCs w:val="24"/>
          <w:rPrChange w:id="4376" w:author="Owner" w:date="2017-04-10T10:31:00Z">
            <w:rPr>
              <w:sz w:val="24"/>
              <w:szCs w:val="24"/>
            </w:rPr>
          </w:rPrChange>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194C1D">
        <w:rPr>
          <w:rFonts w:ascii="Times New Roman" w:hAnsi="Times New Roman" w:cs="Times New Roman"/>
          <w:sz w:val="24"/>
          <w:szCs w:val="24"/>
          <w:rPrChange w:id="4377" w:author="Owner" w:date="2017-04-10T10:31:00Z">
            <w:rPr>
              <w:sz w:val="24"/>
              <w:szCs w:val="24"/>
            </w:rPr>
          </w:rPrChange>
        </w:rPr>
        <w:t xml:space="preserve">  </w:t>
      </w:r>
      <w:r w:rsidR="00A5588A" w:rsidRPr="00194C1D">
        <w:rPr>
          <w:rFonts w:ascii="Times New Roman" w:hAnsi="Times New Roman" w:cs="Times New Roman"/>
          <w:b/>
          <w:sz w:val="24"/>
          <w:szCs w:val="24"/>
          <w:rPrChange w:id="4378" w:author="Owner" w:date="2017-04-10T10:31:00Z">
            <w:rPr>
              <w:b/>
              <w:sz w:val="24"/>
              <w:szCs w:val="24"/>
            </w:rPr>
          </w:rPrChange>
        </w:rPr>
        <w:t xml:space="preserve">The units for capacity are fish per area, and the units on area MUST be the same as the units on the Ak_x_Lqk values specified in </w:t>
      </w:r>
      <w:r w:rsidR="00A5588A" w:rsidRPr="00194C1D">
        <w:rPr>
          <w:rFonts w:ascii="Times New Roman" w:hAnsi="Times New Roman" w:cs="Times New Roman"/>
          <w:b/>
          <w:sz w:val="24"/>
          <w:szCs w:val="24"/>
          <w:rPrChange w:id="4379" w:author="Owner" w:date="2017-04-10T10:31:00Z">
            <w:rPr>
              <w:b/>
              <w:sz w:val="24"/>
              <w:szCs w:val="24"/>
            </w:rPr>
          </w:rPrChange>
        </w:rPr>
        <w:lastRenderedPageBreak/>
        <w:t>the first table.</w:t>
      </w:r>
      <w:r w:rsidR="00A5588A" w:rsidRPr="00194C1D">
        <w:rPr>
          <w:rFonts w:ascii="Times New Roman" w:hAnsi="Times New Roman" w:cs="Times New Roman"/>
          <w:sz w:val="24"/>
          <w:szCs w:val="24"/>
          <w:rPrChange w:id="4380" w:author="Owner" w:date="2017-04-10T10:31:00Z">
            <w:rPr>
              <w:sz w:val="24"/>
              <w:szCs w:val="24"/>
            </w:rPr>
          </w:rPrChange>
        </w:rPr>
        <w:t xml:space="preserve">  For example, if Ak_x_Lqk is specified in square meters, then the capacity values must be specified in fish per square meter.</w:t>
      </w:r>
      <w:r w:rsidR="00A10F8B" w:rsidRPr="00194C1D">
        <w:rPr>
          <w:rFonts w:ascii="Times New Roman" w:hAnsi="Times New Roman" w:cs="Times New Roman"/>
          <w:sz w:val="24"/>
          <w:szCs w:val="24"/>
          <w:rPrChange w:id="4381" w:author="Owner" w:date="2017-04-10T10:31:00Z">
            <w:rPr>
              <w:sz w:val="24"/>
              <w:szCs w:val="24"/>
            </w:rPr>
          </w:rPrChange>
        </w:rPr>
        <w:t xml:space="preserve">  (Note that columns have been broken apart for visualization here.  All tables shown in the figure are, in the input files, on the same sets of </w:t>
      </w:r>
      <w:r w:rsidR="007745D1" w:rsidRPr="00194C1D">
        <w:rPr>
          <w:rFonts w:ascii="Times New Roman" w:hAnsi="Times New Roman" w:cs="Times New Roman"/>
          <w:b/>
          <w:noProof/>
          <w:sz w:val="24"/>
          <w:szCs w:val="24"/>
          <w:rPrChange w:id="4382" w:author="Owner" w:date="2017-04-10T10:31:00Z">
            <w:rPr>
              <w:b/>
              <w:noProof/>
              <w:sz w:val="24"/>
              <w:szCs w:val="24"/>
            </w:rPr>
          </w:rPrChange>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194C1D" w:rsidRDefault="00194C1D" w:rsidP="00D43A90">
                            <w:pPr>
                              <w:rPr>
                                <w:b/>
                                <w:sz w:val="24"/>
                                <w:szCs w:val="24"/>
                              </w:rPr>
                            </w:pPr>
                            <w:r>
                              <w:rPr>
                                <w:b/>
                                <w:sz w:val="24"/>
                                <w:szCs w:val="24"/>
                              </w:rPr>
                              <w:t>F</w:t>
                            </w:r>
                            <w:r w:rsidRPr="009D0242">
                              <w:rPr>
                                <w:b/>
                                <w:sz w:val="24"/>
                                <w:szCs w:val="24"/>
                              </w:rPr>
                              <w:t xml:space="preserve">igure </w:t>
                            </w:r>
                            <w:del w:id="4383" w:author="Owner" w:date="2017-04-10T10:34:00Z">
                              <w:r w:rsidRPr="009D0242" w:rsidDel="00194C1D">
                                <w:rPr>
                                  <w:b/>
                                  <w:sz w:val="24"/>
                                  <w:szCs w:val="24"/>
                                </w:rPr>
                                <w:delText xml:space="preserve">7 </w:delText>
                              </w:r>
                            </w:del>
                            <w:ins w:id="4384" w:author="Owner" w:date="2017-04-10T10:34:00Z">
                              <w:r>
                                <w:rPr>
                                  <w:b/>
                                  <w:sz w:val="24"/>
                                  <w:szCs w:val="24"/>
                                </w:rPr>
                                <w:t>8.</w:t>
                              </w:r>
                            </w:ins>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9"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Kr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mkObBcQ3NAai1ME44biUIH9gclA053Rd33HbOC&#10;EvXBYHuus6II6xCVYr7IUbHnlvrcwgxHqIp6SiZx7eMKBQoM3GIbWxkJfsnkmDNObeT9uGFhLc71&#10;6PXyH1g9AQ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D3gcKrJwIAAE8EAAAOAAAAAAAAAAAAAAAAAC4CAABkcnMv&#10;ZTJvRG9jLnhtbFBLAQItABQABgAIAAAAIQDi6bki4gAAAAwBAAAPAAAAAAAAAAAAAAAAAIEEAABk&#10;cnMvZG93bnJldi54bWxQSwUGAAAAAAQABADzAAAAkAUAAAAA&#10;">
                <v:textbox>
                  <w:txbxContent>
                    <w:p w:rsidR="00194C1D" w:rsidRDefault="00194C1D" w:rsidP="00D43A90">
                      <w:pPr>
                        <w:rPr>
                          <w:b/>
                          <w:sz w:val="24"/>
                          <w:szCs w:val="24"/>
                        </w:rPr>
                      </w:pPr>
                      <w:r>
                        <w:rPr>
                          <w:b/>
                          <w:sz w:val="24"/>
                          <w:szCs w:val="24"/>
                        </w:rPr>
                        <w:t>F</w:t>
                      </w:r>
                      <w:r w:rsidRPr="009D0242">
                        <w:rPr>
                          <w:b/>
                          <w:sz w:val="24"/>
                          <w:szCs w:val="24"/>
                        </w:rPr>
                        <w:t xml:space="preserve">igure </w:t>
                      </w:r>
                      <w:del w:id="4385" w:author="Owner" w:date="2017-04-10T10:34:00Z">
                        <w:r w:rsidRPr="009D0242" w:rsidDel="00194C1D">
                          <w:rPr>
                            <w:b/>
                            <w:sz w:val="24"/>
                            <w:szCs w:val="24"/>
                          </w:rPr>
                          <w:delText xml:space="preserve">7 </w:delText>
                        </w:r>
                      </w:del>
                      <w:ins w:id="4386" w:author="Owner" w:date="2017-04-10T10:34:00Z">
                        <w:r>
                          <w:rPr>
                            <w:b/>
                            <w:sz w:val="24"/>
                            <w:szCs w:val="24"/>
                          </w:rPr>
                          <w:t>8.</w:t>
                        </w:r>
                      </w:ins>
                      <w:r w:rsidRPr="009D0242">
                        <w:rPr>
                          <w:b/>
                          <w:sz w:val="24"/>
                          <w:szCs w:val="24"/>
                        </w:rPr>
                        <w:t>2.3. Capacity by Life Stage and Habitat Type</w:t>
                      </w:r>
                    </w:p>
                    <w:p w:rsidR="00194C1D" w:rsidRPr="009D0242" w:rsidRDefault="00194C1D"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194C1D">
        <w:rPr>
          <w:rFonts w:ascii="Times New Roman" w:hAnsi="Times New Roman" w:cs="Times New Roman"/>
          <w:sz w:val="24"/>
          <w:szCs w:val="24"/>
          <w:rPrChange w:id="4387" w:author="Owner" w:date="2017-04-10T10:31:00Z">
            <w:rPr>
              <w:sz w:val="24"/>
              <w:szCs w:val="24"/>
            </w:rPr>
          </w:rPrChange>
        </w:rPr>
        <w:t>rows).</w:t>
      </w:r>
    </w:p>
    <w:p w:rsidR="00670335" w:rsidRPr="00194C1D" w:rsidRDefault="00670335" w:rsidP="00D20A24">
      <w:pPr>
        <w:rPr>
          <w:rFonts w:ascii="Times New Roman" w:hAnsi="Times New Roman" w:cs="Times New Roman"/>
          <w:sz w:val="24"/>
          <w:szCs w:val="24"/>
          <w:rPrChange w:id="4388" w:author="Owner" w:date="2017-04-10T10:31:00Z">
            <w:rPr>
              <w:sz w:val="24"/>
              <w:szCs w:val="24"/>
            </w:rPr>
          </w:rPrChange>
        </w:rPr>
      </w:pPr>
    </w:p>
    <w:p w:rsidR="007745D1" w:rsidRPr="00194C1D" w:rsidRDefault="007745D1">
      <w:pPr>
        <w:rPr>
          <w:rFonts w:ascii="Times New Roman" w:hAnsi="Times New Roman" w:cs="Times New Roman"/>
          <w:b/>
          <w:sz w:val="24"/>
          <w:szCs w:val="24"/>
          <w:rPrChange w:id="4389" w:author="Owner" w:date="2017-04-10T10:31:00Z">
            <w:rPr>
              <w:b/>
              <w:sz w:val="24"/>
              <w:szCs w:val="24"/>
            </w:rPr>
          </w:rPrChange>
        </w:rPr>
      </w:pPr>
      <w:r w:rsidRPr="00194C1D">
        <w:rPr>
          <w:rFonts w:ascii="Times New Roman" w:hAnsi="Times New Roman" w:cs="Times New Roman"/>
          <w:b/>
          <w:sz w:val="24"/>
          <w:szCs w:val="24"/>
          <w:rPrChange w:id="4390" w:author="Owner" w:date="2017-04-10T10:31:00Z">
            <w:rPr>
              <w:b/>
              <w:sz w:val="24"/>
              <w:szCs w:val="24"/>
            </w:rPr>
          </w:rPrChange>
        </w:rPr>
        <w:br w:type="page"/>
      </w:r>
    </w:p>
    <w:p w:rsidR="002002D7" w:rsidRPr="00194C1D" w:rsidRDefault="002002D7" w:rsidP="002002D7">
      <w:pPr>
        <w:rPr>
          <w:rFonts w:ascii="Times New Roman" w:hAnsi="Times New Roman" w:cs="Times New Roman"/>
          <w:b/>
          <w:sz w:val="24"/>
          <w:szCs w:val="24"/>
          <w:rPrChange w:id="4391" w:author="Owner" w:date="2017-04-10T10:31:00Z">
            <w:rPr>
              <w:b/>
              <w:sz w:val="24"/>
              <w:szCs w:val="24"/>
            </w:rPr>
          </w:rPrChange>
        </w:rPr>
      </w:pPr>
      <w:r w:rsidRPr="00194C1D">
        <w:rPr>
          <w:rFonts w:ascii="Times New Roman" w:hAnsi="Times New Roman" w:cs="Times New Roman"/>
          <w:b/>
          <w:sz w:val="24"/>
          <w:szCs w:val="24"/>
          <w:rPrChange w:id="4392" w:author="Owner" w:date="2017-04-10T10:31:00Z">
            <w:rPr>
              <w:b/>
              <w:sz w:val="24"/>
              <w:szCs w:val="24"/>
            </w:rPr>
          </w:rPrChange>
        </w:rPr>
        <w:lastRenderedPageBreak/>
        <w:t xml:space="preserve">Productivity Scalar by Life Stage and Land Use Category </w:t>
      </w:r>
    </w:p>
    <w:p w:rsidR="00A10F8B" w:rsidRPr="00194C1D" w:rsidRDefault="00A10F8B" w:rsidP="00A10F8B">
      <w:pPr>
        <w:rPr>
          <w:rFonts w:ascii="Times New Roman" w:hAnsi="Times New Roman" w:cs="Times New Roman"/>
          <w:sz w:val="24"/>
          <w:szCs w:val="24"/>
          <w:rPrChange w:id="4393" w:author="Owner" w:date="2017-04-10T10:31:00Z">
            <w:rPr>
              <w:sz w:val="24"/>
              <w:szCs w:val="24"/>
            </w:rPr>
          </w:rPrChange>
        </w:rPr>
      </w:pPr>
      <w:r w:rsidRPr="00194C1D">
        <w:rPr>
          <w:rFonts w:ascii="Times New Roman" w:hAnsi="Times New Roman" w:cs="Times New Roman"/>
          <w:b/>
          <w:noProof/>
          <w:sz w:val="24"/>
          <w:szCs w:val="24"/>
          <w:rPrChange w:id="4394" w:author="Owner" w:date="2017-04-10T10:31:00Z">
            <w:rPr>
              <w:b/>
              <w:noProof/>
              <w:sz w:val="24"/>
              <w:szCs w:val="24"/>
            </w:rPr>
          </w:rPrChange>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ins w:id="4395" w:author="Owner" w:date="2017-04-10T10:34:00Z">
                              <w:r>
                                <w:rPr>
                                  <w:b/>
                                  <w:sz w:val="24"/>
                                  <w:szCs w:val="24"/>
                                </w:rPr>
                                <w:t>8</w:t>
                              </w:r>
                            </w:ins>
                            <w:del w:id="4396" w:author="Owner" w:date="2017-04-10T10:34:00Z">
                              <w:r w:rsidRPr="009D0242" w:rsidDel="00194C1D">
                                <w:rPr>
                                  <w:b/>
                                  <w:sz w:val="24"/>
                                  <w:szCs w:val="24"/>
                                </w:rPr>
                                <w:delText>7</w:delText>
                              </w:r>
                            </w:del>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50"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XcKQIAAE8EAAAOAAAAZHJzL2Uyb0RvYy54bWysVNuO2yAQfa/Uf0C8N45za2LFWW2zTVVp&#10;e5F2+wEY4xgVGAokdvr1O+BsGm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">
                <v:textbox>
                  <w:txbxContent>
                    <w:p w:rsidR="00194C1D" w:rsidRDefault="00194C1D">
                      <w:pPr>
                        <w:rPr>
                          <w:b/>
                          <w:sz w:val="24"/>
                          <w:szCs w:val="24"/>
                        </w:rPr>
                      </w:pPr>
                      <w:r w:rsidRPr="009D0242">
                        <w:rPr>
                          <w:b/>
                          <w:sz w:val="24"/>
                          <w:szCs w:val="24"/>
                        </w:rPr>
                        <w:t xml:space="preserve">Figure </w:t>
                      </w:r>
                      <w:ins w:id="4397" w:author="Owner" w:date="2017-04-10T10:34:00Z">
                        <w:r>
                          <w:rPr>
                            <w:b/>
                            <w:sz w:val="24"/>
                            <w:szCs w:val="24"/>
                          </w:rPr>
                          <w:t>8</w:t>
                        </w:r>
                      </w:ins>
                      <w:del w:id="4398" w:author="Owner" w:date="2017-04-10T10:34:00Z">
                        <w:r w:rsidRPr="009D0242" w:rsidDel="00194C1D">
                          <w:rPr>
                            <w:b/>
                            <w:sz w:val="24"/>
                            <w:szCs w:val="24"/>
                          </w:rPr>
                          <w:delText>7</w:delText>
                        </w:r>
                      </w:del>
                      <w:r w:rsidRPr="009D0242">
                        <w:rPr>
                          <w:b/>
                          <w:sz w:val="24"/>
                          <w:szCs w:val="24"/>
                        </w:rPr>
                        <w:t>.2.4. Productivity Scalar by Life Stage and Land Use Category</w:t>
                      </w:r>
                    </w:p>
                    <w:p w:rsidR="00194C1D" w:rsidRDefault="00194C1D">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194C1D" w:rsidRDefault="00194C1D">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194C1D">
        <w:rPr>
          <w:rFonts w:ascii="Times New Roman" w:hAnsi="Times New Roman" w:cs="Times New Roman"/>
          <w:sz w:val="24"/>
          <w:szCs w:val="24"/>
          <w:rPrChange w:id="4399" w:author="Owner" w:date="2017-04-10T10:31:00Z">
            <w:rPr>
              <w:sz w:val="24"/>
              <w:szCs w:val="24"/>
            </w:rPr>
          </w:rPrChange>
        </w:rPr>
        <w:t xml:space="preserve">Figure </w:t>
      </w:r>
      <w:del w:id="4400" w:author="Owner" w:date="2017-04-10T10:34:00Z">
        <w:r w:rsidR="00327A96" w:rsidRPr="00194C1D" w:rsidDel="00194C1D">
          <w:rPr>
            <w:rFonts w:ascii="Times New Roman" w:hAnsi="Times New Roman" w:cs="Times New Roman"/>
            <w:sz w:val="24"/>
            <w:szCs w:val="24"/>
            <w:rPrChange w:id="4401" w:author="Owner" w:date="2017-04-10T10:31:00Z">
              <w:rPr>
                <w:sz w:val="24"/>
                <w:szCs w:val="24"/>
              </w:rPr>
            </w:rPrChange>
          </w:rPr>
          <w:delText>7</w:delText>
        </w:r>
      </w:del>
      <w:ins w:id="4402" w:author="Owner" w:date="2017-04-10T10:34:00Z">
        <w:r w:rsidR="00194C1D">
          <w:rPr>
            <w:rFonts w:ascii="Times New Roman" w:hAnsi="Times New Roman" w:cs="Times New Roman"/>
            <w:sz w:val="24"/>
            <w:szCs w:val="24"/>
          </w:rPr>
          <w:t>8</w:t>
        </w:r>
      </w:ins>
      <w:r w:rsidR="00327A96" w:rsidRPr="00194C1D">
        <w:rPr>
          <w:rFonts w:ascii="Times New Roman" w:hAnsi="Times New Roman" w:cs="Times New Roman"/>
          <w:sz w:val="24"/>
          <w:szCs w:val="24"/>
          <w:rPrChange w:id="4403" w:author="Owner" w:date="2017-04-10T10:31:00Z">
            <w:rPr>
              <w:sz w:val="24"/>
              <w:szCs w:val="24"/>
            </w:rPr>
          </w:rPrChange>
        </w:rPr>
        <w:t>.2.4 shows and example of user inputs for Productivity</w:t>
      </w:r>
      <w:r w:rsidR="00BE7544" w:rsidRPr="00194C1D">
        <w:rPr>
          <w:rFonts w:ascii="Times New Roman" w:hAnsi="Times New Roman" w:cs="Times New Roman"/>
          <w:sz w:val="24"/>
          <w:szCs w:val="24"/>
          <w:rPrChange w:id="4404" w:author="Owner" w:date="2017-04-10T10:31:00Z">
            <w:rPr>
              <w:sz w:val="24"/>
              <w:szCs w:val="24"/>
            </w:rPr>
          </w:rPrChange>
        </w:rPr>
        <w:t xml:space="preserve"> Scalar (see Table 2-2 in QCI 2006</w:t>
      </w:r>
      <w:r w:rsidR="00327A96" w:rsidRPr="00194C1D">
        <w:rPr>
          <w:rFonts w:ascii="Times New Roman" w:hAnsi="Times New Roman" w:cs="Times New Roman"/>
          <w:sz w:val="24"/>
          <w:szCs w:val="24"/>
          <w:rPrChange w:id="4405" w:author="Owner" w:date="2017-04-10T10:31:00Z">
            <w:rPr>
              <w:sz w:val="24"/>
              <w:szCs w:val="24"/>
            </w:rPr>
          </w:rPrChange>
        </w:rPr>
        <w:t>).  This is modeled as a normally distributed random variable.  Conventions for entering means, standard deviations, future targets, and rate parameters are consistent with other parameters modeled as normally distributed random variables.</w:t>
      </w:r>
      <w:r w:rsidRPr="00194C1D">
        <w:rPr>
          <w:rFonts w:ascii="Times New Roman" w:hAnsi="Times New Roman" w:cs="Times New Roman"/>
          <w:sz w:val="24"/>
          <w:szCs w:val="24"/>
          <w:rPrChange w:id="4406" w:author="Owner" w:date="2017-04-10T10:31:00Z">
            <w:rPr>
              <w:sz w:val="24"/>
              <w:szCs w:val="24"/>
            </w:rPr>
          </w:rPrChange>
        </w:rPr>
        <w:t xml:space="preserve">  .  (Note that columns have been broken apart for visualization here.  All tables shown in the figure are, in the input files, on the same sets of rows).</w:t>
      </w:r>
    </w:p>
    <w:p w:rsidR="00A10F8B" w:rsidRPr="00194C1D" w:rsidRDefault="00A10F8B" w:rsidP="00A10F8B">
      <w:pPr>
        <w:rPr>
          <w:rFonts w:ascii="Times New Roman" w:hAnsi="Times New Roman" w:cs="Times New Roman"/>
          <w:sz w:val="24"/>
          <w:szCs w:val="24"/>
          <w:rPrChange w:id="4407" w:author="Owner" w:date="2017-04-10T10:31:00Z">
            <w:rPr>
              <w:sz w:val="24"/>
              <w:szCs w:val="24"/>
            </w:rPr>
          </w:rPrChange>
        </w:rPr>
      </w:pPr>
    </w:p>
    <w:p w:rsidR="002002D7" w:rsidRPr="00194C1D" w:rsidRDefault="002002D7" w:rsidP="00D20A24">
      <w:pPr>
        <w:rPr>
          <w:rFonts w:ascii="Times New Roman" w:hAnsi="Times New Roman" w:cs="Times New Roman"/>
          <w:sz w:val="24"/>
          <w:szCs w:val="24"/>
          <w:rPrChange w:id="4408" w:author="Owner" w:date="2017-04-10T10:31:00Z">
            <w:rPr>
              <w:sz w:val="24"/>
              <w:szCs w:val="24"/>
            </w:rPr>
          </w:rPrChange>
        </w:rPr>
      </w:pPr>
    </w:p>
    <w:p w:rsidR="002002D7" w:rsidRPr="00194C1D" w:rsidRDefault="002002D7" w:rsidP="00D20A24">
      <w:pPr>
        <w:rPr>
          <w:rFonts w:ascii="Times New Roman" w:hAnsi="Times New Roman" w:cs="Times New Roman"/>
          <w:sz w:val="24"/>
          <w:szCs w:val="24"/>
          <w:rPrChange w:id="4409" w:author="Owner" w:date="2017-04-10T10:31:00Z">
            <w:rPr>
              <w:sz w:val="24"/>
              <w:szCs w:val="24"/>
            </w:rPr>
          </w:rPrChange>
        </w:rPr>
      </w:pPr>
      <w:r w:rsidRPr="00194C1D">
        <w:rPr>
          <w:rFonts w:ascii="Times New Roman" w:hAnsi="Times New Roman" w:cs="Times New Roman"/>
          <w:b/>
          <w:sz w:val="24"/>
          <w:szCs w:val="24"/>
          <w:rPrChange w:id="4410" w:author="Owner" w:date="2017-04-10T10:31:00Z">
            <w:rPr>
              <w:b/>
              <w:sz w:val="24"/>
              <w:szCs w:val="24"/>
            </w:rPr>
          </w:rPrChange>
        </w:rPr>
        <w:t xml:space="preserve"> Survival Probability by Life Stage</w:t>
      </w:r>
    </w:p>
    <w:p w:rsidR="00F65EF4" w:rsidRDefault="003D69E7" w:rsidP="00D20A24">
      <w:pPr>
        <w:rPr>
          <w:ins w:id="4411" w:author="Owner" w:date="2017-04-11T09:18:00Z"/>
          <w:rFonts w:ascii="Times New Roman" w:hAnsi="Times New Roman" w:cs="Times New Roman"/>
          <w:sz w:val="24"/>
          <w:szCs w:val="24"/>
        </w:rPr>
      </w:pPr>
      <w:r w:rsidRPr="00194C1D">
        <w:rPr>
          <w:rFonts w:ascii="Times New Roman" w:hAnsi="Times New Roman" w:cs="Times New Roman"/>
          <w:sz w:val="24"/>
          <w:szCs w:val="24"/>
          <w:rPrChange w:id="4412" w:author="Owner" w:date="2017-04-10T10:31:00Z">
            <w:rPr>
              <w:sz w:val="24"/>
              <w:szCs w:val="24"/>
            </w:rPr>
          </w:rPrChange>
        </w:rPr>
        <w:t xml:space="preserve">Example user inputs for Probability of Survival by life stage are Figure </w:t>
      </w:r>
      <w:ins w:id="4413" w:author="Owner" w:date="2017-04-10T10:34:00Z">
        <w:r w:rsidR="00194C1D">
          <w:rPr>
            <w:rFonts w:ascii="Times New Roman" w:hAnsi="Times New Roman" w:cs="Times New Roman"/>
            <w:sz w:val="24"/>
            <w:szCs w:val="24"/>
          </w:rPr>
          <w:t>8</w:t>
        </w:r>
      </w:ins>
      <w:del w:id="4414" w:author="Owner" w:date="2017-04-10T10:34:00Z">
        <w:r w:rsidRPr="00194C1D" w:rsidDel="00194C1D">
          <w:rPr>
            <w:rFonts w:ascii="Times New Roman" w:hAnsi="Times New Roman" w:cs="Times New Roman"/>
            <w:sz w:val="24"/>
            <w:szCs w:val="24"/>
            <w:rPrChange w:id="4415" w:author="Owner" w:date="2017-04-10T10:31:00Z">
              <w:rPr>
                <w:sz w:val="24"/>
                <w:szCs w:val="24"/>
              </w:rPr>
            </w:rPrChange>
          </w:rPr>
          <w:delText>7</w:delText>
        </w:r>
      </w:del>
      <w:r w:rsidRPr="00194C1D">
        <w:rPr>
          <w:rFonts w:ascii="Times New Roman" w:hAnsi="Times New Roman" w:cs="Times New Roman"/>
          <w:sz w:val="24"/>
          <w:szCs w:val="24"/>
          <w:rPrChange w:id="4416" w:author="Owner" w:date="2017-04-10T10:31:00Z">
            <w:rPr>
              <w:sz w:val="24"/>
              <w:szCs w:val="24"/>
            </w:rPr>
          </w:rPrChange>
        </w:rPr>
        <w:t>.2.5.  For each life stage within each site, these are modeled as Dirichlet random variables (</w:t>
      </w:r>
      <w:r w:rsidR="00B04429" w:rsidRPr="00194C1D">
        <w:rPr>
          <w:rFonts w:ascii="Times New Roman" w:hAnsi="Times New Roman" w:cs="Times New Roman"/>
          <w:sz w:val="24"/>
          <w:szCs w:val="24"/>
          <w:rPrChange w:id="4417" w:author="Owner" w:date="2017-04-10T10:31:00Z">
            <w:rPr>
              <w:sz w:val="24"/>
              <w:szCs w:val="24"/>
            </w:rPr>
          </w:rPrChange>
        </w:rPr>
        <w:t>and since the outcome is either death or survival, the Dirichl</w:t>
      </w:r>
      <w:r w:rsidR="00BE7544" w:rsidRPr="00194C1D">
        <w:rPr>
          <w:rFonts w:ascii="Times New Roman" w:hAnsi="Times New Roman" w:cs="Times New Roman"/>
          <w:sz w:val="24"/>
          <w:szCs w:val="24"/>
          <w:rPrChange w:id="4418" w:author="Owner" w:date="2017-04-10T10:31:00Z">
            <w:rPr>
              <w:sz w:val="24"/>
              <w:szCs w:val="24"/>
            </w:rPr>
          </w:rPrChange>
        </w:rPr>
        <w:t>et variable is equivalent to a 2 parameter Beta random variable</w:t>
      </w:r>
      <w:r w:rsidR="00B04429" w:rsidRPr="00194C1D">
        <w:rPr>
          <w:rFonts w:ascii="Times New Roman" w:hAnsi="Times New Roman" w:cs="Times New Roman"/>
          <w:sz w:val="24"/>
          <w:szCs w:val="24"/>
          <w:rPrChange w:id="4419" w:author="Owner" w:date="2017-04-10T10:31:00Z">
            <w:rPr>
              <w:sz w:val="24"/>
              <w:szCs w:val="24"/>
            </w:rPr>
          </w:rPrChange>
        </w:rPr>
        <w:t xml:space="preserve">).  </w:t>
      </w:r>
    </w:p>
    <w:p w:rsidR="00F65EF4" w:rsidRDefault="00F65EF4" w:rsidP="00D20A24">
      <w:pPr>
        <w:rPr>
          <w:ins w:id="4420" w:author="Owner" w:date="2017-04-11T09:20:00Z"/>
          <w:rFonts w:ascii="Times New Roman" w:hAnsi="Times New Roman" w:cs="Times New Roman"/>
          <w:sz w:val="24"/>
          <w:szCs w:val="24"/>
        </w:rPr>
      </w:pPr>
      <w:ins w:id="4421" w:author="Owner" w:date="2017-04-11T09:20:00Z">
        <w:r>
          <w:rPr>
            <w:rFonts w:ascii="Times New Roman" w:hAnsi="Times New Roman" w:cs="Times New Roman"/>
            <w:sz w:val="24"/>
            <w:szCs w:val="24"/>
          </w:rPr>
          <w:t xml:space="preserve">Note that in this input table, there are differences in how and which cells are used depending on whether you are modeling steelhead or chinook.  </w:t>
        </w:r>
      </w:ins>
    </w:p>
    <w:p w:rsidR="00F65EF4" w:rsidRDefault="00F65EF4" w:rsidP="00D20A24">
      <w:pPr>
        <w:rPr>
          <w:ins w:id="4422" w:author="Owner" w:date="2017-04-11T09:23:00Z"/>
          <w:rFonts w:ascii="Times New Roman" w:hAnsi="Times New Roman" w:cs="Times New Roman"/>
          <w:sz w:val="24"/>
          <w:szCs w:val="24"/>
        </w:rPr>
      </w:pPr>
      <w:ins w:id="4423" w:author="Owner" w:date="2017-04-11T09:20:00Z">
        <w:r>
          <w:rPr>
            <w:rFonts w:ascii="Times New Roman" w:hAnsi="Times New Roman" w:cs="Times New Roman"/>
            <w:sz w:val="24"/>
            <w:szCs w:val="24"/>
          </w:rPr>
          <w:lastRenderedPageBreak/>
          <w:t xml:space="preserve">For steelhead, leave </w:t>
        </w:r>
      </w:ins>
      <w:ins w:id="4424" w:author="Owner" w:date="2017-04-11T09:21:00Z">
        <w:r>
          <w:rPr>
            <w:rFonts w:ascii="Times New Roman" w:hAnsi="Times New Roman" w:cs="Times New Roman"/>
            <w:sz w:val="24"/>
            <w:szCs w:val="24"/>
          </w:rPr>
          <w:t xml:space="preserve">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row blank.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6) row specifies the survival from steelhead to the plus one life stage.  The plus-one life stage survival and behavioral inputs for steelhead will be input in the next table (and will include the option to smolt immediately </w:t>
        </w:r>
      </w:ins>
      <w:ins w:id="4425" w:author="Owner" w:date="2017-04-11T09:22:00Z">
        <w:r>
          <w:rPr>
            <w:rFonts w:ascii="Times New Roman" w:hAnsi="Times New Roman" w:cs="Times New Roman"/>
            <w:sz w:val="24"/>
            <w:szCs w:val="24"/>
          </w:rPr>
          <w:t xml:space="preserve">rather than become plus-one or </w:t>
        </w:r>
      </w:ins>
      <w:ins w:id="4426" w:author="Owner" w:date="2017-04-11T09:23:00Z">
        <w:r>
          <w:rPr>
            <w:rFonts w:ascii="Times New Roman" w:hAnsi="Times New Roman" w:cs="Times New Roman"/>
            <w:sz w:val="24"/>
            <w:szCs w:val="24"/>
          </w:rPr>
          <w:t>“pre-smolts”).</w:t>
        </w:r>
      </w:ins>
    </w:p>
    <w:p w:rsidR="00F65EF4" w:rsidRDefault="00F65EF4" w:rsidP="00D20A24">
      <w:pPr>
        <w:rPr>
          <w:ins w:id="4427" w:author="Owner" w:date="2017-04-11T09:20:00Z"/>
          <w:rFonts w:ascii="Times New Roman" w:hAnsi="Times New Roman" w:cs="Times New Roman"/>
          <w:sz w:val="24"/>
          <w:szCs w:val="24"/>
        </w:rPr>
      </w:pPr>
      <w:ins w:id="4428" w:author="Owner" w:date="2017-04-11T09:23:00Z">
        <w:r>
          <w:rPr>
            <w:rFonts w:ascii="Times New Roman" w:hAnsi="Times New Roman" w:cs="Times New Roman"/>
            <w:sz w:val="24"/>
            <w:szCs w:val="24"/>
          </w:rPr>
          <w:t xml:space="preserve">For chinook,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and N(6) rows are used to specify the density independent survival for parr-smolt survival for subyearling chinook and yearling chinook, </w:t>
        </w:r>
      </w:ins>
      <w:ins w:id="4429" w:author="Owner" w:date="2017-04-11T09:24:00Z">
        <w:r>
          <w:rPr>
            <w:rFonts w:ascii="Times New Roman" w:hAnsi="Times New Roman" w:cs="Times New Roman"/>
            <w:sz w:val="24"/>
            <w:szCs w:val="24"/>
          </w:rPr>
          <w:t>respectively</w:t>
        </w:r>
      </w:ins>
      <w:ins w:id="4430" w:author="Owner" w:date="2017-04-11T09:23:00Z">
        <w:r>
          <w:rPr>
            <w:rFonts w:ascii="Times New Roman" w:hAnsi="Times New Roman" w:cs="Times New Roman"/>
            <w:sz w:val="24"/>
            <w:szCs w:val="24"/>
          </w:rPr>
          <w:t>.</w:t>
        </w:r>
      </w:ins>
      <w:ins w:id="4431" w:author="Owner" w:date="2017-04-11T09:24:00Z">
        <w:r>
          <w:rPr>
            <w:rFonts w:ascii="Times New Roman" w:hAnsi="Times New Roman" w:cs="Times New Roman"/>
            <w:sz w:val="24"/>
            <w:szCs w:val="24"/>
          </w:rPr>
          <w:t xml:space="preserve">  </w:t>
        </w:r>
      </w:ins>
      <w:ins w:id="4432" w:author="Owner" w:date="2017-04-11T09:25:00Z">
        <w:r>
          <w:rPr>
            <w:rFonts w:ascii="Times New Roman" w:hAnsi="Times New Roman" w:cs="Times New Roman"/>
            <w:sz w:val="24"/>
            <w:szCs w:val="24"/>
          </w:rPr>
          <w:t>The next table</w:t>
        </w:r>
      </w:ins>
      <w:r w:rsidR="00E22444">
        <w:rPr>
          <w:rFonts w:ascii="Times New Roman" w:hAnsi="Times New Roman" w:cs="Times New Roman"/>
          <w:sz w:val="24"/>
          <w:szCs w:val="24"/>
        </w:rPr>
        <w:t xml:space="preserve"> (See figure 8.5.2.2) </w:t>
      </w:r>
      <w:ins w:id="4433" w:author="Owner" w:date="2017-04-11T09:25:00Z">
        <w:r>
          <w:rPr>
            <w:rFonts w:ascii="Times New Roman" w:hAnsi="Times New Roman" w:cs="Times New Roman"/>
            <w:sz w:val="24"/>
            <w:szCs w:val="24"/>
          </w:rPr>
          <w:t xml:space="preserve">in the input file is used to specify the fraction of chinook that are subyearlings, by sex.  Subyearlings and yearlings will be tracked and calculated via separate </w:t>
        </w:r>
      </w:ins>
      <w:ins w:id="4434" w:author="Owner" w:date="2017-04-11T09:26:00Z">
        <w:r>
          <w:rPr>
            <w:rFonts w:ascii="Times New Roman" w:hAnsi="Times New Roman" w:cs="Times New Roman"/>
            <w:sz w:val="24"/>
            <w:szCs w:val="24"/>
          </w:rPr>
          <w:t>Beverton</w:t>
        </w:r>
      </w:ins>
      <w:ins w:id="4435" w:author="Owner" w:date="2017-04-11T09:25:00Z">
        <w:r>
          <w:rPr>
            <w:rFonts w:ascii="Times New Roman" w:hAnsi="Times New Roman" w:cs="Times New Roman"/>
            <w:sz w:val="24"/>
            <w:szCs w:val="24"/>
          </w:rPr>
          <w:t>-</w:t>
        </w:r>
      </w:ins>
      <w:ins w:id="4436" w:author="Owner" w:date="2017-04-11T09:26:00Z">
        <w:r>
          <w:rPr>
            <w:rFonts w:ascii="Times New Roman" w:hAnsi="Times New Roman" w:cs="Times New Roman"/>
            <w:sz w:val="24"/>
            <w:szCs w:val="24"/>
          </w:rPr>
          <w:t>holt steps while they’re geographically isolated.  Once they</w:t>
        </w:r>
      </w:ins>
      <w:ins w:id="4437" w:author="Owner" w:date="2017-04-11T09:27:00Z">
        <w:r>
          <w:rPr>
            <w:rFonts w:ascii="Times New Roman" w:hAnsi="Times New Roman" w:cs="Times New Roman"/>
            <w:sz w:val="24"/>
            <w:szCs w:val="24"/>
          </w:rPr>
          <w:t xml:space="preserve">’ve passed their independent Beverton-holt steps, they will be re-united for the smolt to adult life stage transition steps. </w:t>
        </w:r>
      </w:ins>
      <w:r>
        <w:rPr>
          <w:rFonts w:ascii="Times New Roman" w:hAnsi="Times New Roman" w:cs="Times New Roman"/>
          <w:sz w:val="24"/>
          <w:szCs w:val="24"/>
        </w:rPr>
        <w:t>Their history as either subyearlings or yearlings will not be recorded.</w:t>
      </w:r>
    </w:p>
    <w:p w:rsidR="00B04429" w:rsidRPr="00194C1D" w:rsidRDefault="00B04429" w:rsidP="00D20A24">
      <w:pPr>
        <w:rPr>
          <w:rFonts w:ascii="Times New Roman" w:hAnsi="Times New Roman" w:cs="Times New Roman"/>
          <w:sz w:val="24"/>
          <w:szCs w:val="24"/>
          <w:rPrChange w:id="4438" w:author="Owner" w:date="2017-04-10T10:31:00Z">
            <w:rPr>
              <w:sz w:val="24"/>
              <w:szCs w:val="24"/>
            </w:rPr>
          </w:rPrChange>
        </w:rPr>
      </w:pPr>
      <w:r w:rsidRPr="00194C1D">
        <w:rPr>
          <w:rFonts w:ascii="Times New Roman" w:hAnsi="Times New Roman" w:cs="Times New Roman"/>
          <w:sz w:val="24"/>
          <w:szCs w:val="24"/>
          <w:rPrChange w:id="4439" w:author="Owner" w:date="2017-04-10T10:31:00Z">
            <w:rPr>
              <w:sz w:val="24"/>
              <w:szCs w:val="24"/>
            </w:rPr>
          </w:rPrChange>
        </w:rPr>
        <w:t>Conventions for entering means, standard deviations, future targets, and rate parameters are consistent with other parameters modeled as Dirichlet distributed random variables.</w:t>
      </w:r>
    </w:p>
    <w:p w:rsidR="00B04429" w:rsidRPr="00194C1D" w:rsidRDefault="00E22444" w:rsidP="00D20A24">
      <w:pPr>
        <w:rPr>
          <w:rFonts w:ascii="Times New Roman" w:hAnsi="Times New Roman" w:cs="Times New Roman"/>
          <w:sz w:val="24"/>
          <w:szCs w:val="24"/>
          <w:rPrChange w:id="4440" w:author="Owner" w:date="2017-04-10T10:31:00Z">
            <w:rPr>
              <w:sz w:val="24"/>
              <w:szCs w:val="24"/>
            </w:rPr>
          </w:rPrChange>
        </w:rPr>
      </w:pPr>
      <w:r w:rsidRPr="00194C1D">
        <w:rPr>
          <w:rFonts w:ascii="Times New Roman" w:hAnsi="Times New Roman" w:cs="Times New Roman"/>
          <w:b/>
          <w:noProof/>
          <w:sz w:val="24"/>
          <w:szCs w:val="24"/>
          <w:rPrChange w:id="4441" w:author="Owner" w:date="2017-04-10T10:31:00Z">
            <w:rPr>
              <w:b/>
              <w:noProof/>
              <w:sz w:val="24"/>
              <w:szCs w:val="24"/>
            </w:rPr>
          </w:rPrChange>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218440</wp:posOffset>
                </wp:positionV>
                <wp:extent cx="6867525" cy="394335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43350"/>
                        </a:xfrm>
                        <a:prstGeom prst="rect">
                          <a:avLst/>
                        </a:prstGeom>
                        <a:solidFill>
                          <a:srgbClr val="FFFFFF"/>
                        </a:solidFill>
                        <a:ln w="9525">
                          <a:solidFill>
                            <a:srgbClr val="000000"/>
                          </a:solidFill>
                          <a:miter lim="800000"/>
                          <a:headEnd/>
                          <a:tailEnd/>
                        </a:ln>
                      </wps:spPr>
                      <wps:txbx>
                        <w:txbxContent>
                          <w:p w:rsidR="00194C1D" w:rsidRDefault="00194C1D">
                            <w:pPr>
                              <w:rPr>
                                <w:b/>
                                <w:sz w:val="24"/>
                                <w:szCs w:val="24"/>
                              </w:rPr>
                            </w:pPr>
                            <w:r w:rsidRPr="009D0242">
                              <w:rPr>
                                <w:b/>
                                <w:sz w:val="24"/>
                                <w:szCs w:val="24"/>
                              </w:rPr>
                              <w:t xml:space="preserve">Figure </w:t>
                            </w:r>
                            <w:del w:id="4442" w:author="Owner" w:date="2017-04-10T10:34:00Z">
                              <w:r w:rsidRPr="009D0242" w:rsidDel="00194C1D">
                                <w:rPr>
                                  <w:b/>
                                  <w:sz w:val="24"/>
                                  <w:szCs w:val="24"/>
                                </w:rPr>
                                <w:delText>7</w:delText>
                              </w:r>
                            </w:del>
                            <w:ins w:id="4443" w:author="Owner" w:date="2017-04-10T10:34:00Z">
                              <w:r>
                                <w:rPr>
                                  <w:b/>
                                  <w:sz w:val="24"/>
                                  <w:szCs w:val="24"/>
                                </w:rPr>
                                <w:t>8</w:t>
                              </w:r>
                            </w:ins>
                            <w:r w:rsidRPr="009D0242">
                              <w:rPr>
                                <w:b/>
                                <w:sz w:val="24"/>
                                <w:szCs w:val="24"/>
                              </w:rPr>
                              <w:t>.2.5.  Survival Probability by Life Stage</w:t>
                            </w:r>
                          </w:p>
                          <w:p w:rsidR="00194C1D" w:rsidRDefault="00194C1D">
                            <w:del w:id="4444" w:author="Owner" w:date="2017-04-10T12:44:00Z">
                              <w:r w:rsidRPr="00D43A90" w:rsidDel="006A2EE1">
                                <w:rPr>
                                  <w:noProof/>
                                </w:rPr>
                                <w:drawing>
                                  <wp:inline distT="0" distB="0" distL="0" distR="0" wp14:anchorId="0011AC82" wp14:editId="4113AF7F">
                                    <wp:extent cx="6675755" cy="2587793"/>
                                    <wp:effectExtent l="19050" t="19050" r="10795" b="222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del>
                            <w:ins w:id="4445" w:author="Owner" w:date="2017-04-10T12:44:00Z">
                              <w:r w:rsidR="006A2EE1" w:rsidRPr="006A2EE1">
                                <w:t xml:space="preserve"> </w:t>
                              </w:r>
                            </w:ins>
                            <w:ins w:id="4446" w:author="Owner" w:date="2017-04-11T09:19:00Z">
                              <w:r w:rsidR="00F65EF4" w:rsidRPr="00F65EF4">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ins>
                          </w:p>
                          <w:p w:rsidR="00E22444" w:rsidRPr="00E22444" w:rsidRDefault="00E22444">
                            <w:pPr>
                              <w:rPr>
                                <w:b/>
                              </w:rPr>
                            </w:pPr>
                            <w:r w:rsidRPr="00E22444">
                              <w:rPr>
                                <w:b/>
                              </w:rPr>
                              <w:t>8.5.2.2. Inputs for fraction subyearlings, by sex</w:t>
                            </w:r>
                          </w:p>
                          <w:p w:rsidR="00E22444" w:rsidRDefault="00E22444">
                            <w:ins w:id="4447" w:author="Owner" w:date="2017-04-10T12:47:00Z">
                              <w:r w:rsidRPr="006A2EE1">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1" type="#_x0000_t202" style="position:absolute;margin-left:-29.25pt;margin-top:17.2pt;width:540.7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">
                <v:textbox>
                  <w:txbxContent>
                    <w:p w:rsidR="00194C1D" w:rsidRDefault="00194C1D">
                      <w:pPr>
                        <w:rPr>
                          <w:b/>
                          <w:sz w:val="24"/>
                          <w:szCs w:val="24"/>
                        </w:rPr>
                      </w:pPr>
                      <w:r w:rsidRPr="009D0242">
                        <w:rPr>
                          <w:b/>
                          <w:sz w:val="24"/>
                          <w:szCs w:val="24"/>
                        </w:rPr>
                        <w:t xml:space="preserve">Figure </w:t>
                      </w:r>
                      <w:del w:id="4448" w:author="Owner" w:date="2017-04-10T10:34:00Z">
                        <w:r w:rsidRPr="009D0242" w:rsidDel="00194C1D">
                          <w:rPr>
                            <w:b/>
                            <w:sz w:val="24"/>
                            <w:szCs w:val="24"/>
                          </w:rPr>
                          <w:delText>7</w:delText>
                        </w:r>
                      </w:del>
                      <w:ins w:id="4449" w:author="Owner" w:date="2017-04-10T10:34:00Z">
                        <w:r>
                          <w:rPr>
                            <w:b/>
                            <w:sz w:val="24"/>
                            <w:szCs w:val="24"/>
                          </w:rPr>
                          <w:t>8</w:t>
                        </w:r>
                      </w:ins>
                      <w:r w:rsidRPr="009D0242">
                        <w:rPr>
                          <w:b/>
                          <w:sz w:val="24"/>
                          <w:szCs w:val="24"/>
                        </w:rPr>
                        <w:t>.2.5.  Survival Probability by Life Stage</w:t>
                      </w:r>
                    </w:p>
                    <w:p w:rsidR="00194C1D" w:rsidRDefault="00194C1D">
                      <w:del w:id="4450" w:author="Owner" w:date="2017-04-10T12:44:00Z">
                        <w:r w:rsidRPr="00D43A90" w:rsidDel="006A2EE1">
                          <w:rPr>
                            <w:noProof/>
                          </w:rPr>
                          <w:drawing>
                            <wp:inline distT="0" distB="0" distL="0" distR="0" wp14:anchorId="0011AC82" wp14:editId="4113AF7F">
                              <wp:extent cx="6675755" cy="2587793"/>
                              <wp:effectExtent l="19050" t="19050" r="10795" b="222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5755" cy="2587793"/>
                                      </a:xfrm>
                                      <a:prstGeom prst="rect">
                                        <a:avLst/>
                                      </a:prstGeom>
                                      <a:noFill/>
                                      <a:ln w="6350">
                                        <a:solidFill>
                                          <a:schemeClr val="tx1"/>
                                        </a:solidFill>
                                      </a:ln>
                                    </pic:spPr>
                                  </pic:pic>
                                </a:graphicData>
                              </a:graphic>
                            </wp:inline>
                          </w:drawing>
                        </w:r>
                      </w:del>
                      <w:ins w:id="4451" w:author="Owner" w:date="2017-04-10T12:44:00Z">
                        <w:r w:rsidR="006A2EE1" w:rsidRPr="006A2EE1">
                          <w:t xml:space="preserve"> </w:t>
                        </w:r>
                      </w:ins>
                      <w:ins w:id="4452" w:author="Owner" w:date="2017-04-11T09:19:00Z">
                        <w:r w:rsidR="00F65EF4" w:rsidRPr="00F65EF4">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ins>
                    </w:p>
                    <w:p w:rsidR="00E22444" w:rsidRPr="00E22444" w:rsidRDefault="00E22444">
                      <w:pPr>
                        <w:rPr>
                          <w:b/>
                        </w:rPr>
                      </w:pPr>
                      <w:r w:rsidRPr="00E22444">
                        <w:rPr>
                          <w:b/>
                        </w:rPr>
                        <w:t>8.5.2.2. Inputs for fraction subyearlings, by sex</w:t>
                      </w:r>
                    </w:p>
                    <w:p w:rsidR="00E22444" w:rsidRDefault="00E22444">
                      <w:ins w:id="4453" w:author="Owner" w:date="2017-04-10T12:47:00Z">
                        <w:r w:rsidRPr="006A2EE1">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ins>
                    </w:p>
                  </w:txbxContent>
                </v:textbox>
                <w10:wrap type="topAndBottom"/>
              </v:shape>
            </w:pict>
          </mc:Fallback>
        </mc:AlternateContent>
      </w:r>
    </w:p>
    <w:p w:rsidR="002002D7" w:rsidRPr="00194C1D" w:rsidRDefault="002002D7" w:rsidP="00D20A24">
      <w:pPr>
        <w:rPr>
          <w:rFonts w:ascii="Times New Roman" w:hAnsi="Times New Roman" w:cs="Times New Roman"/>
          <w:b/>
          <w:sz w:val="24"/>
          <w:szCs w:val="24"/>
          <w:rPrChange w:id="4454" w:author="Owner" w:date="2017-04-10T10:31:00Z">
            <w:rPr>
              <w:b/>
              <w:sz w:val="24"/>
              <w:szCs w:val="24"/>
            </w:rPr>
          </w:rPrChange>
        </w:rPr>
      </w:pPr>
    </w:p>
    <w:p w:rsidR="00A10F8B" w:rsidRDefault="00A10F8B" w:rsidP="00D20A24">
      <w:pPr>
        <w:rPr>
          <w:ins w:id="4455" w:author="Owner" w:date="2017-04-10T12:44:00Z"/>
          <w:rFonts w:ascii="Times New Roman" w:hAnsi="Times New Roman" w:cs="Times New Roman"/>
          <w:b/>
          <w:sz w:val="24"/>
          <w:szCs w:val="24"/>
        </w:rPr>
      </w:pPr>
    </w:p>
    <w:p w:rsidR="006A2EE1" w:rsidRDefault="006A2EE1" w:rsidP="00D20A24">
      <w:pPr>
        <w:rPr>
          <w:ins w:id="4456" w:author="Owner" w:date="2017-04-10T12:44:00Z"/>
          <w:rFonts w:ascii="Times New Roman" w:hAnsi="Times New Roman" w:cs="Times New Roman"/>
          <w:b/>
          <w:sz w:val="24"/>
          <w:szCs w:val="24"/>
        </w:rPr>
      </w:pPr>
    </w:p>
    <w:p w:rsidR="0072770D" w:rsidRPr="00194C1D" w:rsidRDefault="002002D7" w:rsidP="00D20A24">
      <w:pPr>
        <w:rPr>
          <w:rFonts w:ascii="Times New Roman" w:hAnsi="Times New Roman" w:cs="Times New Roman"/>
          <w:sz w:val="24"/>
          <w:szCs w:val="24"/>
          <w:rPrChange w:id="4457" w:author="Owner" w:date="2017-04-10T10:31:00Z">
            <w:rPr>
              <w:sz w:val="24"/>
              <w:szCs w:val="24"/>
            </w:rPr>
          </w:rPrChange>
        </w:rPr>
      </w:pPr>
      <w:del w:id="4458" w:author="Mark Armour" w:date="2017-04-04T11:57:00Z">
        <w:r w:rsidRPr="00194C1D" w:rsidDel="005B25B5">
          <w:rPr>
            <w:rFonts w:ascii="Times New Roman" w:hAnsi="Times New Roman" w:cs="Times New Roman"/>
            <w:b/>
            <w:sz w:val="24"/>
            <w:szCs w:val="24"/>
            <w:rPrChange w:id="4459" w:author="Owner" w:date="2017-04-10T10:31:00Z">
              <w:rPr>
                <w:b/>
                <w:sz w:val="24"/>
                <w:szCs w:val="24"/>
              </w:rPr>
            </w:rPrChange>
          </w:rPr>
          <w:lastRenderedPageBreak/>
          <w:delText>Pre-Smolt</w:delText>
        </w:r>
      </w:del>
      <w:ins w:id="4460" w:author="Mark Armour" w:date="2017-04-04T11:57:00Z">
        <w:r w:rsidR="005B25B5" w:rsidRPr="00194C1D">
          <w:rPr>
            <w:rFonts w:ascii="Times New Roman" w:hAnsi="Times New Roman" w:cs="Times New Roman"/>
            <w:b/>
            <w:sz w:val="24"/>
            <w:szCs w:val="24"/>
            <w:rPrChange w:id="4461" w:author="Owner" w:date="2017-04-10T10:31:00Z">
              <w:rPr>
                <w:b/>
                <w:sz w:val="24"/>
                <w:szCs w:val="24"/>
              </w:rPr>
            </w:rPrChange>
          </w:rPr>
          <w:t>One-Plus</w:t>
        </w:r>
      </w:ins>
      <w:r w:rsidRPr="00194C1D">
        <w:rPr>
          <w:rFonts w:ascii="Times New Roman" w:hAnsi="Times New Roman" w:cs="Times New Roman"/>
          <w:b/>
          <w:sz w:val="24"/>
          <w:szCs w:val="24"/>
          <w:rPrChange w:id="4462" w:author="Owner" w:date="2017-04-10T10:31:00Z">
            <w:rPr>
              <w:b/>
              <w:sz w:val="24"/>
              <w:szCs w:val="24"/>
            </w:rPr>
          </w:rPrChange>
        </w:rPr>
        <w:t xml:space="preserve"> Inputs</w:t>
      </w:r>
    </w:p>
    <w:p w:rsidR="002002D7" w:rsidRPr="00194C1D" w:rsidRDefault="002002D7" w:rsidP="002002D7">
      <w:pPr>
        <w:rPr>
          <w:rFonts w:ascii="Times New Roman" w:hAnsi="Times New Roman" w:cs="Times New Roman"/>
          <w:sz w:val="24"/>
          <w:szCs w:val="24"/>
          <w:rPrChange w:id="4463" w:author="Owner" w:date="2017-04-10T10:31:00Z">
            <w:rPr>
              <w:sz w:val="24"/>
              <w:szCs w:val="24"/>
            </w:rPr>
          </w:rPrChange>
        </w:rPr>
      </w:pPr>
      <w:r w:rsidRPr="00194C1D">
        <w:rPr>
          <w:rFonts w:ascii="Times New Roman" w:hAnsi="Times New Roman" w:cs="Times New Roman"/>
          <w:sz w:val="24"/>
          <w:szCs w:val="24"/>
          <w:rPrChange w:id="4464" w:author="Owner" w:date="2017-04-10T10:31:00Z">
            <w:rPr>
              <w:sz w:val="24"/>
              <w:szCs w:val="24"/>
            </w:rPr>
          </w:rPrChange>
        </w:rPr>
        <w:t xml:space="preserve">As mentioned above, enabling Steelhead modeling requires added complexity, specifically implemented in the tracking of </w:t>
      </w:r>
      <w:del w:id="4465" w:author="Mark Armour" w:date="2017-04-04T11:57:00Z">
        <w:r w:rsidRPr="00194C1D" w:rsidDel="005B25B5">
          <w:rPr>
            <w:rFonts w:ascii="Times New Roman" w:hAnsi="Times New Roman" w:cs="Times New Roman"/>
            <w:sz w:val="24"/>
            <w:szCs w:val="24"/>
            <w:rPrChange w:id="4466" w:author="Owner" w:date="2017-04-10T10:31:00Z">
              <w:rPr>
                <w:sz w:val="24"/>
                <w:szCs w:val="24"/>
              </w:rPr>
            </w:rPrChange>
          </w:rPr>
          <w:delText>pre-smolt</w:delText>
        </w:r>
      </w:del>
      <w:del w:id="4467" w:author="Mark Armour" w:date="2017-04-04T11:58:00Z">
        <w:r w:rsidRPr="00194C1D" w:rsidDel="005B25B5">
          <w:rPr>
            <w:rFonts w:ascii="Times New Roman" w:hAnsi="Times New Roman" w:cs="Times New Roman"/>
            <w:sz w:val="24"/>
            <w:szCs w:val="24"/>
            <w:rPrChange w:id="4468" w:author="Owner" w:date="2017-04-10T10:31:00Z">
              <w:rPr>
                <w:sz w:val="24"/>
                <w:szCs w:val="24"/>
              </w:rPr>
            </w:rPrChange>
          </w:rPr>
          <w:delText>s</w:delText>
        </w:r>
      </w:del>
      <w:ins w:id="4469" w:author="Mark Armour" w:date="2017-04-04T11:58:00Z">
        <w:r w:rsidR="005B25B5" w:rsidRPr="00194C1D">
          <w:rPr>
            <w:rFonts w:ascii="Times New Roman" w:hAnsi="Times New Roman" w:cs="Times New Roman"/>
            <w:sz w:val="24"/>
            <w:szCs w:val="24"/>
            <w:rPrChange w:id="4470" w:author="Owner" w:date="2017-04-10T10:31:00Z">
              <w:rPr>
                <w:sz w:val="24"/>
                <w:szCs w:val="24"/>
              </w:rPr>
            </w:rPrChange>
          </w:rPr>
          <w:t>One-Plus</w:t>
        </w:r>
      </w:ins>
      <w:r w:rsidRPr="00194C1D">
        <w:rPr>
          <w:rFonts w:ascii="Times New Roman" w:hAnsi="Times New Roman" w:cs="Times New Roman"/>
          <w:sz w:val="24"/>
          <w:szCs w:val="24"/>
          <w:rPrChange w:id="4471" w:author="Owner" w:date="2017-04-10T10:31:00Z">
            <w:rPr>
              <w:sz w:val="24"/>
              <w:szCs w:val="24"/>
            </w:rPr>
          </w:rPrChange>
        </w:rPr>
        <w:t xml:space="preserve">.  This added complexity is generalized, and used whether steelhead or non-steelhead species are being modeled.  The user input process will be the same for both.  </w:t>
      </w:r>
    </w:p>
    <w:p w:rsidR="00917D9B" w:rsidRDefault="00B04429" w:rsidP="00D20A24">
      <w:pPr>
        <w:rPr>
          <w:rFonts w:ascii="Times New Roman" w:hAnsi="Times New Roman" w:cs="Times New Roman"/>
          <w:sz w:val="24"/>
          <w:szCs w:val="24"/>
        </w:rPr>
      </w:pPr>
      <w:r w:rsidRPr="00194C1D">
        <w:rPr>
          <w:rFonts w:ascii="Times New Roman" w:hAnsi="Times New Roman" w:cs="Times New Roman"/>
          <w:sz w:val="24"/>
          <w:szCs w:val="24"/>
          <w:rPrChange w:id="4472" w:author="Owner" w:date="2017-04-10T10:31:00Z">
            <w:rPr>
              <w:sz w:val="24"/>
              <w:szCs w:val="24"/>
            </w:rPr>
          </w:rPrChange>
        </w:rPr>
        <w:t xml:space="preserve">Figure </w:t>
      </w:r>
      <w:del w:id="4473" w:author="Owner" w:date="2017-04-10T10:34:00Z">
        <w:r w:rsidRPr="00194C1D" w:rsidDel="00194C1D">
          <w:rPr>
            <w:rFonts w:ascii="Times New Roman" w:hAnsi="Times New Roman" w:cs="Times New Roman"/>
            <w:sz w:val="24"/>
            <w:szCs w:val="24"/>
            <w:rPrChange w:id="4474" w:author="Owner" w:date="2017-04-10T10:31:00Z">
              <w:rPr>
                <w:sz w:val="24"/>
                <w:szCs w:val="24"/>
              </w:rPr>
            </w:rPrChange>
          </w:rPr>
          <w:delText>7</w:delText>
        </w:r>
      </w:del>
      <w:ins w:id="4475" w:author="Owner" w:date="2017-04-10T10:34:00Z">
        <w:r w:rsidR="00194C1D">
          <w:rPr>
            <w:rFonts w:ascii="Times New Roman" w:hAnsi="Times New Roman" w:cs="Times New Roman"/>
            <w:sz w:val="24"/>
            <w:szCs w:val="24"/>
          </w:rPr>
          <w:t>8</w:t>
        </w:r>
      </w:ins>
      <w:r w:rsidRPr="00194C1D">
        <w:rPr>
          <w:rFonts w:ascii="Times New Roman" w:hAnsi="Times New Roman" w:cs="Times New Roman"/>
          <w:sz w:val="24"/>
          <w:szCs w:val="24"/>
          <w:rPrChange w:id="4476" w:author="Owner" w:date="2017-04-10T10:31:00Z">
            <w:rPr>
              <w:sz w:val="24"/>
              <w:szCs w:val="24"/>
            </w:rPr>
          </w:rPrChange>
        </w:rPr>
        <w:t xml:space="preserve">.2.6 shows an example set of inputs for </w:t>
      </w:r>
      <w:del w:id="4477" w:author="Mark Armour" w:date="2017-04-04T11:57:00Z">
        <w:r w:rsidRPr="00194C1D" w:rsidDel="005B25B5">
          <w:rPr>
            <w:rFonts w:ascii="Times New Roman" w:hAnsi="Times New Roman" w:cs="Times New Roman"/>
            <w:sz w:val="24"/>
            <w:szCs w:val="24"/>
            <w:rPrChange w:id="4478" w:author="Owner" w:date="2017-04-10T10:31:00Z">
              <w:rPr>
                <w:sz w:val="24"/>
                <w:szCs w:val="24"/>
              </w:rPr>
            </w:rPrChange>
          </w:rPr>
          <w:delText>pre-smolt</w:delText>
        </w:r>
      </w:del>
      <w:del w:id="4479" w:author="Mark Armour" w:date="2017-04-04T11:58:00Z">
        <w:r w:rsidRPr="00194C1D" w:rsidDel="005B25B5">
          <w:rPr>
            <w:rFonts w:ascii="Times New Roman" w:hAnsi="Times New Roman" w:cs="Times New Roman"/>
            <w:sz w:val="24"/>
            <w:szCs w:val="24"/>
            <w:rPrChange w:id="4480" w:author="Owner" w:date="2017-04-10T10:31:00Z">
              <w:rPr>
                <w:sz w:val="24"/>
                <w:szCs w:val="24"/>
              </w:rPr>
            </w:rPrChange>
          </w:rPr>
          <w:delText>s</w:delText>
        </w:r>
      </w:del>
      <w:ins w:id="4481" w:author="Mark Armour" w:date="2017-04-04T11:58:00Z">
        <w:r w:rsidR="005B25B5" w:rsidRPr="00194C1D">
          <w:rPr>
            <w:rFonts w:ascii="Times New Roman" w:hAnsi="Times New Roman" w:cs="Times New Roman"/>
            <w:sz w:val="24"/>
            <w:szCs w:val="24"/>
            <w:rPrChange w:id="4482" w:author="Owner" w:date="2017-04-10T10:31:00Z">
              <w:rPr>
                <w:sz w:val="24"/>
                <w:szCs w:val="24"/>
              </w:rPr>
            </w:rPrChange>
          </w:rPr>
          <w:t>One-Plus</w:t>
        </w:r>
      </w:ins>
      <w:r w:rsidR="00917D9B">
        <w:rPr>
          <w:rFonts w:ascii="Times New Roman" w:hAnsi="Times New Roman" w:cs="Times New Roman"/>
          <w:sz w:val="24"/>
          <w:szCs w:val="24"/>
        </w:rPr>
        <w:t>, which will be used for steelhead only</w:t>
      </w:r>
      <w:r w:rsidRPr="00194C1D">
        <w:rPr>
          <w:rFonts w:ascii="Times New Roman" w:hAnsi="Times New Roman" w:cs="Times New Roman"/>
          <w:sz w:val="24"/>
          <w:szCs w:val="24"/>
          <w:rPrChange w:id="4483" w:author="Owner" w:date="2017-04-10T10:31:00Z">
            <w:rPr>
              <w:sz w:val="24"/>
              <w:szCs w:val="24"/>
            </w:rPr>
          </w:rPrChange>
        </w:rPr>
        <w:t xml:space="preserve">.  Note that the inputs allow for fish to remain as </w:t>
      </w:r>
      <w:del w:id="4484" w:author="Mark Armour" w:date="2017-04-04T11:57:00Z">
        <w:r w:rsidRPr="00194C1D" w:rsidDel="005B25B5">
          <w:rPr>
            <w:rFonts w:ascii="Times New Roman" w:hAnsi="Times New Roman" w:cs="Times New Roman"/>
            <w:sz w:val="24"/>
            <w:szCs w:val="24"/>
            <w:rPrChange w:id="4485" w:author="Owner" w:date="2017-04-10T10:31:00Z">
              <w:rPr>
                <w:sz w:val="24"/>
                <w:szCs w:val="24"/>
              </w:rPr>
            </w:rPrChange>
          </w:rPr>
          <w:delText>pre-smolt</w:delText>
        </w:r>
      </w:del>
      <w:del w:id="4486" w:author="Mark Armour" w:date="2017-04-04T11:58:00Z">
        <w:r w:rsidRPr="00194C1D" w:rsidDel="005B25B5">
          <w:rPr>
            <w:rFonts w:ascii="Times New Roman" w:hAnsi="Times New Roman" w:cs="Times New Roman"/>
            <w:sz w:val="24"/>
            <w:szCs w:val="24"/>
            <w:rPrChange w:id="4487" w:author="Owner" w:date="2017-04-10T10:31:00Z">
              <w:rPr>
                <w:sz w:val="24"/>
                <w:szCs w:val="24"/>
              </w:rPr>
            </w:rPrChange>
          </w:rPr>
          <w:delText>s</w:delText>
        </w:r>
      </w:del>
      <w:ins w:id="4488" w:author="Mark Armour" w:date="2017-04-04T11:58:00Z">
        <w:r w:rsidR="005B25B5" w:rsidRPr="00194C1D">
          <w:rPr>
            <w:rFonts w:ascii="Times New Roman" w:hAnsi="Times New Roman" w:cs="Times New Roman"/>
            <w:sz w:val="24"/>
            <w:szCs w:val="24"/>
            <w:rPrChange w:id="4489" w:author="Owner" w:date="2017-04-10T10:31:00Z">
              <w:rPr>
                <w:sz w:val="24"/>
                <w:szCs w:val="24"/>
              </w:rPr>
            </w:rPrChange>
          </w:rPr>
          <w:t>One-Plus</w:t>
        </w:r>
      </w:ins>
      <w:r w:rsidRPr="00194C1D">
        <w:rPr>
          <w:rFonts w:ascii="Times New Roman" w:hAnsi="Times New Roman" w:cs="Times New Roman"/>
          <w:sz w:val="24"/>
          <w:szCs w:val="24"/>
          <w:rPrChange w:id="4490" w:author="Owner" w:date="2017-04-10T10:31:00Z">
            <w:rPr>
              <w:sz w:val="24"/>
              <w:szCs w:val="24"/>
            </w:rPr>
          </w:rPrChange>
        </w:rPr>
        <w:t xml:space="preserve"> for up to </w:t>
      </w:r>
      <w:r w:rsidR="00917D9B">
        <w:rPr>
          <w:rFonts w:ascii="Times New Roman" w:hAnsi="Times New Roman" w:cs="Times New Roman"/>
          <w:sz w:val="24"/>
          <w:szCs w:val="24"/>
        </w:rPr>
        <w:t>4</w:t>
      </w:r>
      <w:r w:rsidRPr="00194C1D">
        <w:rPr>
          <w:rFonts w:ascii="Times New Roman" w:hAnsi="Times New Roman" w:cs="Times New Roman"/>
          <w:sz w:val="24"/>
          <w:szCs w:val="24"/>
          <w:rPrChange w:id="4491" w:author="Owner" w:date="2017-04-10T10:31:00Z">
            <w:rPr>
              <w:sz w:val="24"/>
              <w:szCs w:val="24"/>
            </w:rPr>
          </w:rPrChange>
        </w:rPr>
        <w:t xml:space="preserve"> years</w:t>
      </w:r>
      <w:r w:rsidR="00917D9B">
        <w:rPr>
          <w:rFonts w:ascii="Times New Roman" w:hAnsi="Times New Roman" w:cs="Times New Roman"/>
          <w:sz w:val="24"/>
          <w:szCs w:val="24"/>
        </w:rPr>
        <w:t xml:space="preserve">, and a minimum of zero years (i.e. the plus-one to smolt transition happens in the same year, so these fish are never actually “plus-ones”).  Note that even if a subset of fish do not experience any years as plus-ones, there is still a survival and capacity term applied for a Beverton Holt step.  Users who wish to directly transition from parr-smolt for non-plus one fish can simply choose which step they apply a survival and capacity, and specify a survival of 1.0 and a very high capacity input to essentially reduce to Beverton-Holt steps into a single Beverton-Holt step for these fish.  Alternatively, users may break the parr-smolt transition into two steps: par to “pre-smolt” and “pre-smolt” to smolt (as was generally done for versions of the model prior to the 2017 release).  </w:t>
      </w:r>
    </w:p>
    <w:p w:rsidR="00577775" w:rsidRPr="00194C1D" w:rsidRDefault="00A10F8B" w:rsidP="00D20A24">
      <w:pPr>
        <w:rPr>
          <w:rFonts w:ascii="Times New Roman" w:hAnsi="Times New Roman" w:cs="Times New Roman"/>
          <w:sz w:val="24"/>
          <w:szCs w:val="24"/>
          <w:rPrChange w:id="4492" w:author="Owner" w:date="2017-04-10T10:31:00Z">
            <w:rPr>
              <w:sz w:val="24"/>
              <w:szCs w:val="24"/>
            </w:rPr>
          </w:rPrChange>
        </w:rPr>
      </w:pPr>
      <w:r w:rsidRPr="00194C1D">
        <w:rPr>
          <w:rFonts w:ascii="Times New Roman" w:hAnsi="Times New Roman" w:cs="Times New Roman"/>
          <w:sz w:val="24"/>
          <w:szCs w:val="24"/>
          <w:rPrChange w:id="4493" w:author="Owner" w:date="2017-04-10T10:31:00Z">
            <w:rPr>
              <w:sz w:val="24"/>
              <w:szCs w:val="24"/>
            </w:rPr>
          </w:rPrChange>
        </w:rPr>
        <w:t>T</w:t>
      </w:r>
      <w:r w:rsidR="00B04429" w:rsidRPr="00194C1D">
        <w:rPr>
          <w:rFonts w:ascii="Times New Roman" w:hAnsi="Times New Roman" w:cs="Times New Roman"/>
          <w:sz w:val="24"/>
          <w:szCs w:val="24"/>
          <w:rPrChange w:id="4494" w:author="Owner" w:date="2017-04-10T10:31:00Z">
            <w:rPr>
              <w:sz w:val="24"/>
              <w:szCs w:val="24"/>
            </w:rPr>
          </w:rPrChange>
        </w:rPr>
        <w:t>he first set</w:t>
      </w:r>
      <w:r w:rsidR="00E84135" w:rsidRPr="00194C1D">
        <w:rPr>
          <w:rFonts w:ascii="Times New Roman" w:hAnsi="Times New Roman" w:cs="Times New Roman"/>
          <w:sz w:val="24"/>
          <w:szCs w:val="24"/>
          <w:rPrChange w:id="4495" w:author="Owner" w:date="2017-04-10T10:31:00Z">
            <w:rPr>
              <w:sz w:val="24"/>
              <w:szCs w:val="24"/>
            </w:rPr>
          </w:rPrChange>
        </w:rPr>
        <w:t>s</w:t>
      </w:r>
      <w:r w:rsidR="00B04429" w:rsidRPr="00194C1D">
        <w:rPr>
          <w:rFonts w:ascii="Times New Roman" w:hAnsi="Times New Roman" w:cs="Times New Roman"/>
          <w:sz w:val="24"/>
          <w:szCs w:val="24"/>
          <w:rPrChange w:id="4496" w:author="Owner" w:date="2017-04-10T10:31:00Z">
            <w:rPr>
              <w:sz w:val="24"/>
              <w:szCs w:val="24"/>
            </w:rPr>
          </w:rPrChange>
        </w:rPr>
        <w:t xml:space="preserve"> of inputs are probability of survival by year as </w:t>
      </w:r>
      <w:del w:id="4497" w:author="Mark Armour" w:date="2017-04-04T11:57:00Z">
        <w:r w:rsidR="00B04429" w:rsidRPr="00194C1D" w:rsidDel="005B25B5">
          <w:rPr>
            <w:rFonts w:ascii="Times New Roman" w:hAnsi="Times New Roman" w:cs="Times New Roman"/>
            <w:sz w:val="24"/>
            <w:szCs w:val="24"/>
            <w:rPrChange w:id="4498" w:author="Owner" w:date="2017-04-10T10:31:00Z">
              <w:rPr>
                <w:sz w:val="24"/>
                <w:szCs w:val="24"/>
              </w:rPr>
            </w:rPrChange>
          </w:rPr>
          <w:delText>pre-smolt</w:delText>
        </w:r>
      </w:del>
      <w:ins w:id="4499" w:author="Mark Armour" w:date="2017-04-04T11:57:00Z">
        <w:r w:rsidR="005B25B5" w:rsidRPr="00194C1D">
          <w:rPr>
            <w:rFonts w:ascii="Times New Roman" w:hAnsi="Times New Roman" w:cs="Times New Roman"/>
            <w:sz w:val="24"/>
            <w:szCs w:val="24"/>
            <w:rPrChange w:id="4500" w:author="Owner" w:date="2017-04-10T10:31:00Z">
              <w:rPr>
                <w:sz w:val="24"/>
                <w:szCs w:val="24"/>
              </w:rPr>
            </w:rPrChange>
          </w:rPr>
          <w:t>One-Plus</w:t>
        </w:r>
      </w:ins>
      <w:r w:rsidR="00B04429" w:rsidRPr="00194C1D">
        <w:rPr>
          <w:rFonts w:ascii="Times New Roman" w:hAnsi="Times New Roman" w:cs="Times New Roman"/>
          <w:sz w:val="24"/>
          <w:szCs w:val="24"/>
          <w:rPrChange w:id="4501" w:author="Owner" w:date="2017-04-10T10:31:00Z">
            <w:rPr>
              <w:sz w:val="24"/>
              <w:szCs w:val="24"/>
            </w:rPr>
          </w:rPrChange>
        </w:rPr>
        <w:t xml:space="preserve">.  This enables the user to specify different survival probabilities for older </w:t>
      </w:r>
      <w:del w:id="4502" w:author="Mark Armour" w:date="2017-04-04T11:57:00Z">
        <w:r w:rsidR="00B04429" w:rsidRPr="00194C1D" w:rsidDel="005B25B5">
          <w:rPr>
            <w:rFonts w:ascii="Times New Roman" w:hAnsi="Times New Roman" w:cs="Times New Roman"/>
            <w:sz w:val="24"/>
            <w:szCs w:val="24"/>
            <w:rPrChange w:id="4503" w:author="Owner" w:date="2017-04-10T10:31:00Z">
              <w:rPr>
                <w:sz w:val="24"/>
                <w:szCs w:val="24"/>
              </w:rPr>
            </w:rPrChange>
          </w:rPr>
          <w:delText>pre-smolt</w:delText>
        </w:r>
      </w:del>
      <w:del w:id="4504" w:author="Mark Armour" w:date="2017-04-04T11:58:00Z">
        <w:r w:rsidR="00B04429" w:rsidRPr="00194C1D" w:rsidDel="005B25B5">
          <w:rPr>
            <w:rFonts w:ascii="Times New Roman" w:hAnsi="Times New Roman" w:cs="Times New Roman"/>
            <w:sz w:val="24"/>
            <w:szCs w:val="24"/>
            <w:rPrChange w:id="4505" w:author="Owner" w:date="2017-04-10T10:31:00Z">
              <w:rPr>
                <w:sz w:val="24"/>
                <w:szCs w:val="24"/>
              </w:rPr>
            </w:rPrChange>
          </w:rPr>
          <w:delText>s</w:delText>
        </w:r>
      </w:del>
      <w:ins w:id="4506" w:author="Mark Armour" w:date="2017-04-04T11:58:00Z">
        <w:r w:rsidR="005B25B5" w:rsidRPr="00194C1D">
          <w:rPr>
            <w:rFonts w:ascii="Times New Roman" w:hAnsi="Times New Roman" w:cs="Times New Roman"/>
            <w:sz w:val="24"/>
            <w:szCs w:val="24"/>
            <w:rPrChange w:id="4507" w:author="Owner" w:date="2017-04-10T10:31:00Z">
              <w:rPr>
                <w:sz w:val="24"/>
                <w:szCs w:val="24"/>
              </w:rPr>
            </w:rPrChange>
          </w:rPr>
          <w:t>One-Plus</w:t>
        </w:r>
      </w:ins>
      <w:r w:rsidR="00B04429" w:rsidRPr="00194C1D">
        <w:rPr>
          <w:rFonts w:ascii="Times New Roman" w:hAnsi="Times New Roman" w:cs="Times New Roman"/>
          <w:sz w:val="24"/>
          <w:szCs w:val="24"/>
          <w:rPrChange w:id="4508" w:author="Owner" w:date="2017-04-10T10:31:00Z">
            <w:rPr>
              <w:sz w:val="24"/>
              <w:szCs w:val="24"/>
            </w:rPr>
          </w:rPrChange>
        </w:rPr>
        <w:t xml:space="preserve"> (or resident rainbows) and for younger or new </w:t>
      </w:r>
      <w:del w:id="4509" w:author="Mark Armour" w:date="2017-04-04T11:57:00Z">
        <w:r w:rsidR="00B04429" w:rsidRPr="00194C1D" w:rsidDel="005B25B5">
          <w:rPr>
            <w:rFonts w:ascii="Times New Roman" w:hAnsi="Times New Roman" w:cs="Times New Roman"/>
            <w:sz w:val="24"/>
            <w:szCs w:val="24"/>
            <w:rPrChange w:id="4510" w:author="Owner" w:date="2017-04-10T10:31:00Z">
              <w:rPr>
                <w:sz w:val="24"/>
                <w:szCs w:val="24"/>
              </w:rPr>
            </w:rPrChange>
          </w:rPr>
          <w:delText>pre-smolt</w:delText>
        </w:r>
      </w:del>
      <w:del w:id="4511" w:author="Mark Armour" w:date="2017-04-04T11:58:00Z">
        <w:r w:rsidR="00B04429" w:rsidRPr="00194C1D" w:rsidDel="005B25B5">
          <w:rPr>
            <w:rFonts w:ascii="Times New Roman" w:hAnsi="Times New Roman" w:cs="Times New Roman"/>
            <w:sz w:val="24"/>
            <w:szCs w:val="24"/>
            <w:rPrChange w:id="4512" w:author="Owner" w:date="2017-04-10T10:31:00Z">
              <w:rPr>
                <w:sz w:val="24"/>
                <w:szCs w:val="24"/>
              </w:rPr>
            </w:rPrChange>
          </w:rPr>
          <w:delText>s</w:delText>
        </w:r>
      </w:del>
      <w:ins w:id="4513" w:author="Mark Armour" w:date="2017-04-04T11:58:00Z">
        <w:r w:rsidR="005B25B5" w:rsidRPr="00194C1D">
          <w:rPr>
            <w:rFonts w:ascii="Times New Roman" w:hAnsi="Times New Roman" w:cs="Times New Roman"/>
            <w:sz w:val="24"/>
            <w:szCs w:val="24"/>
            <w:rPrChange w:id="4514" w:author="Owner" w:date="2017-04-10T10:31:00Z">
              <w:rPr>
                <w:sz w:val="24"/>
                <w:szCs w:val="24"/>
              </w:rPr>
            </w:rPrChange>
          </w:rPr>
          <w:t>One-Plus</w:t>
        </w:r>
      </w:ins>
      <w:r w:rsidR="00B04429" w:rsidRPr="00194C1D">
        <w:rPr>
          <w:rFonts w:ascii="Times New Roman" w:hAnsi="Times New Roman" w:cs="Times New Roman"/>
          <w:sz w:val="24"/>
          <w:szCs w:val="24"/>
          <w:rPrChange w:id="4515" w:author="Owner" w:date="2017-04-10T10:31:00Z">
            <w:rPr>
              <w:sz w:val="24"/>
              <w:szCs w:val="24"/>
            </w:rPr>
          </w:rPrChange>
        </w:rPr>
        <w:t>.  Survival, as in other life stages, is modeled as a Dirichlet (or more simply, a Beta) random variable.</w:t>
      </w:r>
      <w:r w:rsidR="00577775" w:rsidRPr="00194C1D">
        <w:rPr>
          <w:rFonts w:ascii="Times New Roman" w:hAnsi="Times New Roman" w:cs="Times New Roman"/>
          <w:sz w:val="24"/>
          <w:szCs w:val="24"/>
          <w:rPrChange w:id="4516" w:author="Owner" w:date="2017-04-10T10:31:00Z">
            <w:rPr>
              <w:sz w:val="24"/>
              <w:szCs w:val="24"/>
            </w:rPr>
          </w:rPrChange>
        </w:rPr>
        <w:t xml:space="preserve">  Conventions for entering means, standard deviations, future targets, and rate parameters are consistent with other parameters modeled as Dirichlet distributed random variables.</w:t>
      </w:r>
    </w:p>
    <w:p w:rsidR="00E17F12" w:rsidRPr="00194C1D" w:rsidRDefault="00E17F12" w:rsidP="00D20A24">
      <w:pPr>
        <w:rPr>
          <w:rFonts w:ascii="Times New Roman" w:hAnsi="Times New Roman" w:cs="Times New Roman"/>
          <w:sz w:val="24"/>
          <w:szCs w:val="24"/>
          <w:rPrChange w:id="4517" w:author="Owner" w:date="2017-04-10T10:31:00Z">
            <w:rPr>
              <w:sz w:val="24"/>
              <w:szCs w:val="24"/>
            </w:rPr>
          </w:rPrChange>
        </w:rPr>
      </w:pPr>
      <w:r w:rsidRPr="00194C1D">
        <w:rPr>
          <w:rFonts w:ascii="Times New Roman" w:hAnsi="Times New Roman" w:cs="Times New Roman"/>
          <w:sz w:val="24"/>
          <w:szCs w:val="24"/>
          <w:rPrChange w:id="4518" w:author="Owner" w:date="2017-04-10T10:31:00Z">
            <w:rPr>
              <w:sz w:val="24"/>
              <w:szCs w:val="24"/>
            </w:rPr>
          </w:rPrChange>
        </w:rPr>
        <w:t xml:space="preserve">The next set of inputs in this table require specification of the probabilities that a given fish either smolt (head to the next life stage), stay another year as a </w:t>
      </w:r>
      <w:del w:id="4519" w:author="Mark Armour" w:date="2017-04-04T11:57:00Z">
        <w:r w:rsidRPr="00194C1D" w:rsidDel="005B25B5">
          <w:rPr>
            <w:rFonts w:ascii="Times New Roman" w:hAnsi="Times New Roman" w:cs="Times New Roman"/>
            <w:sz w:val="24"/>
            <w:szCs w:val="24"/>
            <w:rPrChange w:id="4520" w:author="Owner" w:date="2017-04-10T10:31:00Z">
              <w:rPr>
                <w:sz w:val="24"/>
                <w:szCs w:val="24"/>
              </w:rPr>
            </w:rPrChange>
          </w:rPr>
          <w:delText>pre-smolt</w:delText>
        </w:r>
      </w:del>
      <w:ins w:id="4521" w:author="Mark Armour" w:date="2017-04-04T11:57:00Z">
        <w:r w:rsidR="005B25B5" w:rsidRPr="00194C1D">
          <w:rPr>
            <w:rFonts w:ascii="Times New Roman" w:hAnsi="Times New Roman" w:cs="Times New Roman"/>
            <w:sz w:val="24"/>
            <w:szCs w:val="24"/>
            <w:rPrChange w:id="4522" w:author="Owner" w:date="2017-04-10T10:31:00Z">
              <w:rPr>
                <w:sz w:val="24"/>
                <w:szCs w:val="24"/>
              </w:rPr>
            </w:rPrChange>
          </w:rPr>
          <w:t>One-Plus</w:t>
        </w:r>
      </w:ins>
      <w:r w:rsidRPr="00194C1D">
        <w:rPr>
          <w:rFonts w:ascii="Times New Roman" w:hAnsi="Times New Roman" w:cs="Times New Roman"/>
          <w:sz w:val="24"/>
          <w:szCs w:val="24"/>
          <w:rPrChange w:id="4523" w:author="Owner" w:date="2017-04-10T10:31:00Z">
            <w:rPr>
              <w:sz w:val="24"/>
              <w:szCs w:val="24"/>
            </w:rPr>
          </w:rPrChange>
        </w:rPr>
        <w:t>, or return to spawn as a “resident rainbow” that never migrated to the ocean.  This set of parameters is modeled as a Dirichlet random variable with three potential outcomes (smolt, stay, spawn).</w:t>
      </w:r>
      <w:r w:rsidR="00060961" w:rsidRPr="00194C1D">
        <w:rPr>
          <w:rFonts w:ascii="Times New Roman" w:hAnsi="Times New Roman" w:cs="Times New Roman"/>
          <w:sz w:val="24"/>
          <w:szCs w:val="24"/>
          <w:rPrChange w:id="4524" w:author="Owner" w:date="2017-04-10T10:31:00Z">
            <w:rPr>
              <w:sz w:val="24"/>
              <w:szCs w:val="24"/>
            </w:rPr>
          </w:rPrChange>
        </w:rPr>
        <w:t xml:space="preserve">  These three probabilities, </w:t>
      </w:r>
      <w:del w:id="4525" w:author="Owner" w:date="2017-04-10T12:44:00Z">
        <w:r w:rsidR="00060961" w:rsidRPr="00194C1D" w:rsidDel="006A2EE1">
          <w:rPr>
            <w:rFonts w:ascii="Times New Roman" w:hAnsi="Times New Roman" w:cs="Times New Roman"/>
            <w:sz w:val="24"/>
            <w:szCs w:val="24"/>
            <w:rPrChange w:id="4526" w:author="Owner" w:date="2017-04-10T10:31:00Z">
              <w:rPr>
                <w:sz w:val="24"/>
                <w:szCs w:val="24"/>
              </w:rPr>
            </w:rPrChange>
          </w:rPr>
          <w:delText xml:space="preserve"> </w:delText>
        </w:r>
      </w:del>
      <w:r w:rsidR="00060961" w:rsidRPr="00194C1D">
        <w:rPr>
          <w:rFonts w:ascii="Times New Roman" w:hAnsi="Times New Roman" w:cs="Times New Roman"/>
          <w:sz w:val="24"/>
          <w:szCs w:val="24"/>
          <w:rPrChange w:id="4527" w:author="Owner" w:date="2017-04-10T10:31:00Z">
            <w:rPr>
              <w:sz w:val="24"/>
              <w:szCs w:val="24"/>
            </w:rPr>
          </w:rPrChange>
        </w:rPr>
        <w:t>in each row, must add to 1.0.</w:t>
      </w:r>
    </w:p>
    <w:p w:rsidR="00577775" w:rsidRPr="00194C1D" w:rsidRDefault="00E17F12" w:rsidP="00D20A24">
      <w:pPr>
        <w:rPr>
          <w:rFonts w:ascii="Times New Roman" w:hAnsi="Times New Roman" w:cs="Times New Roman"/>
          <w:sz w:val="24"/>
          <w:szCs w:val="24"/>
          <w:rPrChange w:id="4528" w:author="Owner" w:date="2017-04-10T10:31:00Z">
            <w:rPr>
              <w:sz w:val="24"/>
              <w:szCs w:val="24"/>
            </w:rPr>
          </w:rPrChange>
        </w:rPr>
      </w:pPr>
      <w:r w:rsidRPr="00194C1D">
        <w:rPr>
          <w:rFonts w:ascii="Times New Roman" w:hAnsi="Times New Roman" w:cs="Times New Roman"/>
          <w:sz w:val="24"/>
          <w:szCs w:val="24"/>
          <w:rPrChange w:id="4529" w:author="Owner" w:date="2017-04-10T10:31:00Z">
            <w:rPr>
              <w:sz w:val="24"/>
              <w:szCs w:val="24"/>
            </w:rPr>
          </w:rPrChange>
        </w:rPr>
        <w:t>Note that the probabilities in each row represent the probability of smolting at that year</w:t>
      </w:r>
      <w:r w:rsidR="00E84135" w:rsidRPr="00194C1D">
        <w:rPr>
          <w:rFonts w:ascii="Times New Roman" w:hAnsi="Times New Roman" w:cs="Times New Roman"/>
          <w:sz w:val="24"/>
          <w:szCs w:val="24"/>
          <w:rPrChange w:id="4530" w:author="Owner" w:date="2017-04-10T10:31:00Z">
            <w:rPr>
              <w:sz w:val="24"/>
              <w:szCs w:val="24"/>
            </w:rPr>
          </w:rPrChange>
        </w:rPr>
        <w:t>,</w:t>
      </w:r>
      <w:r w:rsidRPr="00194C1D">
        <w:rPr>
          <w:rFonts w:ascii="Times New Roman" w:hAnsi="Times New Roman" w:cs="Times New Roman"/>
          <w:sz w:val="24"/>
          <w:szCs w:val="24"/>
          <w:rPrChange w:id="4531" w:author="Owner" w:date="2017-04-10T10:31:00Z">
            <w:rPr>
              <w:sz w:val="24"/>
              <w:szCs w:val="24"/>
            </w:rPr>
          </w:rPrChange>
        </w:rPr>
        <w:t xml:space="preserve"> given that the fish has not previously smolted; </w:t>
      </w:r>
      <w:r w:rsidR="00E84135" w:rsidRPr="00194C1D">
        <w:rPr>
          <w:rFonts w:ascii="Times New Roman" w:hAnsi="Times New Roman" w:cs="Times New Roman"/>
          <w:sz w:val="24"/>
          <w:szCs w:val="24"/>
          <w:rPrChange w:id="4532" w:author="Owner" w:date="2017-04-10T10:31:00Z">
            <w:rPr>
              <w:sz w:val="24"/>
              <w:szCs w:val="24"/>
            </w:rPr>
          </w:rPrChange>
        </w:rPr>
        <w:t>i.e.</w:t>
      </w:r>
      <w:r w:rsidRPr="00194C1D">
        <w:rPr>
          <w:rFonts w:ascii="Times New Roman" w:hAnsi="Times New Roman" w:cs="Times New Roman"/>
          <w:sz w:val="24"/>
          <w:szCs w:val="24"/>
          <w:rPrChange w:id="4533" w:author="Owner" w:date="2017-04-10T10:31:00Z">
            <w:rPr>
              <w:sz w:val="24"/>
              <w:szCs w:val="24"/>
            </w:rPr>
          </w:rPrChange>
        </w:rPr>
        <w:t xml:space="preserve"> this is a conditional probability.  As such, the probabilities in each </w:t>
      </w:r>
      <w:r w:rsidRPr="00194C1D">
        <w:rPr>
          <w:rFonts w:ascii="Times New Roman" w:hAnsi="Times New Roman" w:cs="Times New Roman"/>
          <w:i/>
          <w:sz w:val="24"/>
          <w:szCs w:val="24"/>
          <w:rPrChange w:id="4534" w:author="Owner" w:date="2017-04-10T10:31:00Z">
            <w:rPr>
              <w:i/>
              <w:sz w:val="24"/>
              <w:szCs w:val="24"/>
            </w:rPr>
          </w:rPrChange>
        </w:rPr>
        <w:t>column</w:t>
      </w:r>
      <w:r w:rsidRPr="00194C1D">
        <w:rPr>
          <w:rFonts w:ascii="Times New Roman" w:hAnsi="Times New Roman" w:cs="Times New Roman"/>
          <w:sz w:val="24"/>
          <w:szCs w:val="24"/>
          <w:rPrChange w:id="4535" w:author="Owner" w:date="2017-04-10T10:31:00Z">
            <w:rPr>
              <w:sz w:val="24"/>
              <w:szCs w:val="24"/>
            </w:rPr>
          </w:rPrChange>
        </w:rPr>
        <w:t xml:space="preserve"> do not add to 1.  </w:t>
      </w:r>
      <w:r w:rsidR="00577775" w:rsidRPr="00194C1D">
        <w:rPr>
          <w:rFonts w:ascii="Times New Roman" w:hAnsi="Times New Roman" w:cs="Times New Roman"/>
          <w:sz w:val="24"/>
          <w:szCs w:val="24"/>
          <w:rPrChange w:id="4536" w:author="Owner" w:date="2017-04-10T10:31:00Z">
            <w:rPr>
              <w:sz w:val="24"/>
              <w:szCs w:val="24"/>
            </w:rPr>
          </w:rPrChange>
        </w:rPr>
        <w:t>Conventions for entering means, standard deviations, future targets, and rate parameters are consistent with other parameters modeled as Dirichlet distributed random variables.</w:t>
      </w:r>
    </w:p>
    <w:p w:rsidR="00A10F8B" w:rsidRPr="00194C1D" w:rsidRDefault="00A10F8B" w:rsidP="00D20A24">
      <w:pPr>
        <w:rPr>
          <w:rFonts w:ascii="Times New Roman" w:hAnsi="Times New Roman" w:cs="Times New Roman"/>
          <w:sz w:val="24"/>
          <w:szCs w:val="24"/>
          <w:rPrChange w:id="4537" w:author="Owner" w:date="2017-04-10T10:31:00Z">
            <w:rPr>
              <w:sz w:val="24"/>
              <w:szCs w:val="24"/>
            </w:rPr>
          </w:rPrChange>
        </w:rPr>
      </w:pPr>
    </w:p>
    <w:p w:rsidR="00A10F8B" w:rsidRPr="00194C1D" w:rsidRDefault="00A10F8B" w:rsidP="00D20A24">
      <w:pPr>
        <w:rPr>
          <w:rFonts w:ascii="Times New Roman" w:hAnsi="Times New Roman" w:cs="Times New Roman"/>
          <w:sz w:val="24"/>
          <w:szCs w:val="24"/>
          <w:rPrChange w:id="4538" w:author="Owner" w:date="2017-04-10T10:31:00Z">
            <w:rPr>
              <w:sz w:val="24"/>
              <w:szCs w:val="24"/>
            </w:rPr>
          </w:rPrChange>
        </w:rPr>
      </w:pPr>
    </w:p>
    <w:p w:rsidR="00A10F8B" w:rsidRPr="00194C1D" w:rsidRDefault="00A10F8B" w:rsidP="00D20A24">
      <w:pPr>
        <w:rPr>
          <w:rFonts w:ascii="Times New Roman" w:hAnsi="Times New Roman" w:cs="Times New Roman"/>
          <w:sz w:val="24"/>
          <w:szCs w:val="24"/>
          <w:rPrChange w:id="4539" w:author="Owner" w:date="2017-04-10T10:31:00Z">
            <w:rPr>
              <w:sz w:val="24"/>
              <w:szCs w:val="24"/>
            </w:rPr>
          </w:rPrChange>
        </w:rPr>
      </w:pPr>
    </w:p>
    <w:p w:rsidR="00A10F8B" w:rsidRPr="00194C1D" w:rsidRDefault="00A10F8B">
      <w:pPr>
        <w:rPr>
          <w:rFonts w:ascii="Times New Roman" w:hAnsi="Times New Roman" w:cs="Times New Roman"/>
          <w:sz w:val="24"/>
          <w:szCs w:val="24"/>
          <w:rPrChange w:id="4540" w:author="Owner" w:date="2017-04-10T10:31:00Z">
            <w:rPr>
              <w:sz w:val="24"/>
              <w:szCs w:val="24"/>
            </w:rPr>
          </w:rPrChange>
        </w:rPr>
      </w:pPr>
      <w:r w:rsidRPr="00194C1D">
        <w:rPr>
          <w:rFonts w:ascii="Times New Roman" w:hAnsi="Times New Roman" w:cs="Times New Roman"/>
          <w:sz w:val="24"/>
          <w:szCs w:val="24"/>
          <w:rPrChange w:id="4541" w:author="Owner" w:date="2017-04-10T10:31:00Z">
            <w:rPr>
              <w:sz w:val="24"/>
              <w:szCs w:val="24"/>
            </w:rPr>
          </w:rPrChange>
        </w:rPr>
        <w:br w:type="page"/>
      </w:r>
    </w:p>
    <w:p w:rsidR="00A10F8B" w:rsidRPr="00194C1D" w:rsidRDefault="00A10F8B">
      <w:pPr>
        <w:rPr>
          <w:rFonts w:ascii="Times New Roman" w:hAnsi="Times New Roman" w:cs="Times New Roman"/>
          <w:sz w:val="24"/>
          <w:szCs w:val="24"/>
          <w:rPrChange w:id="4542" w:author="Owner" w:date="2017-04-10T10:31:00Z">
            <w:rPr>
              <w:sz w:val="24"/>
              <w:szCs w:val="24"/>
            </w:rPr>
          </w:rPrChange>
        </w:rPr>
      </w:pPr>
      <w:r w:rsidRPr="00194C1D">
        <w:rPr>
          <w:rFonts w:ascii="Times New Roman" w:hAnsi="Times New Roman" w:cs="Times New Roman"/>
          <w:b/>
          <w:noProof/>
          <w:sz w:val="24"/>
          <w:szCs w:val="24"/>
          <w:rPrChange w:id="4543" w:author="Owner" w:date="2017-04-10T10:31:00Z">
            <w:rPr>
              <w:b/>
              <w:noProof/>
              <w:sz w:val="24"/>
              <w:szCs w:val="24"/>
            </w:rPr>
          </w:rPrChange>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194C1D" w:rsidRPr="009D0242" w:rsidRDefault="00194C1D" w:rsidP="00A10F8B">
                            <w:pPr>
                              <w:rPr>
                                <w:sz w:val="24"/>
                                <w:szCs w:val="24"/>
                              </w:rPr>
                            </w:pPr>
                            <w:r w:rsidRPr="009D0242">
                              <w:rPr>
                                <w:b/>
                                <w:sz w:val="24"/>
                                <w:szCs w:val="24"/>
                              </w:rPr>
                              <w:t xml:space="preserve">Figure </w:t>
                            </w:r>
                            <w:del w:id="4544" w:author="Owner" w:date="2017-04-10T10:34:00Z">
                              <w:r w:rsidRPr="009D0242" w:rsidDel="00194C1D">
                                <w:rPr>
                                  <w:b/>
                                  <w:sz w:val="24"/>
                                  <w:szCs w:val="24"/>
                                </w:rPr>
                                <w:delText>7</w:delText>
                              </w:r>
                            </w:del>
                            <w:ins w:id="4545" w:author="Owner" w:date="2017-04-10T10:34:00Z">
                              <w:r>
                                <w:rPr>
                                  <w:b/>
                                  <w:sz w:val="24"/>
                                  <w:szCs w:val="24"/>
                                </w:rPr>
                                <w:t>8</w:t>
                              </w:r>
                            </w:ins>
                            <w:r w:rsidRPr="009D0242">
                              <w:rPr>
                                <w:b/>
                                <w:sz w:val="24"/>
                                <w:szCs w:val="24"/>
                              </w:rPr>
                              <w:t>.2.6.  Pre-Smolt Inputs</w:t>
                            </w:r>
                            <w:ins w:id="4546" w:author="Owner" w:date="2017-04-10T12:52:00Z">
                              <w:r w:rsidR="006A2EE1">
                                <w:rPr>
                                  <w:b/>
                                  <w:sz w:val="24"/>
                                  <w:szCs w:val="24"/>
                                </w:rPr>
                                <w:t xml:space="preserve"> (note: not all inputs are shown.  Male smolt/spawn/stay inputs are equivalent to female inputs; target and rate parameters not shown).</w:t>
                              </w:r>
                            </w:ins>
                          </w:p>
                          <w:p w:rsidR="00194C1D" w:rsidRDefault="00194C1D" w:rsidP="00A10F8B">
                            <w:del w:id="4547" w:author="Owner" w:date="2017-04-10T12:51:00Z">
                              <w:r w:rsidRPr="0072770D" w:rsidDel="006A2EE1">
                                <w:rPr>
                                  <w:noProof/>
                                </w:rPr>
                                <w:drawing>
                                  <wp:inline distT="0" distB="0" distL="0" distR="0" wp14:anchorId="3508B201" wp14:editId="29A19513">
                                    <wp:extent cx="4352925" cy="1849232"/>
                                    <wp:effectExtent l="19050" t="19050" r="9525" b="177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del>
                            <w:ins w:id="4548" w:author="Owner" w:date="2017-04-10T12:51:00Z">
                              <w:r w:rsidR="006A2EE1" w:rsidRPr="006A2EE1">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ins>
                          </w:p>
                          <w:p w:rsidR="00194C1D" w:rsidRDefault="00194C1D" w:rsidP="00A10F8B">
                            <w:del w:id="4549" w:author="Owner" w:date="2017-04-10T12:51:00Z">
                              <w:r w:rsidRPr="0072770D" w:rsidDel="006A2EE1">
                                <w:rPr>
                                  <w:noProof/>
                                </w:rPr>
                                <w:drawing>
                                  <wp:inline distT="0" distB="0" distL="0" distR="0" wp14:anchorId="36E0C309" wp14:editId="67A6EE88">
                                    <wp:extent cx="4581211" cy="1781175"/>
                                    <wp:effectExtent l="19050" t="19050" r="1016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del>
                            <w:ins w:id="4550" w:author="Owner" w:date="2017-04-10T12:51:00Z">
                              <w:r w:rsidR="006A2EE1" w:rsidRPr="006A2EE1">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ins>
                          </w:p>
                          <w:p w:rsidR="00194C1D" w:rsidRDefault="00194C1D" w:rsidP="00A10F8B">
                            <w:del w:id="4551" w:author="Owner" w:date="2017-04-10T12:51:00Z">
                              <w:r w:rsidRPr="0072770D" w:rsidDel="006A2EE1">
                                <w:rPr>
                                  <w:noProof/>
                                </w:rPr>
                                <w:drawing>
                                  <wp:inline distT="0" distB="0" distL="0" distR="0" wp14:anchorId="0A19D570" wp14:editId="1C1DF119">
                                    <wp:extent cx="6697136" cy="1600200"/>
                                    <wp:effectExtent l="19050" t="19050" r="27940" b="1905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5809" cy="1599883"/>
                                            </a:xfrm>
                                            <a:prstGeom prst="rect">
                                              <a:avLst/>
                                            </a:prstGeom>
                                            <a:noFill/>
                                            <a:ln w="6350">
                                              <a:solidFill>
                                                <a:schemeClr val="tx1"/>
                                              </a:solidFill>
                                            </a:ln>
                                          </pic:spPr>
                                        </pic:pic>
                                      </a:graphicData>
                                    </a:graphic>
                                  </wp:inline>
                                </w:drawing>
                              </w:r>
                            </w:del>
                            <w:ins w:id="4552" w:author="Owner" w:date="2017-04-10T12:52:00Z">
                              <w:r w:rsidR="006A2EE1" w:rsidRPr="006A2EE1">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ins>
                          </w:p>
                          <w:p w:rsidR="00194C1D" w:rsidRDefault="00194C1D" w:rsidP="00A10F8B">
                            <w:del w:id="4553" w:author="Owner" w:date="2017-04-10T12:52:00Z">
                              <w:r w:rsidRPr="0072770D" w:rsidDel="006A2EE1">
                                <w:rPr>
                                  <w:noProof/>
                                </w:rPr>
                                <w:drawing>
                                  <wp:inline distT="0" distB="0" distL="0" distR="0" wp14:anchorId="43B70387" wp14:editId="5F0F3BC4">
                                    <wp:extent cx="3657599" cy="1828800"/>
                                    <wp:effectExtent l="19050" t="19050" r="19685" b="190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del>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2"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K5JwIAAE8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BtUHK5JwIAAE8EAAAOAAAAAAAAAAAAAAAAAC4CAABkcnMv&#10;ZTJvRG9jLnhtbFBLAQItABQABgAIAAAAIQAQ5WUi4gAAAA0BAAAPAAAAAAAAAAAAAAAAAIEEAABk&#10;cnMvZG93bnJldi54bWxQSwUGAAAAAAQABADzAAAAkAUAAAAA&#10;">
                <v:textbox>
                  <w:txbxContent>
                    <w:p w:rsidR="00194C1D" w:rsidRPr="009D0242" w:rsidRDefault="00194C1D" w:rsidP="00A10F8B">
                      <w:pPr>
                        <w:rPr>
                          <w:sz w:val="24"/>
                          <w:szCs w:val="24"/>
                        </w:rPr>
                      </w:pPr>
                      <w:r w:rsidRPr="009D0242">
                        <w:rPr>
                          <w:b/>
                          <w:sz w:val="24"/>
                          <w:szCs w:val="24"/>
                        </w:rPr>
                        <w:t xml:space="preserve">Figure </w:t>
                      </w:r>
                      <w:del w:id="4554" w:author="Owner" w:date="2017-04-10T10:34:00Z">
                        <w:r w:rsidRPr="009D0242" w:rsidDel="00194C1D">
                          <w:rPr>
                            <w:b/>
                            <w:sz w:val="24"/>
                            <w:szCs w:val="24"/>
                          </w:rPr>
                          <w:delText>7</w:delText>
                        </w:r>
                      </w:del>
                      <w:ins w:id="4555" w:author="Owner" w:date="2017-04-10T10:34:00Z">
                        <w:r>
                          <w:rPr>
                            <w:b/>
                            <w:sz w:val="24"/>
                            <w:szCs w:val="24"/>
                          </w:rPr>
                          <w:t>8</w:t>
                        </w:r>
                      </w:ins>
                      <w:r w:rsidRPr="009D0242">
                        <w:rPr>
                          <w:b/>
                          <w:sz w:val="24"/>
                          <w:szCs w:val="24"/>
                        </w:rPr>
                        <w:t>.2.6.  Pre-Smolt Inputs</w:t>
                      </w:r>
                      <w:ins w:id="4556" w:author="Owner" w:date="2017-04-10T12:52:00Z">
                        <w:r w:rsidR="006A2EE1">
                          <w:rPr>
                            <w:b/>
                            <w:sz w:val="24"/>
                            <w:szCs w:val="24"/>
                          </w:rPr>
                          <w:t xml:space="preserve"> (note: not all inputs are shown.  Male smolt/spawn/stay inputs are equivalent to female inputs; target and rate parameters not shown).</w:t>
                        </w:r>
                      </w:ins>
                    </w:p>
                    <w:p w:rsidR="00194C1D" w:rsidRDefault="00194C1D" w:rsidP="00A10F8B">
                      <w:del w:id="4557" w:author="Owner" w:date="2017-04-10T12:51:00Z">
                        <w:r w:rsidRPr="0072770D" w:rsidDel="006A2EE1">
                          <w:rPr>
                            <w:noProof/>
                          </w:rPr>
                          <w:drawing>
                            <wp:inline distT="0" distB="0" distL="0" distR="0" wp14:anchorId="3508B201" wp14:editId="29A19513">
                              <wp:extent cx="4352925" cy="1849232"/>
                              <wp:effectExtent l="19050" t="19050" r="9525" b="177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691" cy="1853381"/>
                                      </a:xfrm>
                                      <a:prstGeom prst="rect">
                                        <a:avLst/>
                                      </a:prstGeom>
                                      <a:noFill/>
                                      <a:ln w="6350">
                                        <a:solidFill>
                                          <a:schemeClr val="tx1"/>
                                        </a:solidFill>
                                      </a:ln>
                                    </pic:spPr>
                                  </pic:pic>
                                </a:graphicData>
                              </a:graphic>
                            </wp:inline>
                          </w:drawing>
                        </w:r>
                      </w:del>
                      <w:ins w:id="4558" w:author="Owner" w:date="2017-04-10T12:51:00Z">
                        <w:r w:rsidR="006A2EE1" w:rsidRPr="006A2EE1">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ins>
                    </w:p>
                    <w:p w:rsidR="00194C1D" w:rsidRDefault="00194C1D" w:rsidP="00A10F8B">
                      <w:del w:id="4559" w:author="Owner" w:date="2017-04-10T12:51:00Z">
                        <w:r w:rsidRPr="0072770D" w:rsidDel="006A2EE1">
                          <w:rPr>
                            <w:noProof/>
                          </w:rPr>
                          <w:drawing>
                            <wp:inline distT="0" distB="0" distL="0" distR="0" wp14:anchorId="36E0C309" wp14:editId="67A6EE88">
                              <wp:extent cx="4581211" cy="1781175"/>
                              <wp:effectExtent l="19050" t="19050" r="1016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283" cy="1782758"/>
                                      </a:xfrm>
                                      <a:prstGeom prst="rect">
                                        <a:avLst/>
                                      </a:prstGeom>
                                      <a:noFill/>
                                      <a:ln w="6350">
                                        <a:solidFill>
                                          <a:schemeClr val="tx1"/>
                                        </a:solidFill>
                                      </a:ln>
                                    </pic:spPr>
                                  </pic:pic>
                                </a:graphicData>
                              </a:graphic>
                            </wp:inline>
                          </w:drawing>
                        </w:r>
                      </w:del>
                      <w:ins w:id="4560" w:author="Owner" w:date="2017-04-10T12:51:00Z">
                        <w:r w:rsidR="006A2EE1" w:rsidRPr="006A2EE1">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ins>
                    </w:p>
                    <w:p w:rsidR="00194C1D" w:rsidRDefault="00194C1D" w:rsidP="00A10F8B">
                      <w:del w:id="4561" w:author="Owner" w:date="2017-04-10T12:51:00Z">
                        <w:r w:rsidRPr="0072770D" w:rsidDel="006A2EE1">
                          <w:rPr>
                            <w:noProof/>
                          </w:rPr>
                          <w:drawing>
                            <wp:inline distT="0" distB="0" distL="0" distR="0" wp14:anchorId="0A19D570" wp14:editId="1C1DF119">
                              <wp:extent cx="6697136" cy="1600200"/>
                              <wp:effectExtent l="19050" t="19050" r="27940" b="1905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5809" cy="1599883"/>
                                      </a:xfrm>
                                      <a:prstGeom prst="rect">
                                        <a:avLst/>
                                      </a:prstGeom>
                                      <a:noFill/>
                                      <a:ln w="6350">
                                        <a:solidFill>
                                          <a:schemeClr val="tx1"/>
                                        </a:solidFill>
                                      </a:ln>
                                    </pic:spPr>
                                  </pic:pic>
                                </a:graphicData>
                              </a:graphic>
                            </wp:inline>
                          </w:drawing>
                        </w:r>
                      </w:del>
                      <w:ins w:id="4562" w:author="Owner" w:date="2017-04-10T12:52:00Z">
                        <w:r w:rsidR="006A2EE1" w:rsidRPr="006A2EE1">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ins>
                    </w:p>
                    <w:p w:rsidR="00194C1D" w:rsidRDefault="00194C1D" w:rsidP="00A10F8B">
                      <w:del w:id="4563" w:author="Owner" w:date="2017-04-10T12:52:00Z">
                        <w:r w:rsidRPr="0072770D" w:rsidDel="006A2EE1">
                          <w:rPr>
                            <w:noProof/>
                          </w:rPr>
                          <w:drawing>
                            <wp:inline distT="0" distB="0" distL="0" distR="0" wp14:anchorId="43B70387" wp14:editId="5F0F3BC4">
                              <wp:extent cx="3657599" cy="1828800"/>
                              <wp:effectExtent l="19050" t="19050" r="19685" b="190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959" cy="1834480"/>
                                      </a:xfrm>
                                      <a:prstGeom prst="rect">
                                        <a:avLst/>
                                      </a:prstGeom>
                                      <a:noFill/>
                                      <a:ln w="6350">
                                        <a:solidFill>
                                          <a:schemeClr val="tx1"/>
                                        </a:solidFill>
                                      </a:ln>
                                    </pic:spPr>
                                  </pic:pic>
                                </a:graphicData>
                              </a:graphic>
                            </wp:inline>
                          </w:drawing>
                        </w:r>
                      </w:del>
                    </w:p>
                    <w:p w:rsidR="00194C1D" w:rsidRDefault="00194C1D" w:rsidP="00A10F8B"/>
                    <w:p w:rsidR="00194C1D" w:rsidRDefault="00194C1D" w:rsidP="00A10F8B"/>
                    <w:p w:rsidR="00194C1D" w:rsidRDefault="00194C1D" w:rsidP="00A10F8B"/>
                    <w:p w:rsidR="00194C1D" w:rsidRDefault="00194C1D" w:rsidP="00A10F8B"/>
                    <w:p w:rsidR="00194C1D" w:rsidRDefault="00194C1D" w:rsidP="00A10F8B"/>
                  </w:txbxContent>
                </v:textbox>
                <w10:wrap type="topAndBottom"/>
              </v:shape>
            </w:pict>
          </mc:Fallback>
        </mc:AlternateContent>
      </w:r>
      <w:r w:rsidRPr="00194C1D">
        <w:rPr>
          <w:rFonts w:ascii="Times New Roman" w:hAnsi="Times New Roman" w:cs="Times New Roman"/>
          <w:sz w:val="24"/>
          <w:szCs w:val="24"/>
          <w:rPrChange w:id="4564" w:author="Owner" w:date="2017-04-10T10:31:00Z">
            <w:rPr>
              <w:sz w:val="24"/>
              <w:szCs w:val="24"/>
            </w:rPr>
          </w:rPrChange>
        </w:rPr>
        <w:br w:type="page"/>
      </w:r>
    </w:p>
    <w:p w:rsidR="00577775" w:rsidRPr="00194C1D" w:rsidRDefault="00E17F12" w:rsidP="00D20A24">
      <w:pPr>
        <w:rPr>
          <w:rFonts w:ascii="Times New Roman" w:hAnsi="Times New Roman" w:cs="Times New Roman"/>
          <w:sz w:val="24"/>
          <w:szCs w:val="24"/>
          <w:rPrChange w:id="4565" w:author="Owner" w:date="2017-04-10T10:31:00Z">
            <w:rPr>
              <w:sz w:val="24"/>
              <w:szCs w:val="24"/>
            </w:rPr>
          </w:rPrChange>
        </w:rPr>
      </w:pPr>
      <w:r w:rsidRPr="00194C1D">
        <w:rPr>
          <w:rFonts w:ascii="Times New Roman" w:hAnsi="Times New Roman" w:cs="Times New Roman"/>
          <w:sz w:val="24"/>
          <w:szCs w:val="24"/>
          <w:rPrChange w:id="4566" w:author="Owner" w:date="2017-04-10T10:31:00Z">
            <w:rPr>
              <w:sz w:val="24"/>
              <w:szCs w:val="24"/>
            </w:rPr>
          </w:rPrChange>
        </w:rPr>
        <w:lastRenderedPageBreak/>
        <w:t xml:space="preserve">Also included in the inputs shown by Figure </w:t>
      </w:r>
      <w:del w:id="4567" w:author="Owner" w:date="2017-04-10T10:34:00Z">
        <w:r w:rsidRPr="00194C1D" w:rsidDel="00194C1D">
          <w:rPr>
            <w:rFonts w:ascii="Times New Roman" w:hAnsi="Times New Roman" w:cs="Times New Roman"/>
            <w:sz w:val="24"/>
            <w:szCs w:val="24"/>
            <w:rPrChange w:id="4568" w:author="Owner" w:date="2017-04-10T10:31:00Z">
              <w:rPr>
                <w:sz w:val="24"/>
                <w:szCs w:val="24"/>
              </w:rPr>
            </w:rPrChange>
          </w:rPr>
          <w:delText>7</w:delText>
        </w:r>
      </w:del>
      <w:ins w:id="4569" w:author="Owner" w:date="2017-04-10T10:34:00Z">
        <w:r w:rsidR="00194C1D">
          <w:rPr>
            <w:rFonts w:ascii="Times New Roman" w:hAnsi="Times New Roman" w:cs="Times New Roman"/>
            <w:sz w:val="24"/>
            <w:szCs w:val="24"/>
          </w:rPr>
          <w:t>8</w:t>
        </w:r>
      </w:ins>
      <w:r w:rsidRPr="00194C1D">
        <w:rPr>
          <w:rFonts w:ascii="Times New Roman" w:hAnsi="Times New Roman" w:cs="Times New Roman"/>
          <w:sz w:val="24"/>
          <w:szCs w:val="24"/>
          <w:rPrChange w:id="4570" w:author="Owner" w:date="2017-04-10T10:31:00Z">
            <w:rPr>
              <w:sz w:val="24"/>
              <w:szCs w:val="24"/>
            </w:rPr>
          </w:rPrChange>
        </w:rPr>
        <w:t>.2.6 are capacity scalar values</w:t>
      </w:r>
      <w:r w:rsidR="00BE7544" w:rsidRPr="00194C1D">
        <w:rPr>
          <w:rFonts w:ascii="Times New Roman" w:hAnsi="Times New Roman" w:cs="Times New Roman"/>
          <w:sz w:val="24"/>
          <w:szCs w:val="24"/>
          <w:rPrChange w:id="4571" w:author="Owner" w:date="2017-04-10T10:31:00Z">
            <w:rPr>
              <w:sz w:val="24"/>
              <w:szCs w:val="24"/>
            </w:rPr>
          </w:rPrChange>
        </w:rPr>
        <w:t xml:space="preserve"> (see section 4.6)</w:t>
      </w:r>
      <w:r w:rsidRPr="00194C1D">
        <w:rPr>
          <w:rFonts w:ascii="Times New Roman" w:hAnsi="Times New Roman" w:cs="Times New Roman"/>
          <w:sz w:val="24"/>
          <w:szCs w:val="24"/>
          <w:rPrChange w:id="4572" w:author="Owner" w:date="2017-04-10T10:31:00Z">
            <w:rPr>
              <w:sz w:val="24"/>
              <w:szCs w:val="24"/>
            </w:rPr>
          </w:rPrChange>
        </w:rPr>
        <w:t xml:space="preserve">.  These are factors used when modeling steelhead (and should simply be set to 1.0 for non-steelhead species).  A fish that has remained as a </w:t>
      </w:r>
      <w:del w:id="4573" w:author="Mark Armour" w:date="2017-04-04T11:57:00Z">
        <w:r w:rsidRPr="00194C1D" w:rsidDel="005B25B5">
          <w:rPr>
            <w:rFonts w:ascii="Times New Roman" w:hAnsi="Times New Roman" w:cs="Times New Roman"/>
            <w:sz w:val="24"/>
            <w:szCs w:val="24"/>
            <w:rPrChange w:id="4574" w:author="Owner" w:date="2017-04-10T10:31:00Z">
              <w:rPr>
                <w:sz w:val="24"/>
                <w:szCs w:val="24"/>
              </w:rPr>
            </w:rPrChange>
          </w:rPr>
          <w:delText>pre-smolt</w:delText>
        </w:r>
      </w:del>
      <w:ins w:id="4575" w:author="Mark Armour" w:date="2017-04-04T11:57:00Z">
        <w:r w:rsidR="005B25B5" w:rsidRPr="00194C1D">
          <w:rPr>
            <w:rFonts w:ascii="Times New Roman" w:hAnsi="Times New Roman" w:cs="Times New Roman"/>
            <w:sz w:val="24"/>
            <w:szCs w:val="24"/>
            <w:rPrChange w:id="4576" w:author="Owner" w:date="2017-04-10T10:31:00Z">
              <w:rPr>
                <w:sz w:val="24"/>
                <w:szCs w:val="24"/>
              </w:rPr>
            </w:rPrChange>
          </w:rPr>
          <w:t>One-Plus</w:t>
        </w:r>
      </w:ins>
      <w:r w:rsidRPr="00194C1D">
        <w:rPr>
          <w:rFonts w:ascii="Times New Roman" w:hAnsi="Times New Roman" w:cs="Times New Roman"/>
          <w:sz w:val="24"/>
          <w:szCs w:val="24"/>
          <w:rPrChange w:id="4577" w:author="Owner" w:date="2017-04-10T10:31:00Z">
            <w:rPr>
              <w:sz w:val="24"/>
              <w:szCs w:val="24"/>
            </w:rPr>
          </w:rPrChange>
        </w:rPr>
        <w:t xml:space="preserve"> for two or more ye</w:t>
      </w:r>
      <w:r w:rsidR="00BE7544" w:rsidRPr="00194C1D">
        <w:rPr>
          <w:rFonts w:ascii="Times New Roman" w:hAnsi="Times New Roman" w:cs="Times New Roman"/>
          <w:sz w:val="24"/>
          <w:szCs w:val="24"/>
          <w:rPrChange w:id="4578" w:author="Owner" w:date="2017-04-10T10:31:00Z">
            <w:rPr>
              <w:sz w:val="24"/>
              <w:szCs w:val="24"/>
            </w:rPr>
          </w:rPrChange>
        </w:rPr>
        <w:t>ars is presumably larger than a</w:t>
      </w:r>
      <w:r w:rsidRPr="00194C1D">
        <w:rPr>
          <w:rFonts w:ascii="Times New Roman" w:hAnsi="Times New Roman" w:cs="Times New Roman"/>
          <w:sz w:val="24"/>
          <w:szCs w:val="24"/>
          <w:rPrChange w:id="4579" w:author="Owner" w:date="2017-04-10T10:31:00Z">
            <w:rPr>
              <w:sz w:val="24"/>
              <w:szCs w:val="24"/>
            </w:rPr>
          </w:rPrChange>
        </w:rPr>
        <w:t xml:space="preserve"> “new” </w:t>
      </w:r>
      <w:del w:id="4580" w:author="Mark Armour" w:date="2017-04-04T11:57:00Z">
        <w:r w:rsidRPr="00194C1D" w:rsidDel="005B25B5">
          <w:rPr>
            <w:rFonts w:ascii="Times New Roman" w:hAnsi="Times New Roman" w:cs="Times New Roman"/>
            <w:sz w:val="24"/>
            <w:szCs w:val="24"/>
            <w:rPrChange w:id="4581" w:author="Owner" w:date="2017-04-10T10:31:00Z">
              <w:rPr>
                <w:sz w:val="24"/>
                <w:szCs w:val="24"/>
              </w:rPr>
            </w:rPrChange>
          </w:rPr>
          <w:delText>pre</w:delText>
        </w:r>
        <w:r w:rsidR="00BE7544" w:rsidRPr="00194C1D" w:rsidDel="005B25B5">
          <w:rPr>
            <w:rFonts w:ascii="Times New Roman" w:hAnsi="Times New Roman" w:cs="Times New Roman"/>
            <w:sz w:val="24"/>
            <w:szCs w:val="24"/>
            <w:rPrChange w:id="4582" w:author="Owner" w:date="2017-04-10T10:31:00Z">
              <w:rPr>
                <w:sz w:val="24"/>
                <w:szCs w:val="24"/>
              </w:rPr>
            </w:rPrChange>
          </w:rPr>
          <w:delText>-</w:delText>
        </w:r>
        <w:r w:rsidRPr="00194C1D" w:rsidDel="005B25B5">
          <w:rPr>
            <w:rFonts w:ascii="Times New Roman" w:hAnsi="Times New Roman" w:cs="Times New Roman"/>
            <w:sz w:val="24"/>
            <w:szCs w:val="24"/>
            <w:rPrChange w:id="4583" w:author="Owner" w:date="2017-04-10T10:31:00Z">
              <w:rPr>
                <w:sz w:val="24"/>
                <w:szCs w:val="24"/>
              </w:rPr>
            </w:rPrChange>
          </w:rPr>
          <w:delText>smolt</w:delText>
        </w:r>
      </w:del>
      <w:ins w:id="4584" w:author="Mark Armour" w:date="2017-04-04T11:57:00Z">
        <w:r w:rsidR="005B25B5" w:rsidRPr="00194C1D">
          <w:rPr>
            <w:rFonts w:ascii="Times New Roman" w:hAnsi="Times New Roman" w:cs="Times New Roman"/>
            <w:sz w:val="24"/>
            <w:szCs w:val="24"/>
            <w:rPrChange w:id="4585" w:author="Owner" w:date="2017-04-10T10:31:00Z">
              <w:rPr>
                <w:sz w:val="24"/>
                <w:szCs w:val="24"/>
              </w:rPr>
            </w:rPrChange>
          </w:rPr>
          <w:t>One-Plus</w:t>
        </w:r>
      </w:ins>
      <w:r w:rsidRPr="00194C1D">
        <w:rPr>
          <w:rFonts w:ascii="Times New Roman" w:hAnsi="Times New Roman" w:cs="Times New Roman"/>
          <w:sz w:val="24"/>
          <w:szCs w:val="24"/>
          <w:rPrChange w:id="4586" w:author="Owner" w:date="2017-04-10T10:31:00Z">
            <w:rPr>
              <w:sz w:val="24"/>
              <w:szCs w:val="24"/>
            </w:rPr>
          </w:rPrChange>
        </w:rPr>
        <w:t>.  The capacity scalar is used to quantify that additional size so that, in the Beverton-Holt alg</w:t>
      </w:r>
      <w:r w:rsidR="00577775" w:rsidRPr="00194C1D">
        <w:rPr>
          <w:rFonts w:ascii="Times New Roman" w:hAnsi="Times New Roman" w:cs="Times New Roman"/>
          <w:sz w:val="24"/>
          <w:szCs w:val="24"/>
          <w:rPrChange w:id="4587" w:author="Owner" w:date="2017-04-10T10:31:00Z">
            <w:rPr>
              <w:sz w:val="24"/>
              <w:szCs w:val="24"/>
            </w:rPr>
          </w:rPrChange>
        </w:rPr>
        <w:t xml:space="preserve">orithm, the capacity of the site (maximum number of fish per meter squared) is reduced by the weighted average of the capacity scalar (weighed by the number of fish of each age).  This ensures that the algorithm recognizes that older, larger </w:t>
      </w:r>
      <w:del w:id="4588" w:author="Mark Armour" w:date="2017-04-04T11:57:00Z">
        <w:r w:rsidR="00577775" w:rsidRPr="00194C1D" w:rsidDel="005B25B5">
          <w:rPr>
            <w:rFonts w:ascii="Times New Roman" w:hAnsi="Times New Roman" w:cs="Times New Roman"/>
            <w:sz w:val="24"/>
            <w:szCs w:val="24"/>
            <w:rPrChange w:id="4589" w:author="Owner" w:date="2017-04-10T10:31:00Z">
              <w:rPr>
                <w:sz w:val="24"/>
                <w:szCs w:val="24"/>
              </w:rPr>
            </w:rPrChange>
          </w:rPr>
          <w:delText>pre-smolt</w:delText>
        </w:r>
      </w:del>
      <w:del w:id="4590" w:author="Mark Armour" w:date="2017-04-04T11:58:00Z">
        <w:r w:rsidR="00577775" w:rsidRPr="00194C1D" w:rsidDel="005B25B5">
          <w:rPr>
            <w:rFonts w:ascii="Times New Roman" w:hAnsi="Times New Roman" w:cs="Times New Roman"/>
            <w:sz w:val="24"/>
            <w:szCs w:val="24"/>
            <w:rPrChange w:id="4591" w:author="Owner" w:date="2017-04-10T10:31:00Z">
              <w:rPr>
                <w:sz w:val="24"/>
                <w:szCs w:val="24"/>
              </w:rPr>
            </w:rPrChange>
          </w:rPr>
          <w:delText>s</w:delText>
        </w:r>
      </w:del>
      <w:ins w:id="4592" w:author="Mark Armour" w:date="2017-04-04T11:58:00Z">
        <w:r w:rsidR="005B25B5" w:rsidRPr="00194C1D">
          <w:rPr>
            <w:rFonts w:ascii="Times New Roman" w:hAnsi="Times New Roman" w:cs="Times New Roman"/>
            <w:sz w:val="24"/>
            <w:szCs w:val="24"/>
            <w:rPrChange w:id="4593" w:author="Owner" w:date="2017-04-10T10:31:00Z">
              <w:rPr>
                <w:sz w:val="24"/>
                <w:szCs w:val="24"/>
              </w:rPr>
            </w:rPrChange>
          </w:rPr>
          <w:t>One-Plus</w:t>
        </w:r>
      </w:ins>
      <w:r w:rsidR="00577775" w:rsidRPr="00194C1D">
        <w:rPr>
          <w:rFonts w:ascii="Times New Roman" w:hAnsi="Times New Roman" w:cs="Times New Roman"/>
          <w:sz w:val="24"/>
          <w:szCs w:val="24"/>
          <w:rPrChange w:id="4594" w:author="Owner" w:date="2017-04-10T10:31:00Z">
            <w:rPr>
              <w:sz w:val="24"/>
              <w:szCs w:val="24"/>
            </w:rPr>
          </w:rPrChange>
        </w:rPr>
        <w:t xml:space="preserve"> require more area than younger </w:t>
      </w:r>
      <w:del w:id="4595" w:author="Mark Armour" w:date="2017-04-04T11:57:00Z">
        <w:r w:rsidR="00577775" w:rsidRPr="00194C1D" w:rsidDel="005B25B5">
          <w:rPr>
            <w:rFonts w:ascii="Times New Roman" w:hAnsi="Times New Roman" w:cs="Times New Roman"/>
            <w:sz w:val="24"/>
            <w:szCs w:val="24"/>
            <w:rPrChange w:id="4596" w:author="Owner" w:date="2017-04-10T10:31:00Z">
              <w:rPr>
                <w:sz w:val="24"/>
                <w:szCs w:val="24"/>
              </w:rPr>
            </w:rPrChange>
          </w:rPr>
          <w:delText>pre-smolt</w:delText>
        </w:r>
      </w:del>
      <w:del w:id="4597" w:author="Mark Armour" w:date="2017-04-04T11:58:00Z">
        <w:r w:rsidR="00577775" w:rsidRPr="00194C1D" w:rsidDel="005B25B5">
          <w:rPr>
            <w:rFonts w:ascii="Times New Roman" w:hAnsi="Times New Roman" w:cs="Times New Roman"/>
            <w:sz w:val="24"/>
            <w:szCs w:val="24"/>
            <w:rPrChange w:id="4598" w:author="Owner" w:date="2017-04-10T10:31:00Z">
              <w:rPr>
                <w:sz w:val="24"/>
                <w:szCs w:val="24"/>
              </w:rPr>
            </w:rPrChange>
          </w:rPr>
          <w:delText>s</w:delText>
        </w:r>
      </w:del>
      <w:ins w:id="4599" w:author="Mark Armour" w:date="2017-04-04T11:58:00Z">
        <w:r w:rsidR="005B25B5" w:rsidRPr="00194C1D">
          <w:rPr>
            <w:rFonts w:ascii="Times New Roman" w:hAnsi="Times New Roman" w:cs="Times New Roman"/>
            <w:sz w:val="24"/>
            <w:szCs w:val="24"/>
            <w:rPrChange w:id="4600" w:author="Owner" w:date="2017-04-10T10:31:00Z">
              <w:rPr>
                <w:sz w:val="24"/>
                <w:szCs w:val="24"/>
              </w:rPr>
            </w:rPrChange>
          </w:rPr>
          <w:t>One-Plus</w:t>
        </w:r>
      </w:ins>
      <w:r w:rsidR="00577775" w:rsidRPr="00194C1D">
        <w:rPr>
          <w:rFonts w:ascii="Times New Roman" w:hAnsi="Times New Roman" w:cs="Times New Roman"/>
          <w:sz w:val="24"/>
          <w:szCs w:val="24"/>
          <w:rPrChange w:id="4601" w:author="Owner" w:date="2017-04-10T10:31:00Z">
            <w:rPr>
              <w:sz w:val="24"/>
              <w:szCs w:val="24"/>
            </w:rPr>
          </w:rPrChange>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194C1D" w:rsidRDefault="00E84135" w:rsidP="00D20A24">
      <w:pPr>
        <w:rPr>
          <w:rFonts w:ascii="Times New Roman" w:hAnsi="Times New Roman" w:cs="Times New Roman"/>
          <w:sz w:val="24"/>
          <w:szCs w:val="24"/>
          <w:rPrChange w:id="4602" w:author="Owner" w:date="2017-04-10T10:31:00Z">
            <w:rPr>
              <w:sz w:val="24"/>
              <w:szCs w:val="24"/>
            </w:rPr>
          </w:rPrChange>
        </w:rPr>
      </w:pPr>
      <w:r w:rsidRPr="00194C1D">
        <w:rPr>
          <w:rFonts w:ascii="Times New Roman" w:hAnsi="Times New Roman" w:cs="Times New Roman"/>
          <w:sz w:val="24"/>
          <w:szCs w:val="24"/>
          <w:rPrChange w:id="4603" w:author="Owner" w:date="2017-04-10T10:31:00Z">
            <w:rPr>
              <w:sz w:val="24"/>
              <w:szCs w:val="24"/>
            </w:rPr>
          </w:rPrChange>
        </w:rPr>
        <w:t xml:space="preserve">Finally, fecundity for fish that choose to spawn directly from the </w:t>
      </w:r>
      <w:del w:id="4604" w:author="Mark Armour" w:date="2017-04-04T11:57:00Z">
        <w:r w:rsidRPr="00194C1D" w:rsidDel="005B25B5">
          <w:rPr>
            <w:rFonts w:ascii="Times New Roman" w:hAnsi="Times New Roman" w:cs="Times New Roman"/>
            <w:sz w:val="24"/>
            <w:szCs w:val="24"/>
            <w:rPrChange w:id="4605" w:author="Owner" w:date="2017-04-10T10:31:00Z">
              <w:rPr>
                <w:sz w:val="24"/>
                <w:szCs w:val="24"/>
              </w:rPr>
            </w:rPrChange>
          </w:rPr>
          <w:delText>pre-smolt</w:delText>
        </w:r>
      </w:del>
      <w:ins w:id="4606" w:author="Mark Armour" w:date="2017-04-04T11:57:00Z">
        <w:r w:rsidR="005B25B5" w:rsidRPr="00194C1D">
          <w:rPr>
            <w:rFonts w:ascii="Times New Roman" w:hAnsi="Times New Roman" w:cs="Times New Roman"/>
            <w:sz w:val="24"/>
            <w:szCs w:val="24"/>
            <w:rPrChange w:id="4607" w:author="Owner" w:date="2017-04-10T10:31:00Z">
              <w:rPr>
                <w:sz w:val="24"/>
                <w:szCs w:val="24"/>
              </w:rPr>
            </w:rPrChange>
          </w:rPr>
          <w:t>One-Plus</w:t>
        </w:r>
      </w:ins>
      <w:r w:rsidRPr="00194C1D">
        <w:rPr>
          <w:rFonts w:ascii="Times New Roman" w:hAnsi="Times New Roman" w:cs="Times New Roman"/>
          <w:sz w:val="24"/>
          <w:szCs w:val="24"/>
          <w:rPrChange w:id="4608" w:author="Owner" w:date="2017-04-10T10:31:00Z">
            <w:rPr>
              <w:sz w:val="24"/>
              <w:szCs w:val="24"/>
            </w:rPr>
          </w:rPrChange>
        </w:rPr>
        <w:t xml:space="preserve"> life stage, rather than migrate to the ocean, by </w:t>
      </w:r>
      <w:del w:id="4609" w:author="Mark Armour" w:date="2017-04-04T11:57:00Z">
        <w:r w:rsidRPr="00194C1D" w:rsidDel="005B25B5">
          <w:rPr>
            <w:rFonts w:ascii="Times New Roman" w:hAnsi="Times New Roman" w:cs="Times New Roman"/>
            <w:sz w:val="24"/>
            <w:szCs w:val="24"/>
            <w:rPrChange w:id="4610" w:author="Owner" w:date="2017-04-10T10:31:00Z">
              <w:rPr>
                <w:sz w:val="24"/>
                <w:szCs w:val="24"/>
              </w:rPr>
            </w:rPrChange>
          </w:rPr>
          <w:delText>pre-smolt</w:delText>
        </w:r>
      </w:del>
      <w:ins w:id="4611" w:author="Mark Armour" w:date="2017-04-04T11:57:00Z">
        <w:r w:rsidR="005B25B5" w:rsidRPr="00194C1D">
          <w:rPr>
            <w:rFonts w:ascii="Times New Roman" w:hAnsi="Times New Roman" w:cs="Times New Roman"/>
            <w:sz w:val="24"/>
            <w:szCs w:val="24"/>
            <w:rPrChange w:id="4612" w:author="Owner" w:date="2017-04-10T10:31:00Z">
              <w:rPr>
                <w:sz w:val="24"/>
                <w:szCs w:val="24"/>
              </w:rPr>
            </w:rPrChange>
          </w:rPr>
          <w:t>One-Plus</w:t>
        </w:r>
      </w:ins>
      <w:r w:rsidRPr="00194C1D">
        <w:rPr>
          <w:rFonts w:ascii="Times New Roman" w:hAnsi="Times New Roman" w:cs="Times New Roman"/>
          <w:sz w:val="24"/>
          <w:szCs w:val="24"/>
          <w:rPrChange w:id="4613" w:author="Owner" w:date="2017-04-10T10:31:00Z">
            <w:rPr>
              <w:sz w:val="24"/>
              <w:szCs w:val="24"/>
            </w:rPr>
          </w:rPrChange>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194C1D">
        <w:rPr>
          <w:rFonts w:ascii="Times New Roman" w:hAnsi="Times New Roman" w:cs="Times New Roman"/>
          <w:sz w:val="24"/>
          <w:szCs w:val="24"/>
          <w:rPrChange w:id="4614" w:author="Owner" w:date="2017-04-10T10:31:00Z">
            <w:rPr>
              <w:sz w:val="24"/>
              <w:szCs w:val="24"/>
            </w:rPr>
          </w:rPrChange>
        </w:rPr>
        <w:t>nputs are not included for fecundity</w:t>
      </w:r>
      <w:r w:rsidRPr="00194C1D">
        <w:rPr>
          <w:rFonts w:ascii="Times New Roman" w:hAnsi="Times New Roman" w:cs="Times New Roman"/>
          <w:sz w:val="24"/>
          <w:szCs w:val="24"/>
          <w:rPrChange w:id="4615" w:author="Owner" w:date="2017-04-10T10:31:00Z">
            <w:rPr>
              <w:sz w:val="24"/>
              <w:szCs w:val="24"/>
            </w:rPr>
          </w:rPrChange>
        </w:rPr>
        <w:t xml:space="preserve"> values.  (These variabilities may be added in the future if desired by users).</w:t>
      </w:r>
    </w:p>
    <w:p w:rsidR="00577775" w:rsidRPr="00194C1D" w:rsidRDefault="00577775" w:rsidP="00D20A24">
      <w:pPr>
        <w:rPr>
          <w:rFonts w:ascii="Times New Roman" w:hAnsi="Times New Roman" w:cs="Times New Roman"/>
          <w:sz w:val="24"/>
          <w:szCs w:val="24"/>
          <w:rPrChange w:id="4616" w:author="Owner" w:date="2017-04-10T10:31:00Z">
            <w:rPr>
              <w:sz w:val="24"/>
              <w:szCs w:val="24"/>
            </w:rPr>
          </w:rPrChange>
        </w:rPr>
      </w:pPr>
    </w:p>
    <w:p w:rsidR="00347433" w:rsidRPr="00194C1D" w:rsidRDefault="00347433" w:rsidP="00347433">
      <w:pPr>
        <w:rPr>
          <w:rFonts w:ascii="Times New Roman" w:hAnsi="Times New Roman" w:cs="Times New Roman"/>
          <w:b/>
          <w:sz w:val="24"/>
          <w:szCs w:val="24"/>
          <w:rPrChange w:id="4617" w:author="Owner" w:date="2017-04-10T10:31:00Z">
            <w:rPr>
              <w:b/>
              <w:sz w:val="24"/>
              <w:szCs w:val="24"/>
            </w:rPr>
          </w:rPrChange>
        </w:rPr>
      </w:pPr>
      <w:r w:rsidRPr="00194C1D">
        <w:rPr>
          <w:rFonts w:ascii="Times New Roman" w:hAnsi="Times New Roman" w:cs="Times New Roman"/>
          <w:b/>
          <w:sz w:val="24"/>
          <w:szCs w:val="24"/>
          <w:rPrChange w:id="4618" w:author="Owner" w:date="2017-04-10T10:31:00Z">
            <w:rPr>
              <w:b/>
              <w:sz w:val="24"/>
              <w:szCs w:val="24"/>
            </w:rPr>
          </w:rPrChange>
        </w:rPr>
        <w:t>Adult Salmon: Spawn Probabilityy</w:t>
      </w:r>
    </w:p>
    <w:p w:rsidR="00E34FE1" w:rsidRDefault="00F25D34" w:rsidP="002C3571">
      <w:pPr>
        <w:rPr>
          <w:rFonts w:ascii="Times New Roman" w:hAnsi="Times New Roman" w:cs="Times New Roman"/>
          <w:sz w:val="24"/>
          <w:szCs w:val="24"/>
        </w:rPr>
      </w:pPr>
      <w:r w:rsidRPr="00194C1D">
        <w:rPr>
          <w:rFonts w:ascii="Times New Roman" w:hAnsi="Times New Roman" w:cs="Times New Roman"/>
          <w:sz w:val="24"/>
          <w:szCs w:val="24"/>
          <w:rPrChange w:id="4619" w:author="Owner" w:date="2017-04-10T10:31:00Z">
            <w:rPr>
              <w:sz w:val="24"/>
              <w:szCs w:val="24"/>
            </w:rPr>
          </w:rPrChange>
        </w:rPr>
        <w:t xml:space="preserve">Figure </w:t>
      </w:r>
      <w:del w:id="4620" w:author="Owner" w:date="2017-04-10T10:35:00Z">
        <w:r w:rsidRPr="00194C1D" w:rsidDel="00194C1D">
          <w:rPr>
            <w:rFonts w:ascii="Times New Roman" w:hAnsi="Times New Roman" w:cs="Times New Roman"/>
            <w:sz w:val="24"/>
            <w:szCs w:val="24"/>
            <w:rPrChange w:id="4621" w:author="Owner" w:date="2017-04-10T10:31:00Z">
              <w:rPr>
                <w:sz w:val="24"/>
                <w:szCs w:val="24"/>
              </w:rPr>
            </w:rPrChange>
          </w:rPr>
          <w:delText>7</w:delText>
        </w:r>
      </w:del>
      <w:ins w:id="4622" w:author="Owner" w:date="2017-04-10T10:35:00Z">
        <w:r w:rsidR="00194C1D">
          <w:rPr>
            <w:rFonts w:ascii="Times New Roman" w:hAnsi="Times New Roman" w:cs="Times New Roman"/>
            <w:sz w:val="24"/>
            <w:szCs w:val="24"/>
          </w:rPr>
          <w:t>8</w:t>
        </w:r>
      </w:ins>
      <w:r w:rsidRPr="00194C1D">
        <w:rPr>
          <w:rFonts w:ascii="Times New Roman" w:hAnsi="Times New Roman" w:cs="Times New Roman"/>
          <w:sz w:val="24"/>
          <w:szCs w:val="24"/>
          <w:rPrChange w:id="4623" w:author="Owner" w:date="2017-04-10T10:31:00Z">
            <w:rPr>
              <w:sz w:val="24"/>
              <w:szCs w:val="24"/>
            </w:rPr>
          </w:rPrChange>
        </w:rPr>
        <w:t xml:space="preserve">.2.7. </w:t>
      </w:r>
      <w:proofErr w:type="gramStart"/>
      <w:r w:rsidRPr="00194C1D">
        <w:rPr>
          <w:rFonts w:ascii="Times New Roman" w:hAnsi="Times New Roman" w:cs="Times New Roman"/>
          <w:sz w:val="24"/>
          <w:szCs w:val="24"/>
          <w:rPrChange w:id="4624" w:author="Owner" w:date="2017-04-10T10:31:00Z">
            <w:rPr>
              <w:sz w:val="24"/>
              <w:szCs w:val="24"/>
            </w:rPr>
          </w:rPrChange>
        </w:rPr>
        <w:t>shows</w:t>
      </w:r>
      <w:proofErr w:type="gramEnd"/>
      <w:r w:rsidRPr="00194C1D">
        <w:rPr>
          <w:rFonts w:ascii="Times New Roman" w:hAnsi="Times New Roman" w:cs="Times New Roman"/>
          <w:sz w:val="24"/>
          <w:szCs w:val="24"/>
          <w:rPrChange w:id="4625" w:author="Owner" w:date="2017-04-10T10:31:00Z">
            <w:rPr>
              <w:sz w:val="24"/>
              <w:szCs w:val="24"/>
            </w:rPr>
          </w:rPrChange>
        </w:rPr>
        <w:t xml:space="preserve"> example inputs for parameter describing adult </w:t>
      </w:r>
      <w:r w:rsidR="002C3571">
        <w:rPr>
          <w:rFonts w:ascii="Times New Roman" w:hAnsi="Times New Roman" w:cs="Times New Roman"/>
          <w:sz w:val="24"/>
          <w:szCs w:val="24"/>
        </w:rPr>
        <w:t>salmonid spawning behaviors by sex for</w:t>
      </w:r>
      <w:r w:rsidRPr="00194C1D">
        <w:rPr>
          <w:rFonts w:ascii="Times New Roman" w:hAnsi="Times New Roman" w:cs="Times New Roman"/>
          <w:sz w:val="24"/>
          <w:szCs w:val="24"/>
          <w:rPrChange w:id="4626" w:author="Owner" w:date="2017-04-10T10:31:00Z">
            <w:rPr>
              <w:sz w:val="24"/>
              <w:szCs w:val="24"/>
            </w:rPr>
          </w:rPrChange>
        </w:rPr>
        <w:t xml:space="preserve"> those fish that have migrated t</w:t>
      </w:r>
      <w:r w:rsidR="00242B0A" w:rsidRPr="00194C1D">
        <w:rPr>
          <w:rFonts w:ascii="Times New Roman" w:hAnsi="Times New Roman" w:cs="Times New Roman"/>
          <w:sz w:val="24"/>
          <w:szCs w:val="24"/>
          <w:rPrChange w:id="4627" w:author="Owner" w:date="2017-04-10T10:31:00Z">
            <w:rPr>
              <w:sz w:val="24"/>
              <w:szCs w:val="24"/>
            </w:rPr>
          </w:rPrChange>
        </w:rPr>
        <w:t>o the ocean.  For these parameters</w:t>
      </w:r>
      <w:r w:rsidRPr="00194C1D">
        <w:rPr>
          <w:rFonts w:ascii="Times New Roman" w:hAnsi="Times New Roman" w:cs="Times New Roman"/>
          <w:sz w:val="24"/>
          <w:szCs w:val="24"/>
          <w:rPrChange w:id="4628" w:author="Owner" w:date="2017-04-10T10:31:00Z">
            <w:rPr>
              <w:sz w:val="24"/>
              <w:szCs w:val="24"/>
            </w:rPr>
          </w:rPrChange>
        </w:rPr>
        <w:t>,</w:t>
      </w:r>
      <w:r w:rsidR="00E34FE1" w:rsidRPr="00194C1D">
        <w:rPr>
          <w:rFonts w:ascii="Times New Roman" w:hAnsi="Times New Roman" w:cs="Times New Roman"/>
          <w:sz w:val="24"/>
          <w:szCs w:val="24"/>
          <w:rPrChange w:id="4629" w:author="Owner" w:date="2017-04-10T10:31:00Z">
            <w:rPr>
              <w:sz w:val="24"/>
              <w:szCs w:val="24"/>
            </w:rPr>
          </w:rPrChange>
        </w:rPr>
        <w:t xml:space="preserve"> mean values,</w:t>
      </w:r>
      <w:r w:rsidR="002C3571">
        <w:rPr>
          <w:rFonts w:ascii="Times New Roman" w:hAnsi="Times New Roman" w:cs="Times New Roman"/>
          <w:sz w:val="24"/>
          <w:szCs w:val="24"/>
        </w:rPr>
        <w:t xml:space="preserve"> and</w:t>
      </w:r>
      <w:r w:rsidR="00E34FE1" w:rsidRPr="00194C1D">
        <w:rPr>
          <w:rFonts w:ascii="Times New Roman" w:hAnsi="Times New Roman" w:cs="Times New Roman"/>
          <w:sz w:val="24"/>
          <w:szCs w:val="24"/>
          <w:rPrChange w:id="4630" w:author="Owner" w:date="2017-04-10T10:31:00Z">
            <w:rPr>
              <w:sz w:val="24"/>
              <w:szCs w:val="24"/>
            </w:rPr>
          </w:rPrChange>
        </w:rPr>
        <w:t xml:space="preserve"> N.alpha precision estimates </w:t>
      </w:r>
      <w:r w:rsidR="002C3571">
        <w:rPr>
          <w:rFonts w:ascii="Times New Roman" w:hAnsi="Times New Roman" w:cs="Times New Roman"/>
          <w:sz w:val="24"/>
          <w:szCs w:val="24"/>
        </w:rPr>
        <w:t>(for</w:t>
      </w:r>
      <w:r w:rsidR="00E34FE1" w:rsidRPr="00194C1D">
        <w:rPr>
          <w:rFonts w:ascii="Times New Roman" w:hAnsi="Times New Roman" w:cs="Times New Roman"/>
          <w:sz w:val="24"/>
          <w:szCs w:val="24"/>
          <w:rPrChange w:id="4631" w:author="Owner" w:date="2017-04-10T10:31:00Z">
            <w:rPr>
              <w:sz w:val="24"/>
              <w:szCs w:val="24"/>
            </w:rPr>
          </w:rPrChange>
        </w:rPr>
        <w:t xml:space="preserve"> Dirichlet variables), future targets, and rate parameters must be specified for fish, by </w:t>
      </w:r>
      <w:r w:rsidRPr="00194C1D">
        <w:rPr>
          <w:rFonts w:ascii="Times New Roman" w:hAnsi="Times New Roman" w:cs="Times New Roman"/>
          <w:sz w:val="24"/>
          <w:szCs w:val="24"/>
          <w:rPrChange w:id="4632" w:author="Owner" w:date="2017-04-10T10:31:00Z">
            <w:rPr>
              <w:sz w:val="24"/>
              <w:szCs w:val="24"/>
            </w:rPr>
          </w:rPrChange>
        </w:rPr>
        <w:t>ocean age</w:t>
      </w:r>
      <w:r w:rsidR="002C3571">
        <w:rPr>
          <w:rFonts w:ascii="Times New Roman" w:hAnsi="Times New Roman" w:cs="Times New Roman"/>
          <w:sz w:val="24"/>
          <w:szCs w:val="24"/>
        </w:rPr>
        <w:t xml:space="preserve">.  </w:t>
      </w:r>
      <w:r w:rsidR="00E34FE1" w:rsidRPr="002C3571">
        <w:rPr>
          <w:rFonts w:ascii="Times New Roman" w:hAnsi="Times New Roman" w:cs="Times New Roman"/>
          <w:sz w:val="24"/>
          <w:szCs w:val="24"/>
          <w:rPrChange w:id="4633" w:author="Owner" w:date="2017-04-10T10:31:00Z">
            <w:rPr>
              <w:sz w:val="24"/>
              <w:szCs w:val="24"/>
            </w:rPr>
          </w:rPrChange>
        </w:rPr>
        <w:t xml:space="preserve">All variables follow the same conventions for specifying means, variability, future targets, and rate parameters </w:t>
      </w:r>
      <w:r w:rsidR="004F4B9D" w:rsidRPr="002C3571">
        <w:rPr>
          <w:rFonts w:ascii="Times New Roman" w:hAnsi="Times New Roman" w:cs="Times New Roman"/>
          <w:sz w:val="24"/>
          <w:szCs w:val="24"/>
          <w:rPrChange w:id="4634" w:author="Owner" w:date="2017-04-10T10:31:00Z">
            <w:rPr>
              <w:sz w:val="24"/>
              <w:szCs w:val="24"/>
            </w:rPr>
          </w:rPrChange>
        </w:rPr>
        <w:t>as described for previous parameters.</w:t>
      </w:r>
    </w:p>
    <w:p w:rsidR="002C3571" w:rsidRPr="002C3571" w:rsidRDefault="002C3571" w:rsidP="002C3571">
      <w:pPr>
        <w:rPr>
          <w:rFonts w:ascii="Times New Roman" w:hAnsi="Times New Roman" w:cs="Times New Roman"/>
          <w:sz w:val="24"/>
          <w:szCs w:val="24"/>
          <w:rPrChange w:id="4635" w:author="Owner" w:date="2017-04-10T10:31:00Z">
            <w:rPr>
              <w:sz w:val="24"/>
              <w:szCs w:val="24"/>
            </w:rPr>
          </w:rPrChange>
        </w:rPr>
      </w:pPr>
      <w:r>
        <w:rPr>
          <w:rFonts w:ascii="Times New Roman" w:hAnsi="Times New Roman" w:cs="Times New Roman"/>
          <w:sz w:val="24"/>
          <w:szCs w:val="24"/>
        </w:rPr>
        <w:t>Note that for adult (ocean) life stages, users do not input capacity terms.  Capacity (in the Beverton-Holt sense) is considered infinite, and only a survival term is input (Figure 8.2.5).</w:t>
      </w:r>
      <w:bookmarkStart w:id="4636" w:name="_GoBack"/>
      <w:bookmarkEnd w:id="4636"/>
    </w:p>
    <w:p w:rsidR="0024627D" w:rsidRPr="00194C1D" w:rsidRDefault="00FE03BF" w:rsidP="00D20A24">
      <w:pPr>
        <w:rPr>
          <w:rFonts w:ascii="Times New Roman" w:hAnsi="Times New Roman" w:cs="Times New Roman"/>
          <w:b/>
          <w:sz w:val="24"/>
          <w:szCs w:val="24"/>
          <w:rPrChange w:id="4637" w:author="Owner" w:date="2017-04-10T10:31:00Z">
            <w:rPr>
              <w:b/>
              <w:sz w:val="24"/>
              <w:szCs w:val="24"/>
            </w:rPr>
          </w:rPrChange>
        </w:rPr>
      </w:pPr>
      <w:r w:rsidRPr="00194C1D">
        <w:rPr>
          <w:rFonts w:ascii="Times New Roman" w:hAnsi="Times New Roman" w:cs="Times New Roman"/>
          <w:b/>
          <w:noProof/>
          <w:sz w:val="24"/>
          <w:szCs w:val="24"/>
          <w:rPrChange w:id="4638" w:author="Owner" w:date="2017-04-10T10:31:00Z">
            <w:rPr>
              <w:b/>
              <w:noProof/>
              <w:sz w:val="24"/>
              <w:szCs w:val="24"/>
            </w:rPr>
          </w:rPrChange>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194C1D" w:rsidRPr="009D0242" w:rsidRDefault="00194C1D" w:rsidP="00FE03BF">
                            <w:pPr>
                              <w:rPr>
                                <w:b/>
                                <w:sz w:val="24"/>
                                <w:szCs w:val="24"/>
                              </w:rPr>
                            </w:pPr>
                            <w:r w:rsidRPr="009D0242">
                              <w:rPr>
                                <w:b/>
                                <w:sz w:val="24"/>
                                <w:szCs w:val="24"/>
                              </w:rPr>
                              <w:t xml:space="preserve">Figure </w:t>
                            </w:r>
                            <w:del w:id="4639" w:author="Owner" w:date="2017-04-10T10:35:00Z">
                              <w:r w:rsidRPr="009D0242" w:rsidDel="00194C1D">
                                <w:rPr>
                                  <w:b/>
                                  <w:sz w:val="24"/>
                                  <w:szCs w:val="24"/>
                                </w:rPr>
                                <w:delText>7</w:delText>
                              </w:r>
                            </w:del>
                            <w:ins w:id="4640" w:author="Owner" w:date="2017-04-10T10:35:00Z">
                              <w:r>
                                <w:rPr>
                                  <w:b/>
                                  <w:sz w:val="24"/>
                                  <w:szCs w:val="24"/>
                                </w:rPr>
                                <w:t>8</w:t>
                              </w:r>
                            </w:ins>
                            <w:r w:rsidRPr="009D0242">
                              <w:rPr>
                                <w:b/>
                                <w:sz w:val="24"/>
                                <w:szCs w:val="24"/>
                              </w:rPr>
                              <w:t>.2.7. Adult Salmon: Spawn Probability, Fecundity of Spawners, and Ocean Capacity</w:t>
                            </w:r>
                          </w:p>
                          <w:p w:rsidR="00194C1D" w:rsidRDefault="00194C1D">
                            <w:del w:id="4641" w:author="Owner" w:date="2017-04-10T12:57:00Z">
                              <w:r w:rsidRPr="00FE03BF" w:rsidDel="006D2137">
                                <w:rPr>
                                  <w:noProof/>
                                </w:rPr>
                                <w:drawing>
                                  <wp:inline distT="0" distB="0" distL="0" distR="0" wp14:anchorId="0416D884" wp14:editId="7B7CF047">
                                    <wp:extent cx="5372100" cy="1726746"/>
                                    <wp:effectExtent l="19050" t="19050" r="19050" b="2603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72" cy="1728762"/>
                                            </a:xfrm>
                                            <a:prstGeom prst="rect">
                                              <a:avLst/>
                                            </a:prstGeom>
                                            <a:noFill/>
                                            <a:ln w="6350">
                                              <a:solidFill>
                                                <a:schemeClr val="tx1"/>
                                              </a:solidFill>
                                            </a:ln>
                                          </pic:spPr>
                                        </pic:pic>
                                      </a:graphicData>
                                    </a:graphic>
                                  </wp:inline>
                                </w:drawing>
                              </w:r>
                            </w:del>
                            <w:ins w:id="4642" w:author="Owner" w:date="2017-04-10T13:53:00Z">
                              <w:r w:rsidR="0063011D" w:rsidRPr="0063011D">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ins>
                          </w:p>
                          <w:p w:rsidR="00194C1D" w:rsidRDefault="00CA7FB5">
                            <w:ins w:id="4643" w:author="Owner" w:date="2017-04-10T13:44:00Z">
                              <w:r w:rsidRPr="00CA7FB5">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ins>
                            <w:del w:id="4644" w:author="Owner" w:date="2017-04-10T12:57:00Z">
                              <w:r w:rsidR="00194C1D" w:rsidRPr="00FE03BF" w:rsidDel="006D2137">
                                <w:rPr>
                                  <w:noProof/>
                                </w:rPr>
                                <w:drawing>
                                  <wp:inline distT="0" distB="0" distL="0" distR="0" wp14:anchorId="031ADA12" wp14:editId="382C84D5">
                                    <wp:extent cx="6577505" cy="1733550"/>
                                    <wp:effectExtent l="19050" t="19050" r="13970" b="1905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6036" cy="1735798"/>
                                            </a:xfrm>
                                            <a:prstGeom prst="rect">
                                              <a:avLst/>
                                            </a:prstGeom>
                                            <a:noFill/>
                                            <a:ln w="6350">
                                              <a:solidFill>
                                                <a:schemeClr val="tx1"/>
                                              </a:solidFill>
                                            </a:ln>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3"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gY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B8U2BgnAgAATgQAAA4AAAAAAAAAAAAAAAAALgIAAGRycy9l&#10;Mm9Eb2MueG1sUEsBAi0AFAAGAAgAAAAhAPKkmC3hAAAACwEAAA8AAAAAAAAAAAAAAAAAgQQAAGRy&#10;cy9kb3ducmV2LnhtbFBLBQYAAAAABAAEAPMAAACPBQAAAAA=&#10;">
                <v:textbox>
                  <w:txbxContent>
                    <w:p w:rsidR="00194C1D" w:rsidRPr="009D0242" w:rsidRDefault="00194C1D" w:rsidP="00FE03BF">
                      <w:pPr>
                        <w:rPr>
                          <w:b/>
                          <w:sz w:val="24"/>
                          <w:szCs w:val="24"/>
                        </w:rPr>
                      </w:pPr>
                      <w:r w:rsidRPr="009D0242">
                        <w:rPr>
                          <w:b/>
                          <w:sz w:val="24"/>
                          <w:szCs w:val="24"/>
                        </w:rPr>
                        <w:t xml:space="preserve">Figure </w:t>
                      </w:r>
                      <w:del w:id="4645" w:author="Owner" w:date="2017-04-10T10:35:00Z">
                        <w:r w:rsidRPr="009D0242" w:rsidDel="00194C1D">
                          <w:rPr>
                            <w:b/>
                            <w:sz w:val="24"/>
                            <w:szCs w:val="24"/>
                          </w:rPr>
                          <w:delText>7</w:delText>
                        </w:r>
                      </w:del>
                      <w:ins w:id="4646" w:author="Owner" w:date="2017-04-10T10:35:00Z">
                        <w:r>
                          <w:rPr>
                            <w:b/>
                            <w:sz w:val="24"/>
                            <w:szCs w:val="24"/>
                          </w:rPr>
                          <w:t>8</w:t>
                        </w:r>
                      </w:ins>
                      <w:r w:rsidRPr="009D0242">
                        <w:rPr>
                          <w:b/>
                          <w:sz w:val="24"/>
                          <w:szCs w:val="24"/>
                        </w:rPr>
                        <w:t>.2.7. Adult Salmon: Spawn Probability, Fecundity of Spawners, and Ocean Capacity</w:t>
                      </w:r>
                    </w:p>
                    <w:p w:rsidR="00194C1D" w:rsidRDefault="00194C1D">
                      <w:del w:id="4647" w:author="Owner" w:date="2017-04-10T12:57:00Z">
                        <w:r w:rsidRPr="00FE03BF" w:rsidDel="006D2137">
                          <w:rPr>
                            <w:noProof/>
                          </w:rPr>
                          <w:drawing>
                            <wp:inline distT="0" distB="0" distL="0" distR="0" wp14:anchorId="0416D884" wp14:editId="7B7CF047">
                              <wp:extent cx="5372100" cy="1726746"/>
                              <wp:effectExtent l="19050" t="19050" r="19050" b="2603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72" cy="1728762"/>
                                      </a:xfrm>
                                      <a:prstGeom prst="rect">
                                        <a:avLst/>
                                      </a:prstGeom>
                                      <a:noFill/>
                                      <a:ln w="6350">
                                        <a:solidFill>
                                          <a:schemeClr val="tx1"/>
                                        </a:solidFill>
                                      </a:ln>
                                    </pic:spPr>
                                  </pic:pic>
                                </a:graphicData>
                              </a:graphic>
                            </wp:inline>
                          </w:drawing>
                        </w:r>
                      </w:del>
                      <w:ins w:id="4648" w:author="Owner" w:date="2017-04-10T13:53:00Z">
                        <w:r w:rsidR="0063011D" w:rsidRPr="0063011D">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ins>
                    </w:p>
                    <w:p w:rsidR="00194C1D" w:rsidRDefault="00CA7FB5">
                      <w:ins w:id="4649" w:author="Owner" w:date="2017-04-10T13:44:00Z">
                        <w:r w:rsidRPr="00CA7FB5">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ins>
                      <w:del w:id="4650" w:author="Owner" w:date="2017-04-10T12:57:00Z">
                        <w:r w:rsidR="00194C1D" w:rsidRPr="00FE03BF" w:rsidDel="006D2137">
                          <w:rPr>
                            <w:noProof/>
                          </w:rPr>
                          <w:drawing>
                            <wp:inline distT="0" distB="0" distL="0" distR="0" wp14:anchorId="031ADA12" wp14:editId="382C84D5">
                              <wp:extent cx="6577505" cy="1733550"/>
                              <wp:effectExtent l="19050" t="19050" r="13970" b="1905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6036" cy="1735798"/>
                                      </a:xfrm>
                                      <a:prstGeom prst="rect">
                                        <a:avLst/>
                                      </a:prstGeom>
                                      <a:noFill/>
                                      <a:ln w="6350">
                                        <a:solidFill>
                                          <a:schemeClr val="tx1"/>
                                        </a:solidFill>
                                      </a:ln>
                                    </pic:spPr>
                                  </pic:pic>
                                </a:graphicData>
                              </a:graphic>
                            </wp:inline>
                          </w:drawing>
                        </w:r>
                      </w:del>
                    </w:p>
                  </w:txbxContent>
                </v:textbox>
                <w10:wrap type="topAndBottom"/>
              </v:shape>
            </w:pict>
          </mc:Fallback>
        </mc:AlternateContent>
      </w:r>
    </w:p>
    <w:p w:rsidR="004128AE" w:rsidRPr="00194C1D" w:rsidRDefault="004128AE" w:rsidP="00D20A24">
      <w:pPr>
        <w:rPr>
          <w:rFonts w:ascii="Times New Roman" w:hAnsi="Times New Roman" w:cs="Times New Roman"/>
          <w:b/>
          <w:sz w:val="24"/>
          <w:szCs w:val="24"/>
          <w:rPrChange w:id="4651" w:author="Owner" w:date="2017-04-10T10:31:00Z">
            <w:rPr>
              <w:b/>
              <w:sz w:val="24"/>
              <w:szCs w:val="24"/>
            </w:rPr>
          </w:rPrChange>
        </w:rPr>
      </w:pPr>
    </w:p>
    <w:p w:rsidR="00D7151B" w:rsidRPr="00194C1D" w:rsidRDefault="00D7151B" w:rsidP="00D7151B">
      <w:pPr>
        <w:rPr>
          <w:rFonts w:ascii="Times New Roman" w:hAnsi="Times New Roman" w:cs="Times New Roman"/>
          <w:b/>
          <w:sz w:val="24"/>
          <w:szCs w:val="24"/>
          <w:rPrChange w:id="4652" w:author="Owner" w:date="2017-04-10T10:31:00Z">
            <w:rPr>
              <w:b/>
              <w:sz w:val="24"/>
              <w:szCs w:val="24"/>
            </w:rPr>
          </w:rPrChange>
        </w:rPr>
      </w:pPr>
      <w:r w:rsidRPr="00194C1D">
        <w:rPr>
          <w:rFonts w:ascii="Times New Roman" w:hAnsi="Times New Roman" w:cs="Times New Roman"/>
          <w:b/>
          <w:sz w:val="24"/>
          <w:szCs w:val="24"/>
          <w:rPrChange w:id="4653" w:author="Owner" w:date="2017-04-10T10:31:00Z">
            <w:rPr>
              <w:b/>
              <w:sz w:val="24"/>
              <w:szCs w:val="24"/>
            </w:rPr>
          </w:rPrChange>
        </w:rPr>
        <w:t>Fractional Watershed Site Area due to Seasonal Flow Changes</w:t>
      </w:r>
    </w:p>
    <w:p w:rsidR="00BE7544" w:rsidRPr="00194C1D" w:rsidRDefault="00151B67" w:rsidP="00D20A24">
      <w:pPr>
        <w:rPr>
          <w:rFonts w:ascii="Times New Roman" w:hAnsi="Times New Roman" w:cs="Times New Roman"/>
          <w:sz w:val="24"/>
          <w:szCs w:val="24"/>
          <w:rPrChange w:id="4654" w:author="Owner" w:date="2017-04-10T10:31:00Z">
            <w:rPr>
              <w:sz w:val="24"/>
              <w:szCs w:val="24"/>
            </w:rPr>
          </w:rPrChange>
        </w:rPr>
      </w:pPr>
      <w:r w:rsidRPr="00194C1D">
        <w:rPr>
          <w:rFonts w:ascii="Times New Roman" w:hAnsi="Times New Roman" w:cs="Times New Roman"/>
          <w:sz w:val="24"/>
          <w:szCs w:val="24"/>
          <w:rPrChange w:id="4655" w:author="Owner" w:date="2017-04-10T10:31:00Z">
            <w:rPr>
              <w:sz w:val="24"/>
              <w:szCs w:val="24"/>
            </w:rPr>
          </w:rPrChange>
        </w:rPr>
        <w:t xml:space="preserve">Figure </w:t>
      </w:r>
      <w:del w:id="4656" w:author="Owner" w:date="2017-04-10T10:35:00Z">
        <w:r w:rsidRPr="00194C1D" w:rsidDel="00194C1D">
          <w:rPr>
            <w:rFonts w:ascii="Times New Roman" w:hAnsi="Times New Roman" w:cs="Times New Roman"/>
            <w:sz w:val="24"/>
            <w:szCs w:val="24"/>
            <w:rPrChange w:id="4657" w:author="Owner" w:date="2017-04-10T10:31:00Z">
              <w:rPr>
                <w:sz w:val="24"/>
                <w:szCs w:val="24"/>
              </w:rPr>
            </w:rPrChange>
          </w:rPr>
          <w:delText>7</w:delText>
        </w:r>
      </w:del>
      <w:ins w:id="4658" w:author="Owner" w:date="2017-04-10T10:35:00Z">
        <w:r w:rsidR="00194C1D">
          <w:rPr>
            <w:rFonts w:ascii="Times New Roman" w:hAnsi="Times New Roman" w:cs="Times New Roman"/>
            <w:sz w:val="24"/>
            <w:szCs w:val="24"/>
          </w:rPr>
          <w:t>8</w:t>
        </w:r>
      </w:ins>
      <w:r w:rsidRPr="00194C1D">
        <w:rPr>
          <w:rFonts w:ascii="Times New Roman" w:hAnsi="Times New Roman" w:cs="Times New Roman"/>
          <w:sz w:val="24"/>
          <w:szCs w:val="24"/>
          <w:rPrChange w:id="4659" w:author="Owner" w:date="2017-04-10T10:31:00Z">
            <w:rPr>
              <w:sz w:val="24"/>
              <w:szCs w:val="24"/>
            </w:rPr>
          </w:rPrChange>
        </w:rPr>
        <w:t xml:space="preserve">.2.8 shows example inputs for “Fractional Watershed Site Area </w:t>
      </w:r>
      <w:r w:rsidR="00BE7544" w:rsidRPr="00194C1D">
        <w:rPr>
          <w:rFonts w:ascii="Times New Roman" w:hAnsi="Times New Roman" w:cs="Times New Roman"/>
          <w:sz w:val="24"/>
          <w:szCs w:val="24"/>
          <w:rPrChange w:id="4660" w:author="Owner" w:date="2017-04-10T10:31:00Z">
            <w:rPr>
              <w:sz w:val="24"/>
              <w:szCs w:val="24"/>
            </w:rPr>
          </w:rPrChange>
        </w:rPr>
        <w:t>due to Seasonal Flow C</w:t>
      </w:r>
      <w:r w:rsidRPr="00194C1D">
        <w:rPr>
          <w:rFonts w:ascii="Times New Roman" w:hAnsi="Times New Roman" w:cs="Times New Roman"/>
          <w:sz w:val="24"/>
          <w:szCs w:val="24"/>
          <w:rPrChange w:id="4661" w:author="Owner" w:date="2017-04-10T10:31:00Z">
            <w:rPr>
              <w:sz w:val="24"/>
              <w:szCs w:val="24"/>
            </w:rPr>
          </w:rPrChange>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194C1D" w:rsidRDefault="00347433">
      <w:pPr>
        <w:rPr>
          <w:rFonts w:ascii="Times New Roman" w:hAnsi="Times New Roman" w:cs="Times New Roman"/>
          <w:sz w:val="24"/>
          <w:szCs w:val="24"/>
          <w:rPrChange w:id="4662" w:author="Owner" w:date="2017-04-10T10:31:00Z">
            <w:rPr>
              <w:sz w:val="24"/>
              <w:szCs w:val="24"/>
            </w:rPr>
          </w:rPrChange>
        </w:rPr>
      </w:pPr>
      <w:r w:rsidRPr="00194C1D">
        <w:rPr>
          <w:rFonts w:ascii="Times New Roman" w:hAnsi="Times New Roman" w:cs="Times New Roman"/>
          <w:sz w:val="24"/>
          <w:szCs w:val="24"/>
          <w:rPrChange w:id="4663" w:author="Owner" w:date="2017-04-10T10:31:00Z">
            <w:rPr>
              <w:sz w:val="24"/>
              <w:szCs w:val="24"/>
            </w:rPr>
          </w:rPrChange>
        </w:rPr>
        <w:br w:type="page"/>
      </w:r>
    </w:p>
    <w:p w:rsidR="00347433" w:rsidRPr="00194C1D" w:rsidRDefault="00347433">
      <w:pPr>
        <w:rPr>
          <w:rFonts w:ascii="Times New Roman" w:hAnsi="Times New Roman" w:cs="Times New Roman"/>
          <w:sz w:val="24"/>
          <w:szCs w:val="24"/>
          <w:rPrChange w:id="4664" w:author="Owner" w:date="2017-04-10T10:31:00Z">
            <w:rPr>
              <w:sz w:val="24"/>
              <w:szCs w:val="24"/>
            </w:rPr>
          </w:rPrChange>
        </w:rPr>
      </w:pPr>
      <w:r w:rsidRPr="00194C1D">
        <w:rPr>
          <w:rFonts w:ascii="Times New Roman" w:hAnsi="Times New Roman" w:cs="Times New Roman"/>
          <w:b/>
          <w:noProof/>
          <w:sz w:val="24"/>
          <w:szCs w:val="24"/>
          <w:rPrChange w:id="4665" w:author="Owner" w:date="2017-04-10T10:31:00Z">
            <w:rPr>
              <w:b/>
              <w:noProof/>
              <w:sz w:val="24"/>
              <w:szCs w:val="24"/>
            </w:rPr>
          </w:rPrChange>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194C1D" w:rsidRPr="009D0242" w:rsidRDefault="00194C1D" w:rsidP="00347433">
                            <w:pPr>
                              <w:rPr>
                                <w:b/>
                                <w:sz w:val="24"/>
                                <w:szCs w:val="24"/>
                              </w:rPr>
                            </w:pPr>
                            <w:r w:rsidRPr="009D0242">
                              <w:rPr>
                                <w:b/>
                                <w:sz w:val="24"/>
                                <w:szCs w:val="24"/>
                              </w:rPr>
                              <w:t xml:space="preserve">Figure </w:t>
                            </w:r>
                            <w:del w:id="4666" w:author="Owner" w:date="2017-04-10T10:35:00Z">
                              <w:r w:rsidRPr="009D0242" w:rsidDel="00194C1D">
                                <w:rPr>
                                  <w:b/>
                                  <w:sz w:val="24"/>
                                  <w:szCs w:val="24"/>
                                </w:rPr>
                                <w:delText>7</w:delText>
                              </w:r>
                            </w:del>
                            <w:ins w:id="4667" w:author="Owner" w:date="2017-04-10T10:35:00Z">
                              <w:r>
                                <w:rPr>
                                  <w:b/>
                                  <w:sz w:val="24"/>
                                  <w:szCs w:val="24"/>
                                </w:rPr>
                                <w:t>8</w:t>
                              </w:r>
                            </w:ins>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4"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">
                <v:textbox>
                  <w:txbxContent>
                    <w:p w:rsidR="00194C1D" w:rsidRPr="009D0242" w:rsidRDefault="00194C1D" w:rsidP="00347433">
                      <w:pPr>
                        <w:rPr>
                          <w:b/>
                          <w:sz w:val="24"/>
                          <w:szCs w:val="24"/>
                        </w:rPr>
                      </w:pPr>
                      <w:r w:rsidRPr="009D0242">
                        <w:rPr>
                          <w:b/>
                          <w:sz w:val="24"/>
                          <w:szCs w:val="24"/>
                        </w:rPr>
                        <w:t xml:space="preserve">Figure </w:t>
                      </w:r>
                      <w:del w:id="4668" w:author="Owner" w:date="2017-04-10T10:35:00Z">
                        <w:r w:rsidRPr="009D0242" w:rsidDel="00194C1D">
                          <w:rPr>
                            <w:b/>
                            <w:sz w:val="24"/>
                            <w:szCs w:val="24"/>
                          </w:rPr>
                          <w:delText>7</w:delText>
                        </w:r>
                      </w:del>
                      <w:ins w:id="4669" w:author="Owner" w:date="2017-04-10T10:35:00Z">
                        <w:r>
                          <w:rPr>
                            <w:b/>
                            <w:sz w:val="24"/>
                            <w:szCs w:val="24"/>
                          </w:rPr>
                          <w:t>8</w:t>
                        </w:r>
                      </w:ins>
                      <w:r w:rsidRPr="009D0242">
                        <w:rPr>
                          <w:b/>
                          <w:sz w:val="24"/>
                          <w:szCs w:val="24"/>
                        </w:rPr>
                        <w:t>.2.8. Fractional Watershed Site Area due to Seasonal Flow Changes</w:t>
                      </w:r>
                    </w:p>
                    <w:p w:rsidR="00194C1D" w:rsidRDefault="00194C1D"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194C1D" w:rsidRDefault="00194C1D"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194C1D">
        <w:rPr>
          <w:rFonts w:ascii="Times New Roman" w:hAnsi="Times New Roman" w:cs="Times New Roman"/>
          <w:sz w:val="24"/>
          <w:szCs w:val="24"/>
          <w:rPrChange w:id="4670" w:author="Owner" w:date="2017-04-10T10:31:00Z">
            <w:rPr>
              <w:sz w:val="24"/>
              <w:szCs w:val="24"/>
            </w:rPr>
          </w:rPrChange>
        </w:rPr>
        <w:br w:type="page"/>
      </w:r>
    </w:p>
    <w:p w:rsidR="00151B67" w:rsidRPr="00194C1D" w:rsidRDefault="00151B67" w:rsidP="00D20A24">
      <w:pPr>
        <w:rPr>
          <w:rFonts w:ascii="Times New Roman" w:hAnsi="Times New Roman" w:cs="Times New Roman"/>
          <w:sz w:val="24"/>
          <w:szCs w:val="24"/>
          <w:rPrChange w:id="4671" w:author="Owner" w:date="2017-04-10T10:31:00Z">
            <w:rPr>
              <w:sz w:val="24"/>
              <w:szCs w:val="24"/>
            </w:rPr>
          </w:rPrChange>
        </w:rPr>
      </w:pPr>
      <w:r w:rsidRPr="00194C1D">
        <w:rPr>
          <w:rFonts w:ascii="Times New Roman" w:hAnsi="Times New Roman" w:cs="Times New Roman"/>
          <w:sz w:val="24"/>
          <w:szCs w:val="24"/>
          <w:rPrChange w:id="4672" w:author="Owner" w:date="2017-04-10T10:31:00Z">
            <w:rPr>
              <w:sz w:val="24"/>
              <w:szCs w:val="24"/>
            </w:rPr>
          </w:rPrChange>
        </w:rPr>
        <w:lastRenderedPageBreak/>
        <w:t xml:space="preserve">All variables follow the same conventions for specifying means, variability, future targets, and rate parameters as described for previous normally </w:t>
      </w:r>
      <w:r w:rsidR="00BE7544" w:rsidRPr="00194C1D">
        <w:rPr>
          <w:rFonts w:ascii="Times New Roman" w:hAnsi="Times New Roman" w:cs="Times New Roman"/>
          <w:sz w:val="24"/>
          <w:szCs w:val="24"/>
          <w:rPrChange w:id="4673" w:author="Owner" w:date="2017-04-10T10:31:00Z">
            <w:rPr>
              <w:sz w:val="24"/>
              <w:szCs w:val="24"/>
            </w:rPr>
          </w:rPrChange>
        </w:rPr>
        <w:t>distributed</w:t>
      </w:r>
      <w:r w:rsidRPr="00194C1D">
        <w:rPr>
          <w:rFonts w:ascii="Times New Roman" w:hAnsi="Times New Roman" w:cs="Times New Roman"/>
          <w:sz w:val="24"/>
          <w:szCs w:val="24"/>
          <w:rPrChange w:id="4674" w:author="Owner" w:date="2017-04-10T10:31:00Z">
            <w:rPr>
              <w:sz w:val="24"/>
              <w:szCs w:val="24"/>
            </w:rPr>
          </w:rPrChange>
        </w:rPr>
        <w:t xml:space="preserve"> parameters.</w:t>
      </w:r>
    </w:p>
    <w:p w:rsidR="00D7151B" w:rsidRPr="00194C1D" w:rsidRDefault="00D7151B" w:rsidP="00D20A24">
      <w:pPr>
        <w:rPr>
          <w:rFonts w:ascii="Times New Roman" w:hAnsi="Times New Roman" w:cs="Times New Roman"/>
          <w:b/>
          <w:sz w:val="24"/>
          <w:szCs w:val="24"/>
          <w:rPrChange w:id="4675" w:author="Owner" w:date="2017-04-10T10:31:00Z">
            <w:rPr>
              <w:b/>
              <w:sz w:val="24"/>
              <w:szCs w:val="24"/>
            </w:rPr>
          </w:rPrChange>
        </w:rPr>
      </w:pPr>
    </w:p>
    <w:p w:rsidR="004128AE" w:rsidRPr="00194C1D" w:rsidRDefault="00D7151B" w:rsidP="00D20A24">
      <w:pPr>
        <w:rPr>
          <w:rFonts w:ascii="Times New Roman" w:hAnsi="Times New Roman" w:cs="Times New Roman"/>
          <w:b/>
          <w:sz w:val="24"/>
          <w:szCs w:val="24"/>
          <w:rPrChange w:id="4676" w:author="Owner" w:date="2017-04-10T10:31:00Z">
            <w:rPr>
              <w:b/>
              <w:sz w:val="24"/>
              <w:szCs w:val="24"/>
            </w:rPr>
          </w:rPrChange>
        </w:rPr>
      </w:pPr>
      <w:r w:rsidRPr="00194C1D">
        <w:rPr>
          <w:rFonts w:ascii="Times New Roman" w:hAnsi="Times New Roman" w:cs="Times New Roman"/>
          <w:b/>
          <w:sz w:val="24"/>
          <w:szCs w:val="24"/>
          <w:rPrChange w:id="4677" w:author="Owner" w:date="2017-04-10T10:31:00Z">
            <w:rPr>
              <w:b/>
              <w:sz w:val="24"/>
              <w:szCs w:val="24"/>
            </w:rPr>
          </w:rPrChange>
        </w:rPr>
        <w:t>Fraction of Fish Harvested</w:t>
      </w:r>
    </w:p>
    <w:p w:rsidR="00A4522F" w:rsidRPr="00194C1D" w:rsidRDefault="0049345B" w:rsidP="00D20A24">
      <w:pPr>
        <w:rPr>
          <w:rFonts w:ascii="Times New Roman" w:hAnsi="Times New Roman" w:cs="Times New Roman"/>
          <w:sz w:val="24"/>
          <w:szCs w:val="24"/>
          <w:rPrChange w:id="4678" w:author="Owner" w:date="2017-04-10T10:31:00Z">
            <w:rPr>
              <w:sz w:val="24"/>
              <w:szCs w:val="24"/>
            </w:rPr>
          </w:rPrChange>
        </w:rPr>
      </w:pPr>
      <w:r w:rsidRPr="00194C1D">
        <w:rPr>
          <w:rFonts w:ascii="Times New Roman" w:hAnsi="Times New Roman" w:cs="Times New Roman"/>
          <w:noProof/>
          <w:sz w:val="24"/>
          <w:szCs w:val="24"/>
          <w:rPrChange w:id="4679" w:author="Owner" w:date="2017-04-10T10:31:00Z">
            <w:rPr>
              <w:noProof/>
              <w:sz w:val="24"/>
              <w:szCs w:val="24"/>
            </w:rPr>
          </w:rPrChange>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194C1D" w:rsidRPr="009D0242" w:rsidRDefault="00194C1D" w:rsidP="0049345B">
                            <w:pPr>
                              <w:rPr>
                                <w:b/>
                                <w:sz w:val="24"/>
                                <w:szCs w:val="24"/>
                              </w:rPr>
                            </w:pPr>
                            <w:r w:rsidRPr="009D0242">
                              <w:rPr>
                                <w:b/>
                                <w:sz w:val="24"/>
                                <w:szCs w:val="24"/>
                              </w:rPr>
                              <w:t xml:space="preserve">Figure </w:t>
                            </w:r>
                            <w:del w:id="4680" w:author="Owner" w:date="2017-04-10T10:35:00Z">
                              <w:r w:rsidRPr="009D0242" w:rsidDel="00194C1D">
                                <w:rPr>
                                  <w:b/>
                                  <w:sz w:val="24"/>
                                  <w:szCs w:val="24"/>
                                </w:rPr>
                                <w:delText>7</w:delText>
                              </w:r>
                            </w:del>
                            <w:ins w:id="4681" w:author="Owner" w:date="2017-04-10T10:35:00Z">
                              <w:r>
                                <w:rPr>
                                  <w:b/>
                                  <w:sz w:val="24"/>
                                  <w:szCs w:val="24"/>
                                </w:rPr>
                                <w:t>8</w:t>
                              </w:r>
                            </w:ins>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5"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9RlEICcCAABOBAAADgAAAAAAAAAAAAAAAAAuAgAAZHJzL2Uy&#10;b0RvYy54bWxQSwECLQAUAAYACAAAACEAkFCXJeAAAAAKAQAADwAAAAAAAAAAAAAAAACBBAAAZHJz&#10;L2Rvd25yZXYueG1sUEsFBgAAAAAEAAQA8wAAAI4FAAAAAA==&#10;">
                <v:textbox>
                  <w:txbxContent>
                    <w:p w:rsidR="00194C1D" w:rsidRPr="009D0242" w:rsidRDefault="00194C1D" w:rsidP="0049345B">
                      <w:pPr>
                        <w:rPr>
                          <w:b/>
                          <w:sz w:val="24"/>
                          <w:szCs w:val="24"/>
                        </w:rPr>
                      </w:pPr>
                      <w:r w:rsidRPr="009D0242">
                        <w:rPr>
                          <w:b/>
                          <w:sz w:val="24"/>
                          <w:szCs w:val="24"/>
                        </w:rPr>
                        <w:t xml:space="preserve">Figure </w:t>
                      </w:r>
                      <w:del w:id="4682" w:author="Owner" w:date="2017-04-10T10:35:00Z">
                        <w:r w:rsidRPr="009D0242" w:rsidDel="00194C1D">
                          <w:rPr>
                            <w:b/>
                            <w:sz w:val="24"/>
                            <w:szCs w:val="24"/>
                          </w:rPr>
                          <w:delText>7</w:delText>
                        </w:r>
                      </w:del>
                      <w:ins w:id="4683" w:author="Owner" w:date="2017-04-10T10:35:00Z">
                        <w:r>
                          <w:rPr>
                            <w:b/>
                            <w:sz w:val="24"/>
                            <w:szCs w:val="24"/>
                          </w:rPr>
                          <w:t>8</w:t>
                        </w:r>
                      </w:ins>
                      <w:r w:rsidRPr="009D0242">
                        <w:rPr>
                          <w:b/>
                          <w:sz w:val="24"/>
                          <w:szCs w:val="24"/>
                        </w:rPr>
                        <w:t>.2.9. Fraction of Fish Harvested</w:t>
                      </w:r>
                    </w:p>
                    <w:p w:rsidR="00194C1D" w:rsidRDefault="00194C1D">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194C1D" w:rsidRDefault="00194C1D"/>
                    <w:p w:rsidR="00194C1D" w:rsidRDefault="00194C1D"/>
                  </w:txbxContent>
                </v:textbox>
                <w10:wrap type="topAndBottom"/>
              </v:shape>
            </w:pict>
          </mc:Fallback>
        </mc:AlternateContent>
      </w:r>
      <w:r w:rsidR="003C54E6" w:rsidRPr="00194C1D">
        <w:rPr>
          <w:rFonts w:ascii="Times New Roman" w:hAnsi="Times New Roman" w:cs="Times New Roman"/>
          <w:sz w:val="24"/>
          <w:szCs w:val="24"/>
          <w:rPrChange w:id="4684" w:author="Owner" w:date="2017-04-10T10:31:00Z">
            <w:rPr>
              <w:sz w:val="24"/>
              <w:szCs w:val="24"/>
            </w:rPr>
          </w:rPrChange>
        </w:rPr>
        <w:t>Next</w:t>
      </w:r>
      <w:r w:rsidR="00A4522F" w:rsidRPr="00194C1D">
        <w:rPr>
          <w:rFonts w:ascii="Times New Roman" w:hAnsi="Times New Roman" w:cs="Times New Roman"/>
          <w:sz w:val="24"/>
          <w:szCs w:val="24"/>
          <w:rPrChange w:id="4685" w:author="Owner" w:date="2017-04-10T10:31:00Z">
            <w:rPr>
              <w:sz w:val="24"/>
              <w:szCs w:val="24"/>
            </w:rPr>
          </w:rPrChange>
        </w:rPr>
        <w:t>, for each site, the user must specify a fraction of total fish harvested.  No distinction here is made between commercial and recreational harvests.  This parameter is modeled as a normally distributed random variable.  (Note, this could be modeled as a Dirichlet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194C1D" w:rsidRDefault="0049345B" w:rsidP="00D20A24">
      <w:pPr>
        <w:rPr>
          <w:rFonts w:ascii="Times New Roman" w:hAnsi="Times New Roman" w:cs="Times New Roman"/>
          <w:sz w:val="24"/>
          <w:szCs w:val="24"/>
          <w:rPrChange w:id="4686" w:author="Owner" w:date="2017-04-10T10:31:00Z">
            <w:rPr>
              <w:sz w:val="24"/>
              <w:szCs w:val="24"/>
            </w:rPr>
          </w:rPrChange>
        </w:rPr>
      </w:pPr>
    </w:p>
    <w:p w:rsidR="003C54E6" w:rsidRPr="00194C1D" w:rsidRDefault="00242B0A" w:rsidP="00D20A24">
      <w:pPr>
        <w:rPr>
          <w:rFonts w:ascii="Times New Roman" w:hAnsi="Times New Roman" w:cs="Times New Roman"/>
          <w:sz w:val="24"/>
          <w:szCs w:val="24"/>
          <w:rPrChange w:id="4687" w:author="Owner" w:date="2017-04-10T10:31:00Z">
            <w:rPr>
              <w:sz w:val="24"/>
              <w:szCs w:val="24"/>
            </w:rPr>
          </w:rPrChange>
        </w:rPr>
      </w:pPr>
      <w:r w:rsidRPr="00194C1D">
        <w:rPr>
          <w:rFonts w:ascii="Times New Roman" w:hAnsi="Times New Roman" w:cs="Times New Roman"/>
          <w:sz w:val="24"/>
          <w:szCs w:val="24"/>
          <w:rPrChange w:id="4688" w:author="Owner" w:date="2017-04-10T10:31:00Z">
            <w:rPr>
              <w:sz w:val="24"/>
              <w:szCs w:val="24"/>
            </w:rPr>
          </w:rPrChange>
        </w:rPr>
        <w:t>Note that figure 7.2.9 includes inputs for both w</w:t>
      </w:r>
      <w:r w:rsidR="00787237" w:rsidRPr="00194C1D">
        <w:rPr>
          <w:rFonts w:ascii="Times New Roman" w:hAnsi="Times New Roman" w:cs="Times New Roman"/>
          <w:sz w:val="24"/>
          <w:szCs w:val="24"/>
          <w:rPrChange w:id="4689" w:author="Owner" w:date="2017-04-10T10:31:00Z">
            <w:rPr>
              <w:sz w:val="24"/>
              <w:szCs w:val="24"/>
            </w:rPr>
          </w:rPrChange>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194C1D">
        <w:rPr>
          <w:rFonts w:ascii="Times New Roman" w:hAnsi="Times New Roman" w:cs="Times New Roman"/>
          <w:sz w:val="24"/>
          <w:szCs w:val="24"/>
          <w:rPrChange w:id="4690" w:author="Owner" w:date="2017-04-10T10:31:00Z">
            <w:rPr>
              <w:sz w:val="24"/>
              <w:szCs w:val="24"/>
            </w:rPr>
          </w:rPrChange>
        </w:rPr>
        <w:t xml:space="preserve"> </w:t>
      </w:r>
    </w:p>
    <w:p w:rsidR="003A4EC2" w:rsidRPr="00194C1D" w:rsidRDefault="003A4EC2" w:rsidP="00D20A24">
      <w:pPr>
        <w:rPr>
          <w:rFonts w:ascii="Times New Roman" w:hAnsi="Times New Roman" w:cs="Times New Roman"/>
          <w:b/>
          <w:sz w:val="24"/>
          <w:szCs w:val="24"/>
          <w:rPrChange w:id="4691" w:author="Owner" w:date="2017-04-10T10:31:00Z">
            <w:rPr>
              <w:b/>
              <w:sz w:val="24"/>
              <w:szCs w:val="24"/>
            </w:rPr>
          </w:rPrChange>
        </w:rPr>
      </w:pPr>
    </w:p>
    <w:p w:rsidR="003A4EC2" w:rsidRPr="00194C1D" w:rsidRDefault="003A4EC2" w:rsidP="00D20A24">
      <w:pPr>
        <w:rPr>
          <w:rFonts w:ascii="Times New Roman" w:hAnsi="Times New Roman" w:cs="Times New Roman"/>
          <w:sz w:val="24"/>
          <w:szCs w:val="24"/>
          <w:rPrChange w:id="4692" w:author="Owner" w:date="2017-04-10T10:31:00Z">
            <w:rPr>
              <w:sz w:val="24"/>
              <w:szCs w:val="24"/>
            </w:rPr>
          </w:rPrChange>
        </w:rPr>
      </w:pPr>
      <w:r w:rsidRPr="00194C1D">
        <w:rPr>
          <w:rFonts w:ascii="Times New Roman" w:hAnsi="Times New Roman" w:cs="Times New Roman"/>
          <w:b/>
          <w:sz w:val="24"/>
          <w:szCs w:val="24"/>
          <w:rPrChange w:id="4693" w:author="Owner" w:date="2017-04-10T10:31:00Z">
            <w:rPr>
              <w:b/>
              <w:sz w:val="24"/>
              <w:szCs w:val="24"/>
            </w:rPr>
          </w:rPrChange>
        </w:rPr>
        <w:t>Hatchery Introductions</w:t>
      </w:r>
    </w:p>
    <w:p w:rsidR="00DD5FEC" w:rsidRPr="00194C1D" w:rsidRDefault="00FA6416" w:rsidP="00D20A24">
      <w:pPr>
        <w:rPr>
          <w:rFonts w:ascii="Times New Roman" w:hAnsi="Times New Roman" w:cs="Times New Roman"/>
          <w:sz w:val="24"/>
          <w:szCs w:val="24"/>
          <w:rPrChange w:id="4694" w:author="Owner" w:date="2017-04-10T10:31:00Z">
            <w:rPr>
              <w:sz w:val="24"/>
              <w:szCs w:val="24"/>
            </w:rPr>
          </w:rPrChange>
        </w:rPr>
      </w:pPr>
      <w:r w:rsidRPr="00194C1D">
        <w:rPr>
          <w:rFonts w:ascii="Times New Roman" w:hAnsi="Times New Roman" w:cs="Times New Roman"/>
          <w:sz w:val="24"/>
          <w:szCs w:val="24"/>
          <w:rPrChange w:id="4695" w:author="Owner" w:date="2017-04-10T10:31:00Z">
            <w:rPr>
              <w:sz w:val="24"/>
              <w:szCs w:val="24"/>
            </w:rPr>
          </w:rPrChange>
        </w:rPr>
        <w:t>Figure 7.2.10 shows the user inputs related to hatchery fish introductions.  The top row simply lists the number of hatchery fish per year introduced at each life stage</w:t>
      </w:r>
      <w:r w:rsidR="00556328" w:rsidRPr="00194C1D">
        <w:rPr>
          <w:rFonts w:ascii="Times New Roman" w:hAnsi="Times New Roman" w:cs="Times New Roman"/>
          <w:sz w:val="24"/>
          <w:szCs w:val="24"/>
          <w:rPrChange w:id="4696" w:author="Owner" w:date="2017-04-10T10:31:00Z">
            <w:rPr>
              <w:sz w:val="24"/>
              <w:szCs w:val="24"/>
            </w:rPr>
          </w:rPrChange>
        </w:rPr>
        <w:t>, for a given site</w:t>
      </w:r>
      <w:r w:rsidRPr="00194C1D">
        <w:rPr>
          <w:rFonts w:ascii="Times New Roman" w:hAnsi="Times New Roman" w:cs="Times New Roman"/>
          <w:sz w:val="24"/>
          <w:szCs w:val="24"/>
          <w:rPrChange w:id="4697" w:author="Owner" w:date="2017-04-10T10:31:00Z">
            <w:rPr>
              <w:sz w:val="24"/>
              <w:szCs w:val="24"/>
            </w:rPr>
          </w:rPrChange>
        </w:rPr>
        <w:t xml:space="preserve">.  Fish can be introduced as eggs, fry, </w:t>
      </w:r>
      <w:del w:id="4698" w:author="Mark Armour" w:date="2017-04-04T11:57:00Z">
        <w:r w:rsidRPr="00194C1D" w:rsidDel="005B25B5">
          <w:rPr>
            <w:rFonts w:ascii="Times New Roman" w:hAnsi="Times New Roman" w:cs="Times New Roman"/>
            <w:sz w:val="24"/>
            <w:szCs w:val="24"/>
            <w:rPrChange w:id="4699" w:author="Owner" w:date="2017-04-10T10:31:00Z">
              <w:rPr>
                <w:sz w:val="24"/>
                <w:szCs w:val="24"/>
              </w:rPr>
            </w:rPrChange>
          </w:rPr>
          <w:delText>presmolt</w:delText>
        </w:r>
      </w:del>
      <w:del w:id="4700" w:author="Mark Armour" w:date="2017-04-04T11:58:00Z">
        <w:r w:rsidRPr="00194C1D" w:rsidDel="005B25B5">
          <w:rPr>
            <w:rFonts w:ascii="Times New Roman" w:hAnsi="Times New Roman" w:cs="Times New Roman"/>
            <w:sz w:val="24"/>
            <w:szCs w:val="24"/>
            <w:rPrChange w:id="4701" w:author="Owner" w:date="2017-04-10T10:31:00Z">
              <w:rPr>
                <w:sz w:val="24"/>
                <w:szCs w:val="24"/>
              </w:rPr>
            </w:rPrChange>
          </w:rPr>
          <w:delText>s</w:delText>
        </w:r>
      </w:del>
      <w:ins w:id="4702" w:author="Mark Armour" w:date="2017-04-04T11:58:00Z">
        <w:r w:rsidR="005B25B5" w:rsidRPr="00194C1D">
          <w:rPr>
            <w:rFonts w:ascii="Times New Roman" w:hAnsi="Times New Roman" w:cs="Times New Roman"/>
            <w:sz w:val="24"/>
            <w:szCs w:val="24"/>
            <w:rPrChange w:id="4703" w:author="Owner" w:date="2017-04-10T10:31:00Z">
              <w:rPr>
                <w:sz w:val="24"/>
                <w:szCs w:val="24"/>
              </w:rPr>
            </w:rPrChange>
          </w:rPr>
          <w:t>One-Plus</w:t>
        </w:r>
      </w:ins>
      <w:r w:rsidRPr="00194C1D">
        <w:rPr>
          <w:rFonts w:ascii="Times New Roman" w:hAnsi="Times New Roman" w:cs="Times New Roman"/>
          <w:sz w:val="24"/>
          <w:szCs w:val="24"/>
          <w:rPrChange w:id="4704" w:author="Owner" w:date="2017-04-10T10:31:00Z">
            <w:rPr>
              <w:sz w:val="24"/>
              <w:szCs w:val="24"/>
            </w:rPr>
          </w:rPrChange>
        </w:rPr>
        <w:t>, or smolts.  Fish can be introduced at multiple life stages during a single simulation</w:t>
      </w:r>
      <w:r w:rsidR="00DD5FEC" w:rsidRPr="00194C1D">
        <w:rPr>
          <w:rFonts w:ascii="Times New Roman" w:hAnsi="Times New Roman" w:cs="Times New Roman"/>
          <w:sz w:val="24"/>
          <w:szCs w:val="24"/>
          <w:rPrChange w:id="4705" w:author="Owner" w:date="2017-04-10T10:31:00Z">
            <w:rPr>
              <w:sz w:val="24"/>
              <w:szCs w:val="24"/>
            </w:rPr>
          </w:rPrChange>
        </w:rPr>
        <w:t xml:space="preserve">.  </w:t>
      </w:r>
    </w:p>
    <w:p w:rsidR="00FA6416" w:rsidRPr="00194C1D" w:rsidRDefault="00DD5FEC" w:rsidP="00D20A24">
      <w:pPr>
        <w:rPr>
          <w:rFonts w:ascii="Times New Roman" w:hAnsi="Times New Roman" w:cs="Times New Roman"/>
          <w:sz w:val="24"/>
          <w:szCs w:val="24"/>
          <w:rPrChange w:id="4706" w:author="Owner" w:date="2017-04-10T10:31:00Z">
            <w:rPr>
              <w:sz w:val="24"/>
              <w:szCs w:val="24"/>
            </w:rPr>
          </w:rPrChange>
        </w:rPr>
      </w:pPr>
      <w:r w:rsidRPr="00194C1D">
        <w:rPr>
          <w:rFonts w:ascii="Times New Roman" w:hAnsi="Times New Roman" w:cs="Times New Roman"/>
          <w:sz w:val="24"/>
          <w:szCs w:val="24"/>
          <w:rPrChange w:id="4707" w:author="Owner" w:date="2017-04-10T10:31:00Z">
            <w:rPr>
              <w:sz w:val="24"/>
              <w:szCs w:val="24"/>
            </w:rPr>
          </w:rPrChange>
        </w:rPr>
        <w:t xml:space="preserve">Note that, in the current version of the model, stochasticity and temporal trend changes are not enabled for hatchery introductions.  Step function changes can be modeled as in all other </w:t>
      </w:r>
      <w:r w:rsidR="00AE171C" w:rsidRPr="00194C1D">
        <w:rPr>
          <w:rFonts w:ascii="Times New Roman" w:hAnsi="Times New Roman" w:cs="Times New Roman"/>
          <w:sz w:val="24"/>
          <w:szCs w:val="24"/>
          <w:rPrChange w:id="4708" w:author="Owner" w:date="2017-04-10T10:31:00Z">
            <w:rPr>
              <w:sz w:val="24"/>
              <w:szCs w:val="24"/>
            </w:rPr>
          </w:rPrChange>
        </w:rPr>
        <w:t>parameters</w:t>
      </w:r>
      <w:r w:rsidR="00FA6416" w:rsidRPr="00194C1D">
        <w:rPr>
          <w:rFonts w:ascii="Times New Roman" w:hAnsi="Times New Roman" w:cs="Times New Roman"/>
          <w:sz w:val="24"/>
          <w:szCs w:val="24"/>
          <w:rPrChange w:id="4709" w:author="Owner" w:date="2017-04-10T10:31:00Z">
            <w:rPr>
              <w:sz w:val="24"/>
              <w:szCs w:val="24"/>
            </w:rPr>
          </w:rPrChange>
        </w:rPr>
        <w:t>.</w:t>
      </w:r>
    </w:p>
    <w:p w:rsidR="00DD5FEC" w:rsidRPr="00194C1D" w:rsidRDefault="00DD5FEC" w:rsidP="00D20A24">
      <w:pPr>
        <w:rPr>
          <w:rFonts w:ascii="Times New Roman" w:hAnsi="Times New Roman" w:cs="Times New Roman"/>
          <w:sz w:val="24"/>
          <w:szCs w:val="24"/>
          <w:rPrChange w:id="4710" w:author="Owner" w:date="2017-04-10T10:31:00Z">
            <w:rPr>
              <w:sz w:val="24"/>
              <w:szCs w:val="24"/>
            </w:rPr>
          </w:rPrChange>
        </w:rPr>
      </w:pPr>
      <w:r w:rsidRPr="00194C1D">
        <w:rPr>
          <w:rFonts w:ascii="Times New Roman" w:hAnsi="Times New Roman" w:cs="Times New Roman"/>
          <w:noProof/>
          <w:rPrChange w:id="4711" w:author="Owner" w:date="2017-04-10T10:31:00Z">
            <w:rPr>
              <w:noProof/>
            </w:rPr>
          </w:rPrChange>
        </w:rPr>
        <w:lastRenderedPageBreak/>
        <mc:AlternateContent>
          <mc:Choice Requires="wps">
            <w:drawing>
              <wp:anchor distT="0" distB="0" distL="114300" distR="114300" simplePos="0" relativeHeight="251718656" behindDoc="0" locked="0" layoutInCell="1" allowOverlap="1" wp14:anchorId="79BAD5AD" wp14:editId="0FA4516D">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194C1D" w:rsidRDefault="00194C1D" w:rsidP="00DD5FEC">
                            <w:r>
                              <w:rPr>
                                <w:b/>
                                <w:sz w:val="24"/>
                                <w:szCs w:val="24"/>
                              </w:rPr>
                              <w:t>F</w:t>
                            </w:r>
                            <w:r w:rsidRPr="005A5135">
                              <w:rPr>
                                <w:b/>
                                <w:sz w:val="24"/>
                                <w:szCs w:val="24"/>
                              </w:rPr>
                              <w:t xml:space="preserve">igure </w:t>
                            </w:r>
                            <w:del w:id="4712" w:author="Owner" w:date="2017-04-10T10:35:00Z">
                              <w:r w:rsidRPr="005A5135" w:rsidDel="00194C1D">
                                <w:rPr>
                                  <w:b/>
                                  <w:sz w:val="24"/>
                                  <w:szCs w:val="24"/>
                                </w:rPr>
                                <w:delText>7</w:delText>
                              </w:r>
                            </w:del>
                            <w:ins w:id="4713" w:author="Owner" w:date="2017-04-10T10:35:00Z">
                              <w:r>
                                <w:rPr>
                                  <w:b/>
                                  <w:sz w:val="24"/>
                                  <w:szCs w:val="24"/>
                                </w:rPr>
                                <w:t>8</w:t>
                              </w:r>
                            </w:ins>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AD5AD" id="Text Box 49" o:spid="_x0000_s1056" type="#_x0000_t202" style="position:absolute;margin-left:-2.25pt;margin-top:21.45pt;width:315.75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">
                <v:textbox>
                  <w:txbxContent>
                    <w:p w:rsidR="00194C1D" w:rsidRDefault="00194C1D" w:rsidP="00DD5FEC">
                      <w:r>
                        <w:rPr>
                          <w:b/>
                          <w:sz w:val="24"/>
                          <w:szCs w:val="24"/>
                        </w:rPr>
                        <w:t>F</w:t>
                      </w:r>
                      <w:r w:rsidRPr="005A5135">
                        <w:rPr>
                          <w:b/>
                          <w:sz w:val="24"/>
                          <w:szCs w:val="24"/>
                        </w:rPr>
                        <w:t xml:space="preserve">igure </w:t>
                      </w:r>
                      <w:del w:id="4714" w:author="Owner" w:date="2017-04-10T10:35:00Z">
                        <w:r w:rsidRPr="005A5135" w:rsidDel="00194C1D">
                          <w:rPr>
                            <w:b/>
                            <w:sz w:val="24"/>
                            <w:szCs w:val="24"/>
                          </w:rPr>
                          <w:delText>7</w:delText>
                        </w:r>
                      </w:del>
                      <w:ins w:id="4715" w:author="Owner" w:date="2017-04-10T10:35:00Z">
                        <w:r>
                          <w:rPr>
                            <w:b/>
                            <w:sz w:val="24"/>
                            <w:szCs w:val="24"/>
                          </w:rPr>
                          <w:t>8</w:t>
                        </w:r>
                      </w:ins>
                      <w:r w:rsidRPr="005A5135">
                        <w:rPr>
                          <w:b/>
                          <w:sz w:val="24"/>
                          <w:szCs w:val="24"/>
                        </w:rPr>
                        <w:t>.2.10.  Hatchery Introductions</w:t>
                      </w:r>
                    </w:p>
                    <w:p w:rsidR="00194C1D" w:rsidRDefault="00194C1D" w:rsidP="00DD5FEC">
                      <w:r w:rsidRPr="00877B61">
                        <w:rPr>
                          <w:noProof/>
                        </w:rPr>
                        <w:drawing>
                          <wp:inline distT="0" distB="0" distL="0" distR="0" wp14:anchorId="20BC26BA" wp14:editId="6D2668D6">
                            <wp:extent cx="3371850" cy="600075"/>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71850" cy="600075"/>
                                    </a:xfrm>
                                    <a:prstGeom prst="rect">
                                      <a:avLst/>
                                    </a:prstGeom>
                                    <a:noFill/>
                                    <a:ln>
                                      <a:noFill/>
                                    </a:ln>
                                  </pic:spPr>
                                </pic:pic>
                              </a:graphicData>
                            </a:graphic>
                          </wp:inline>
                        </w:drawing>
                      </w:r>
                    </w:p>
                  </w:txbxContent>
                </v:textbox>
                <w10:wrap type="topAndBottom"/>
              </v:shape>
            </w:pict>
          </mc:Fallback>
        </mc:AlternateContent>
      </w:r>
    </w:p>
    <w:p w:rsidR="003A4EC2" w:rsidRPr="00194C1D" w:rsidRDefault="003A4EC2" w:rsidP="003A4EC2">
      <w:pPr>
        <w:rPr>
          <w:rFonts w:ascii="Times New Roman" w:hAnsi="Times New Roman" w:cs="Times New Roman"/>
          <w:sz w:val="24"/>
          <w:szCs w:val="24"/>
          <w:rPrChange w:id="4716" w:author="Owner" w:date="2017-04-10T10:31:00Z">
            <w:rPr>
              <w:sz w:val="24"/>
              <w:szCs w:val="24"/>
            </w:rPr>
          </w:rPrChange>
        </w:rPr>
      </w:pPr>
      <w:r w:rsidRPr="00194C1D">
        <w:rPr>
          <w:rFonts w:ascii="Times New Roman" w:hAnsi="Times New Roman" w:cs="Times New Roman"/>
          <w:b/>
          <w:sz w:val="24"/>
          <w:szCs w:val="24"/>
          <w:rPrChange w:id="4717" w:author="Owner" w:date="2017-04-10T10:31:00Z">
            <w:rPr>
              <w:b/>
              <w:sz w:val="24"/>
              <w:szCs w:val="24"/>
            </w:rPr>
          </w:rPrChange>
        </w:rPr>
        <w:t>Hatchery Effects on Survival: Relative Survival Probability</w:t>
      </w:r>
    </w:p>
    <w:p w:rsidR="00FA6416" w:rsidRPr="00194C1D" w:rsidRDefault="00556328" w:rsidP="00D20A24">
      <w:pPr>
        <w:rPr>
          <w:rFonts w:ascii="Times New Roman" w:hAnsi="Times New Roman" w:cs="Times New Roman"/>
          <w:sz w:val="24"/>
          <w:szCs w:val="24"/>
          <w:rPrChange w:id="4718" w:author="Owner" w:date="2017-04-10T10:31:00Z">
            <w:rPr>
              <w:sz w:val="24"/>
              <w:szCs w:val="24"/>
            </w:rPr>
          </w:rPrChange>
        </w:rPr>
      </w:pPr>
      <w:r w:rsidRPr="00194C1D">
        <w:rPr>
          <w:rFonts w:ascii="Times New Roman" w:hAnsi="Times New Roman" w:cs="Times New Roman"/>
          <w:sz w:val="24"/>
          <w:szCs w:val="24"/>
          <w:rPrChange w:id="4719" w:author="Owner" w:date="2017-04-10T10:31:00Z">
            <w:rPr>
              <w:sz w:val="24"/>
              <w:szCs w:val="24"/>
            </w:rPr>
          </w:rPrChange>
        </w:rPr>
        <w:t>The next sets of inputs require</w:t>
      </w:r>
      <w:r w:rsidR="00FA6416" w:rsidRPr="00194C1D">
        <w:rPr>
          <w:rFonts w:ascii="Times New Roman" w:hAnsi="Times New Roman" w:cs="Times New Roman"/>
          <w:sz w:val="24"/>
          <w:szCs w:val="24"/>
          <w:rPrChange w:id="4720" w:author="Owner" w:date="2017-04-10T10:31:00Z">
            <w:rPr>
              <w:sz w:val="24"/>
              <w:szCs w:val="24"/>
            </w:rPr>
          </w:rPrChange>
        </w:rPr>
        <w:t xml:space="preserve"> user </w:t>
      </w:r>
      <w:r w:rsidRPr="00194C1D">
        <w:rPr>
          <w:rFonts w:ascii="Times New Roman" w:hAnsi="Times New Roman" w:cs="Times New Roman"/>
          <w:sz w:val="24"/>
          <w:szCs w:val="24"/>
          <w:rPrChange w:id="4721" w:author="Owner" w:date="2017-04-10T10:31:00Z">
            <w:rPr>
              <w:sz w:val="24"/>
              <w:szCs w:val="24"/>
            </w:rPr>
          </w:rPrChange>
        </w:rPr>
        <w:t>specification of</w:t>
      </w:r>
      <w:r w:rsidR="00FA6416" w:rsidRPr="00194C1D">
        <w:rPr>
          <w:rFonts w:ascii="Times New Roman" w:hAnsi="Times New Roman" w:cs="Times New Roman"/>
          <w:sz w:val="24"/>
          <w:szCs w:val="24"/>
          <w:rPrChange w:id="4722" w:author="Owner" w:date="2017-04-10T10:31:00Z">
            <w:rPr>
              <w:sz w:val="24"/>
              <w:szCs w:val="24"/>
            </w:rPr>
          </w:rPrChange>
        </w:rPr>
        <w:t xml:space="preserve"> the relative survival probabilities of natural</w:t>
      </w:r>
      <w:r w:rsidRPr="00194C1D">
        <w:rPr>
          <w:rFonts w:ascii="Times New Roman" w:hAnsi="Times New Roman" w:cs="Times New Roman"/>
          <w:sz w:val="24"/>
          <w:szCs w:val="24"/>
          <w:rPrChange w:id="4723" w:author="Owner" w:date="2017-04-10T10:31:00Z">
            <w:rPr>
              <w:sz w:val="24"/>
              <w:szCs w:val="24"/>
            </w:rPr>
          </w:rPrChange>
        </w:rPr>
        <w:t>,</w:t>
      </w:r>
      <w:r w:rsidR="00FA6416" w:rsidRPr="00194C1D">
        <w:rPr>
          <w:rFonts w:ascii="Times New Roman" w:hAnsi="Times New Roman" w:cs="Times New Roman"/>
          <w:sz w:val="24"/>
          <w:szCs w:val="24"/>
          <w:rPrChange w:id="4724" w:author="Owner" w:date="2017-04-10T10:31:00Z">
            <w:rPr>
              <w:sz w:val="24"/>
              <w:szCs w:val="24"/>
            </w:rPr>
          </w:rPrChange>
        </w:rPr>
        <w:t xml:space="preserve"> or “wild”</w:t>
      </w:r>
      <w:r w:rsidRPr="00194C1D">
        <w:rPr>
          <w:rFonts w:ascii="Times New Roman" w:hAnsi="Times New Roman" w:cs="Times New Roman"/>
          <w:sz w:val="24"/>
          <w:szCs w:val="24"/>
          <w:rPrChange w:id="4725" w:author="Owner" w:date="2017-04-10T10:31:00Z">
            <w:rPr>
              <w:sz w:val="24"/>
              <w:szCs w:val="24"/>
            </w:rPr>
          </w:rPrChange>
        </w:rPr>
        <w:t>,</w:t>
      </w:r>
      <w:r w:rsidR="00FA6416" w:rsidRPr="00194C1D">
        <w:rPr>
          <w:rFonts w:ascii="Times New Roman" w:hAnsi="Times New Roman" w:cs="Times New Roman"/>
          <w:sz w:val="24"/>
          <w:szCs w:val="24"/>
          <w:rPrChange w:id="4726" w:author="Owner" w:date="2017-04-10T10:31:00Z">
            <w:rPr>
              <w:sz w:val="24"/>
              <w:szCs w:val="24"/>
            </w:rPr>
          </w:rPrChange>
        </w:rPr>
        <w:t xml:space="preserve"> fish</w:t>
      </w:r>
      <w:r w:rsidRPr="00194C1D">
        <w:rPr>
          <w:rFonts w:ascii="Times New Roman" w:hAnsi="Times New Roman" w:cs="Times New Roman"/>
          <w:sz w:val="24"/>
          <w:szCs w:val="24"/>
          <w:rPrChange w:id="4727" w:author="Owner" w:date="2017-04-10T10:31:00Z">
            <w:rPr>
              <w:sz w:val="24"/>
              <w:szCs w:val="24"/>
            </w:rPr>
          </w:rPrChange>
        </w:rPr>
        <w:t>;</w:t>
      </w:r>
      <w:r w:rsidR="00FA6416" w:rsidRPr="00194C1D">
        <w:rPr>
          <w:rFonts w:ascii="Times New Roman" w:hAnsi="Times New Roman" w:cs="Times New Roman"/>
          <w:sz w:val="24"/>
          <w:szCs w:val="24"/>
          <w:rPrChange w:id="4728" w:author="Owner" w:date="2017-04-10T10:31:00Z">
            <w:rPr>
              <w:sz w:val="24"/>
              <w:szCs w:val="24"/>
            </w:rPr>
          </w:rPrChange>
        </w:rPr>
        <w:t xml:space="preserve"> hatchery fish</w:t>
      </w:r>
      <w:r w:rsidRPr="00194C1D">
        <w:rPr>
          <w:rFonts w:ascii="Times New Roman" w:hAnsi="Times New Roman" w:cs="Times New Roman"/>
          <w:sz w:val="24"/>
          <w:szCs w:val="24"/>
          <w:rPrChange w:id="4729" w:author="Owner" w:date="2017-04-10T10:31:00Z">
            <w:rPr>
              <w:sz w:val="24"/>
              <w:szCs w:val="24"/>
            </w:rPr>
          </w:rPrChange>
        </w:rPr>
        <w:t>;</w:t>
      </w:r>
      <w:r w:rsidR="00FA6416" w:rsidRPr="00194C1D">
        <w:rPr>
          <w:rFonts w:ascii="Times New Roman" w:hAnsi="Times New Roman" w:cs="Times New Roman"/>
          <w:sz w:val="24"/>
          <w:szCs w:val="24"/>
          <w:rPrChange w:id="4730" w:author="Owner" w:date="2017-04-10T10:31:00Z">
            <w:rPr>
              <w:sz w:val="24"/>
              <w:szCs w:val="24"/>
            </w:rPr>
          </w:rPrChange>
        </w:rPr>
        <w:t xml:space="preserve"> and all genetic combinations of hatchery and wild fish up to three generations removed from hatchery origin.</w:t>
      </w:r>
    </w:p>
    <w:p w:rsidR="00FA6416" w:rsidRPr="00194C1D" w:rsidRDefault="00DD5FEC" w:rsidP="00D20A24">
      <w:pPr>
        <w:rPr>
          <w:rFonts w:ascii="Times New Roman" w:hAnsi="Times New Roman" w:cs="Times New Roman"/>
          <w:sz w:val="24"/>
          <w:szCs w:val="24"/>
          <w:rPrChange w:id="4731" w:author="Owner" w:date="2017-04-10T10:31:00Z">
            <w:rPr>
              <w:sz w:val="24"/>
              <w:szCs w:val="24"/>
            </w:rPr>
          </w:rPrChange>
        </w:rPr>
      </w:pPr>
      <w:r w:rsidRPr="00194C1D">
        <w:rPr>
          <w:rFonts w:ascii="Times New Roman" w:hAnsi="Times New Roman" w:cs="Times New Roman"/>
          <w:b/>
          <w:noProof/>
          <w:sz w:val="24"/>
          <w:szCs w:val="24"/>
          <w:rPrChange w:id="4732" w:author="Owner" w:date="2017-04-10T10:31:00Z">
            <w:rPr>
              <w:b/>
              <w:noProof/>
              <w:sz w:val="24"/>
              <w:szCs w:val="24"/>
            </w:rPr>
          </w:rPrChange>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-333375</wp:posOffset>
                </wp:positionH>
                <wp:positionV relativeFrom="paragraph">
                  <wp:posOffset>1035050</wp:posOffset>
                </wp:positionV>
                <wp:extent cx="6772275" cy="2314575"/>
                <wp:effectExtent l="0" t="0" r="28575" b="2857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3145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w:t>
                            </w:r>
                            <w:del w:id="4733" w:author="Owner" w:date="2017-04-10T10:35:00Z">
                              <w:r w:rsidDel="00194C1D">
                                <w:rPr>
                                  <w:b/>
                                  <w:sz w:val="24"/>
                                  <w:szCs w:val="24"/>
                                </w:rPr>
                                <w:delText>7</w:delText>
                              </w:r>
                            </w:del>
                            <w:ins w:id="4734" w:author="Owner" w:date="2017-04-10T10:35:00Z">
                              <w:r>
                                <w:rPr>
                                  <w:b/>
                                  <w:sz w:val="24"/>
                                  <w:szCs w:val="24"/>
                                </w:rPr>
                                <w:t>8</w:t>
                              </w:r>
                            </w:ins>
                            <w:r>
                              <w:rPr>
                                <w:b/>
                                <w:sz w:val="24"/>
                                <w:szCs w:val="24"/>
                              </w:rPr>
                              <w:t xml:space="preserve">.2.11: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7" type="#_x0000_t202" style="position:absolute;margin-left:-26.25pt;margin-top:81.5pt;width:533.25pt;height:18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ckJwIAAE4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">
                <v:textbox>
                  <w:txbxContent>
                    <w:p w:rsidR="00194C1D" w:rsidRDefault="00194C1D" w:rsidP="00877B61">
                      <w:pPr>
                        <w:rPr>
                          <w:b/>
                          <w:sz w:val="24"/>
                          <w:szCs w:val="24"/>
                        </w:rPr>
                      </w:pPr>
                      <w:r>
                        <w:rPr>
                          <w:b/>
                          <w:sz w:val="24"/>
                          <w:szCs w:val="24"/>
                        </w:rPr>
                        <w:t xml:space="preserve">Figure </w:t>
                      </w:r>
                      <w:del w:id="4735" w:author="Owner" w:date="2017-04-10T10:35:00Z">
                        <w:r w:rsidDel="00194C1D">
                          <w:rPr>
                            <w:b/>
                            <w:sz w:val="24"/>
                            <w:szCs w:val="24"/>
                          </w:rPr>
                          <w:delText>7</w:delText>
                        </w:r>
                      </w:del>
                      <w:ins w:id="4736" w:author="Owner" w:date="2017-04-10T10:35:00Z">
                        <w:r>
                          <w:rPr>
                            <w:b/>
                            <w:sz w:val="24"/>
                            <w:szCs w:val="24"/>
                          </w:rPr>
                          <w:t>8</w:t>
                        </w:r>
                      </w:ins>
                      <w:r>
                        <w:rPr>
                          <w:b/>
                          <w:sz w:val="24"/>
                          <w:szCs w:val="24"/>
                        </w:rPr>
                        <w:t xml:space="preserve">.2.11: Hatchery </w:t>
                      </w:r>
                      <w:r w:rsidRPr="005A5135">
                        <w:rPr>
                          <w:b/>
                          <w:sz w:val="24"/>
                          <w:szCs w:val="24"/>
                        </w:rPr>
                        <w:t>Effects on Survival</w:t>
                      </w:r>
                      <w:r>
                        <w:rPr>
                          <w:b/>
                          <w:sz w:val="24"/>
                          <w:szCs w:val="24"/>
                        </w:rPr>
                        <w:t>: Relative Survival Probability</w:t>
                      </w:r>
                      <w:r w:rsidRPr="005A5135">
                        <w:rPr>
                          <w:b/>
                          <w:sz w:val="24"/>
                          <w:szCs w:val="24"/>
                        </w:rPr>
                        <w:t xml:space="preserve"> </w:t>
                      </w:r>
                    </w:p>
                    <w:p w:rsidR="00194C1D" w:rsidRDefault="00194C1D">
                      <w:r w:rsidRPr="00877B61">
                        <w:rPr>
                          <w:noProof/>
                        </w:rPr>
                        <w:drawing>
                          <wp:inline distT="0" distB="0" distL="0" distR="0" wp14:anchorId="1F299AA6" wp14:editId="1A1E9D29">
                            <wp:extent cx="6449060" cy="1690530"/>
                            <wp:effectExtent l="19050" t="19050" r="27940" b="2413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9060" cy="1690530"/>
                                    </a:xfrm>
                                    <a:prstGeom prst="rect">
                                      <a:avLst/>
                                    </a:prstGeom>
                                    <a:noFill/>
                                    <a:ln w="6350">
                                      <a:solidFill>
                                        <a:schemeClr val="tx1"/>
                                      </a:solidFill>
                                    </a:ln>
                                  </pic:spPr>
                                </pic:pic>
                              </a:graphicData>
                            </a:graphic>
                          </wp:inline>
                        </w:drawing>
                      </w:r>
                    </w:p>
                  </w:txbxContent>
                </v:textbox>
                <w10:wrap type="topAndBottom"/>
              </v:shape>
            </w:pict>
          </mc:Fallback>
        </mc:AlternateContent>
      </w:r>
      <w:r w:rsidR="00FA6416" w:rsidRPr="00194C1D">
        <w:rPr>
          <w:rFonts w:ascii="Times New Roman" w:hAnsi="Times New Roman" w:cs="Times New Roman"/>
          <w:sz w:val="24"/>
          <w:szCs w:val="24"/>
          <w:rPrChange w:id="4737" w:author="Owner" w:date="2017-04-10T10:31:00Z">
            <w:rPr>
              <w:sz w:val="24"/>
              <w:szCs w:val="24"/>
            </w:rPr>
          </w:rPrChange>
        </w:rPr>
        <w:t xml:space="preserve">Finally, the relative fecundity for fish of a given ancestry is user input on the right hand column of this table.  This, as described in section 4.12, is a scalar applied at the egg stage for eggs of the given genetic category.  </w:t>
      </w:r>
      <w:r w:rsidRPr="00194C1D">
        <w:rPr>
          <w:rFonts w:ascii="Times New Roman" w:hAnsi="Times New Roman" w:cs="Times New Roman"/>
          <w:sz w:val="24"/>
          <w:szCs w:val="24"/>
          <w:rPrChange w:id="4738" w:author="Owner" w:date="2017-04-10T10:31:00Z">
            <w:rPr>
              <w:sz w:val="24"/>
              <w:szCs w:val="24"/>
            </w:rPr>
          </w:rPrChange>
        </w:rPr>
        <w:t xml:space="preserve"> </w:t>
      </w:r>
    </w:p>
    <w:p w:rsidR="00556328" w:rsidRPr="00194C1D" w:rsidRDefault="00556328" w:rsidP="00D20A24">
      <w:pPr>
        <w:rPr>
          <w:rFonts w:ascii="Times New Roman" w:hAnsi="Times New Roman" w:cs="Times New Roman"/>
          <w:sz w:val="24"/>
          <w:szCs w:val="24"/>
          <w:rPrChange w:id="4739" w:author="Owner" w:date="2017-04-10T10:31:00Z">
            <w:rPr>
              <w:sz w:val="24"/>
              <w:szCs w:val="24"/>
            </w:rPr>
          </w:rPrChange>
        </w:rPr>
      </w:pPr>
    </w:p>
    <w:p w:rsidR="00DD5FEC" w:rsidRPr="00194C1D" w:rsidRDefault="00DD5FEC" w:rsidP="00D20A24">
      <w:pPr>
        <w:rPr>
          <w:rFonts w:ascii="Times New Roman" w:hAnsi="Times New Roman" w:cs="Times New Roman"/>
          <w:sz w:val="24"/>
          <w:szCs w:val="24"/>
          <w:rPrChange w:id="4740" w:author="Owner" w:date="2017-04-10T10:31:00Z">
            <w:rPr>
              <w:sz w:val="24"/>
              <w:szCs w:val="24"/>
            </w:rPr>
          </w:rPrChange>
        </w:rPr>
      </w:pPr>
      <w:r w:rsidRPr="00194C1D">
        <w:rPr>
          <w:rFonts w:ascii="Times New Roman" w:hAnsi="Times New Roman" w:cs="Times New Roman"/>
          <w:sz w:val="24"/>
          <w:szCs w:val="24"/>
          <w:rPrChange w:id="4741" w:author="Owner" w:date="2017-04-10T10:31:00Z">
            <w:rPr>
              <w:sz w:val="24"/>
              <w:szCs w:val="24"/>
            </w:rPr>
          </w:rPrChange>
        </w:rPr>
        <w:t>Note that, in the current version of the model, stochasticity and temporal trend changes are not enabled for hatchery effects on relative survival probability.  Step function changes can be modeled as in all other parameters.</w:t>
      </w:r>
    </w:p>
    <w:p w:rsidR="00DD5FEC" w:rsidRPr="00194C1D" w:rsidRDefault="00DD5FEC" w:rsidP="00D20A24">
      <w:pPr>
        <w:rPr>
          <w:rFonts w:ascii="Times New Roman" w:hAnsi="Times New Roman" w:cs="Times New Roman"/>
          <w:b/>
          <w:sz w:val="24"/>
          <w:szCs w:val="24"/>
          <w:rPrChange w:id="4742" w:author="Owner" w:date="2017-04-10T10:31:00Z">
            <w:rPr>
              <w:b/>
              <w:sz w:val="24"/>
              <w:szCs w:val="24"/>
            </w:rPr>
          </w:rPrChange>
        </w:rPr>
      </w:pPr>
      <w:r w:rsidRPr="00194C1D">
        <w:rPr>
          <w:rFonts w:ascii="Times New Roman" w:hAnsi="Times New Roman" w:cs="Times New Roman"/>
          <w:b/>
          <w:sz w:val="24"/>
          <w:szCs w:val="24"/>
          <w:rPrChange w:id="4743" w:author="Owner" w:date="2017-04-10T10:31:00Z">
            <w:rPr>
              <w:b/>
              <w:sz w:val="24"/>
              <w:szCs w:val="24"/>
            </w:rPr>
          </w:rPrChange>
        </w:rPr>
        <w:t>Fecundity of Female Spawners</w:t>
      </w:r>
    </w:p>
    <w:p w:rsidR="00DD5FEC" w:rsidRPr="00194C1D" w:rsidRDefault="00DD5FEC" w:rsidP="00D20A24">
      <w:pPr>
        <w:rPr>
          <w:rFonts w:ascii="Times New Roman" w:hAnsi="Times New Roman" w:cs="Times New Roman"/>
          <w:sz w:val="24"/>
          <w:szCs w:val="24"/>
          <w:rPrChange w:id="4744" w:author="Owner" w:date="2017-04-10T10:31:00Z">
            <w:rPr>
              <w:sz w:val="24"/>
              <w:szCs w:val="24"/>
            </w:rPr>
          </w:rPrChange>
        </w:rPr>
      </w:pPr>
      <w:r w:rsidRPr="00194C1D">
        <w:rPr>
          <w:rFonts w:ascii="Times New Roman" w:hAnsi="Times New Roman" w:cs="Times New Roman"/>
          <w:sz w:val="24"/>
          <w:szCs w:val="24"/>
          <w:rPrChange w:id="4745" w:author="Owner" w:date="2017-04-10T10:31:00Z">
            <w:rPr>
              <w:sz w:val="24"/>
              <w:szCs w:val="24"/>
            </w:rPr>
          </w:rPrChange>
        </w:rPr>
        <w:t>In the next set of required inputs, the user must enter estimates for</w:t>
      </w:r>
      <w:r w:rsidR="007D2D82" w:rsidRPr="00194C1D">
        <w:rPr>
          <w:rFonts w:ascii="Times New Roman" w:hAnsi="Times New Roman" w:cs="Times New Roman"/>
          <w:sz w:val="24"/>
          <w:szCs w:val="24"/>
          <w:rPrChange w:id="4746" w:author="Owner" w:date="2017-04-10T10:31:00Z">
            <w:rPr>
              <w:sz w:val="24"/>
              <w:szCs w:val="24"/>
            </w:rPr>
          </w:rPrChange>
        </w:rPr>
        <w:t xml:space="preserve"> fecundity of female spawners.  As this is thought be vary by genetic sub-species type, and certainly varies by age of the returning female fish, the user must specify estimates for all age/genetic sub-species type combinations, as shown in </w:t>
      </w:r>
      <w:r w:rsidRPr="00194C1D">
        <w:rPr>
          <w:rFonts w:ascii="Times New Roman" w:hAnsi="Times New Roman" w:cs="Times New Roman"/>
          <w:sz w:val="24"/>
          <w:szCs w:val="24"/>
          <w:rPrChange w:id="4747" w:author="Owner" w:date="2017-04-10T10:31:00Z">
            <w:rPr>
              <w:sz w:val="24"/>
              <w:szCs w:val="24"/>
            </w:rPr>
          </w:rPrChange>
        </w:rPr>
        <w:t xml:space="preserve"> Figure 7.2.12</w:t>
      </w:r>
      <w:r w:rsidR="007D2D82" w:rsidRPr="00194C1D">
        <w:rPr>
          <w:rFonts w:ascii="Times New Roman" w:hAnsi="Times New Roman" w:cs="Times New Roman"/>
          <w:sz w:val="24"/>
          <w:szCs w:val="24"/>
          <w:rPrChange w:id="4748" w:author="Owner" w:date="2017-04-10T10:31:00Z">
            <w:rPr>
              <w:sz w:val="24"/>
              <w:szCs w:val="24"/>
            </w:rPr>
          </w:rPrChange>
        </w:rPr>
        <w:t>.</w:t>
      </w:r>
    </w:p>
    <w:p w:rsidR="00877B61" w:rsidRPr="00194C1D" w:rsidRDefault="00DD5FEC" w:rsidP="00D20A24">
      <w:pPr>
        <w:rPr>
          <w:rFonts w:ascii="Times New Roman" w:hAnsi="Times New Roman" w:cs="Times New Roman"/>
          <w:b/>
          <w:sz w:val="24"/>
          <w:szCs w:val="24"/>
          <w:rPrChange w:id="4749" w:author="Owner" w:date="2017-04-10T10:31:00Z">
            <w:rPr>
              <w:b/>
              <w:sz w:val="24"/>
              <w:szCs w:val="24"/>
            </w:rPr>
          </w:rPrChange>
        </w:rPr>
      </w:pPr>
      <w:r w:rsidRPr="00194C1D">
        <w:rPr>
          <w:rFonts w:ascii="Times New Roman" w:hAnsi="Times New Roman" w:cs="Times New Roman"/>
          <w:b/>
          <w:noProof/>
          <w:sz w:val="24"/>
          <w:szCs w:val="24"/>
          <w:rPrChange w:id="4750" w:author="Owner" w:date="2017-04-10T10:31:00Z">
            <w:rPr>
              <w:b/>
              <w:noProof/>
              <w:sz w:val="24"/>
              <w:szCs w:val="24"/>
            </w:rPr>
          </w:rPrChange>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-428625</wp:posOffset>
                </wp:positionH>
                <wp:positionV relativeFrom="paragraph">
                  <wp:posOffset>125730</wp:posOffset>
                </wp:positionV>
                <wp:extent cx="6762750" cy="2305050"/>
                <wp:effectExtent l="0" t="0" r="19050" b="1905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05050"/>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w:t>
                            </w:r>
                            <w:del w:id="4751" w:author="Owner" w:date="2017-04-10T10:35:00Z">
                              <w:r w:rsidDel="00194C1D">
                                <w:rPr>
                                  <w:b/>
                                  <w:sz w:val="24"/>
                                  <w:szCs w:val="24"/>
                                </w:rPr>
                                <w:delText>7</w:delText>
                              </w:r>
                            </w:del>
                            <w:ins w:id="4752" w:author="Owner" w:date="2017-04-10T10:35:00Z">
                              <w:r>
                                <w:rPr>
                                  <w:b/>
                                  <w:sz w:val="24"/>
                                  <w:szCs w:val="24"/>
                                </w:rPr>
                                <w:t>8</w:t>
                              </w:r>
                            </w:ins>
                            <w:r>
                              <w:rPr>
                                <w:b/>
                                <w:sz w:val="24"/>
                                <w:szCs w:val="24"/>
                              </w:rPr>
                              <w:t>.2.12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8" type="#_x0000_t202" style="position:absolute;margin-left:-33.75pt;margin-top:9.9pt;width:532.5pt;height:1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">
                <v:textbox>
                  <w:txbxContent>
                    <w:p w:rsidR="00194C1D" w:rsidRDefault="00194C1D" w:rsidP="00877B61">
                      <w:pPr>
                        <w:rPr>
                          <w:b/>
                          <w:sz w:val="24"/>
                          <w:szCs w:val="24"/>
                        </w:rPr>
                      </w:pPr>
                      <w:r>
                        <w:rPr>
                          <w:b/>
                          <w:sz w:val="24"/>
                          <w:szCs w:val="24"/>
                        </w:rPr>
                        <w:t xml:space="preserve">Figure </w:t>
                      </w:r>
                      <w:del w:id="4753" w:author="Owner" w:date="2017-04-10T10:35:00Z">
                        <w:r w:rsidDel="00194C1D">
                          <w:rPr>
                            <w:b/>
                            <w:sz w:val="24"/>
                            <w:szCs w:val="24"/>
                          </w:rPr>
                          <w:delText>7</w:delText>
                        </w:r>
                      </w:del>
                      <w:ins w:id="4754" w:author="Owner" w:date="2017-04-10T10:35:00Z">
                        <w:r>
                          <w:rPr>
                            <w:b/>
                            <w:sz w:val="24"/>
                            <w:szCs w:val="24"/>
                          </w:rPr>
                          <w:t>8</w:t>
                        </w:r>
                      </w:ins>
                      <w:r>
                        <w:rPr>
                          <w:b/>
                          <w:sz w:val="24"/>
                          <w:szCs w:val="24"/>
                        </w:rPr>
                        <w:t>.2.12 Female Fecundity by Years as Adult and Genetic Sub-Species Type (For Hatchery Effects)</w:t>
                      </w:r>
                    </w:p>
                    <w:p w:rsidR="00194C1D" w:rsidRDefault="00194C1D">
                      <w:r w:rsidRPr="00877B61">
                        <w:rPr>
                          <w:noProof/>
                        </w:rPr>
                        <w:drawing>
                          <wp:inline distT="0" distB="0" distL="0" distR="0" wp14:anchorId="005A91F4" wp14:editId="2D9DECEC">
                            <wp:extent cx="6570980" cy="1583806"/>
                            <wp:effectExtent l="19050" t="19050" r="20320" b="165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0980" cy="1583806"/>
                                    </a:xfrm>
                                    <a:prstGeom prst="rect">
                                      <a:avLst/>
                                    </a:prstGeom>
                                    <a:noFill/>
                                    <a:ln w="6350">
                                      <a:solidFill>
                                        <a:schemeClr val="tx1"/>
                                      </a:solidFill>
                                    </a:ln>
                                  </pic:spPr>
                                </pic:pic>
                              </a:graphicData>
                            </a:graphic>
                          </wp:inline>
                        </w:drawing>
                      </w:r>
                    </w:p>
                  </w:txbxContent>
                </v:textbox>
                <w10:wrap type="topAndBottom"/>
              </v:shape>
            </w:pict>
          </mc:Fallback>
        </mc:AlternateContent>
      </w:r>
    </w:p>
    <w:p w:rsidR="007D2D82" w:rsidRPr="00194C1D" w:rsidRDefault="007D2D82" w:rsidP="007D2D82">
      <w:pPr>
        <w:rPr>
          <w:rFonts w:ascii="Times New Roman" w:hAnsi="Times New Roman" w:cs="Times New Roman"/>
          <w:sz w:val="24"/>
          <w:szCs w:val="24"/>
          <w:rPrChange w:id="4755" w:author="Owner" w:date="2017-04-10T10:31:00Z">
            <w:rPr>
              <w:sz w:val="24"/>
              <w:szCs w:val="24"/>
            </w:rPr>
          </w:rPrChange>
        </w:rPr>
      </w:pPr>
      <w:r w:rsidRPr="00194C1D">
        <w:rPr>
          <w:rFonts w:ascii="Times New Roman" w:hAnsi="Times New Roman" w:cs="Times New Roman"/>
          <w:sz w:val="24"/>
          <w:szCs w:val="24"/>
          <w:rPrChange w:id="4756" w:author="Owner" w:date="2017-04-10T10:31:00Z">
            <w:rPr>
              <w:sz w:val="24"/>
              <w:szCs w:val="24"/>
            </w:rPr>
          </w:rPrChange>
        </w:rPr>
        <w:t>Note that, in the current version of the model, stochasticity and temporal trend changes are not enabled for female fecundity.  Step function changes can be modeled as in all other parameters.</w:t>
      </w:r>
    </w:p>
    <w:p w:rsidR="001A02D7" w:rsidRPr="00194C1D" w:rsidRDefault="001A02D7" w:rsidP="00D20A24">
      <w:pPr>
        <w:rPr>
          <w:rFonts w:ascii="Times New Roman" w:hAnsi="Times New Roman" w:cs="Times New Roman"/>
          <w:b/>
          <w:sz w:val="24"/>
          <w:szCs w:val="24"/>
          <w:rPrChange w:id="4757" w:author="Owner" w:date="2017-04-10T10:31:00Z">
            <w:rPr>
              <w:b/>
              <w:sz w:val="24"/>
              <w:szCs w:val="24"/>
            </w:rPr>
          </w:rPrChange>
        </w:rPr>
      </w:pPr>
    </w:p>
    <w:p w:rsidR="00877B61" w:rsidRPr="00194C1D" w:rsidRDefault="007D2D82" w:rsidP="00D20A24">
      <w:pPr>
        <w:rPr>
          <w:rFonts w:ascii="Times New Roman" w:hAnsi="Times New Roman" w:cs="Times New Roman"/>
          <w:b/>
          <w:sz w:val="24"/>
          <w:szCs w:val="24"/>
          <w:rPrChange w:id="4758" w:author="Owner" w:date="2017-04-10T10:31:00Z">
            <w:rPr>
              <w:b/>
              <w:sz w:val="24"/>
              <w:szCs w:val="24"/>
            </w:rPr>
          </w:rPrChange>
        </w:rPr>
      </w:pPr>
      <w:r w:rsidRPr="00194C1D">
        <w:rPr>
          <w:rFonts w:ascii="Times New Roman" w:hAnsi="Times New Roman" w:cs="Times New Roman"/>
          <w:b/>
          <w:sz w:val="24"/>
          <w:szCs w:val="24"/>
          <w:rPrChange w:id="4759" w:author="Owner" w:date="2017-04-10T10:31:00Z">
            <w:rPr>
              <w:b/>
              <w:sz w:val="24"/>
              <w:szCs w:val="24"/>
            </w:rPr>
          </w:rPrChange>
        </w:rPr>
        <w:t>Proportion of Females in Spawning Population</w:t>
      </w:r>
    </w:p>
    <w:p w:rsidR="007D2D82" w:rsidRPr="00194C1D" w:rsidRDefault="001A02D7" w:rsidP="00D20A24">
      <w:pPr>
        <w:rPr>
          <w:rFonts w:ascii="Times New Roman" w:hAnsi="Times New Roman" w:cs="Times New Roman"/>
          <w:sz w:val="24"/>
          <w:szCs w:val="24"/>
          <w:rPrChange w:id="4760" w:author="Owner" w:date="2017-04-10T10:31:00Z">
            <w:rPr>
              <w:sz w:val="24"/>
              <w:szCs w:val="24"/>
            </w:rPr>
          </w:rPrChange>
        </w:rPr>
      </w:pPr>
      <w:r w:rsidRPr="00194C1D">
        <w:rPr>
          <w:rFonts w:ascii="Times New Roman" w:hAnsi="Times New Roman" w:cs="Times New Roman"/>
          <w:b/>
          <w:noProof/>
          <w:sz w:val="24"/>
          <w:szCs w:val="24"/>
          <w:rPrChange w:id="4761" w:author="Owner" w:date="2017-04-10T10:31:00Z">
            <w:rPr>
              <w:b/>
              <w:noProof/>
              <w:sz w:val="24"/>
              <w:szCs w:val="24"/>
            </w:rPr>
          </w:rPrChange>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-333375</wp:posOffset>
                </wp:positionH>
                <wp:positionV relativeFrom="paragraph">
                  <wp:posOffset>1147445</wp:posOffset>
                </wp:positionV>
                <wp:extent cx="6581775" cy="1971675"/>
                <wp:effectExtent l="0" t="0" r="28575" b="28575"/>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971675"/>
                        </a:xfrm>
                        <a:prstGeom prst="rect">
                          <a:avLst/>
                        </a:prstGeom>
                        <a:solidFill>
                          <a:srgbClr val="FFFFFF"/>
                        </a:solidFill>
                        <a:ln w="9525">
                          <a:solidFill>
                            <a:srgbClr val="000000"/>
                          </a:solidFill>
                          <a:miter lim="800000"/>
                          <a:headEnd/>
                          <a:tailEnd/>
                        </a:ln>
                      </wps:spPr>
                      <wps:txbx>
                        <w:txbxContent>
                          <w:p w:rsidR="00194C1D" w:rsidRDefault="00194C1D" w:rsidP="00877B61">
                            <w:pPr>
                              <w:rPr>
                                <w:b/>
                                <w:sz w:val="24"/>
                                <w:szCs w:val="24"/>
                              </w:rPr>
                            </w:pPr>
                            <w:r>
                              <w:rPr>
                                <w:b/>
                                <w:sz w:val="24"/>
                                <w:szCs w:val="24"/>
                              </w:rPr>
                              <w:t xml:space="preserve">Figure </w:t>
                            </w:r>
                            <w:del w:id="4762" w:author="Owner" w:date="2017-04-10T10:35:00Z">
                              <w:r w:rsidDel="00194C1D">
                                <w:rPr>
                                  <w:b/>
                                  <w:sz w:val="24"/>
                                  <w:szCs w:val="24"/>
                                </w:rPr>
                                <w:delText>7</w:delText>
                              </w:r>
                            </w:del>
                            <w:ins w:id="4763" w:author="Owner" w:date="2017-04-10T10:35:00Z">
                              <w:r>
                                <w:rPr>
                                  <w:b/>
                                  <w:sz w:val="24"/>
                                  <w:szCs w:val="24"/>
                                </w:rPr>
                                <w:t>8</w:t>
                              </w:r>
                            </w:ins>
                            <w:r>
                              <w:rPr>
                                <w:b/>
                                <w:sz w:val="24"/>
                                <w:szCs w:val="24"/>
                              </w:rPr>
                              <w:t>.2.13 Fraction of Females in Returning Spawners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59" type="#_x0000_t202" style="position:absolute;margin-left:-26.25pt;margin-top:90.35pt;width:518.25pt;height:15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">
                <v:textbox>
                  <w:txbxContent>
                    <w:p w:rsidR="00194C1D" w:rsidRDefault="00194C1D" w:rsidP="00877B61">
                      <w:pPr>
                        <w:rPr>
                          <w:b/>
                          <w:sz w:val="24"/>
                          <w:szCs w:val="24"/>
                        </w:rPr>
                      </w:pPr>
                      <w:r>
                        <w:rPr>
                          <w:b/>
                          <w:sz w:val="24"/>
                          <w:szCs w:val="24"/>
                        </w:rPr>
                        <w:t xml:space="preserve">Figure </w:t>
                      </w:r>
                      <w:del w:id="4764" w:author="Owner" w:date="2017-04-10T10:35:00Z">
                        <w:r w:rsidDel="00194C1D">
                          <w:rPr>
                            <w:b/>
                            <w:sz w:val="24"/>
                            <w:szCs w:val="24"/>
                          </w:rPr>
                          <w:delText>7</w:delText>
                        </w:r>
                      </w:del>
                      <w:ins w:id="4765" w:author="Owner" w:date="2017-04-10T10:35:00Z">
                        <w:r>
                          <w:rPr>
                            <w:b/>
                            <w:sz w:val="24"/>
                            <w:szCs w:val="24"/>
                          </w:rPr>
                          <w:t>8</w:t>
                        </w:r>
                      </w:ins>
                      <w:r>
                        <w:rPr>
                          <w:b/>
                          <w:sz w:val="24"/>
                          <w:szCs w:val="24"/>
                        </w:rPr>
                        <w:t>.2.13 Fraction of Females in Returning Spawners by Genetic Subtype</w:t>
                      </w:r>
                    </w:p>
                    <w:p w:rsidR="00194C1D" w:rsidRDefault="00194C1D" w:rsidP="00877B61">
                      <w:r w:rsidRPr="00877B61">
                        <w:rPr>
                          <w:noProof/>
                        </w:rPr>
                        <w:drawing>
                          <wp:inline distT="0" distB="0" distL="0" distR="0" wp14:anchorId="10A01E69" wp14:editId="69BB51CC">
                            <wp:extent cx="6353175" cy="1420259"/>
                            <wp:effectExtent l="19050" t="19050" r="9525" b="279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4478" cy="1422786"/>
                                    </a:xfrm>
                                    <a:prstGeom prst="rect">
                                      <a:avLst/>
                                    </a:prstGeom>
                                    <a:noFill/>
                                    <a:ln w="6350">
                                      <a:solidFill>
                                        <a:schemeClr val="tx1"/>
                                      </a:solidFill>
                                    </a:ln>
                                  </pic:spPr>
                                </pic:pic>
                              </a:graphicData>
                            </a:graphic>
                          </wp:inline>
                        </w:drawing>
                      </w:r>
                    </w:p>
                  </w:txbxContent>
                </v:textbox>
                <w10:wrap type="topAndBottom"/>
              </v:shape>
            </w:pict>
          </mc:Fallback>
        </mc:AlternateContent>
      </w:r>
      <w:r w:rsidR="007D2D82" w:rsidRPr="00194C1D">
        <w:rPr>
          <w:rFonts w:ascii="Times New Roman" w:hAnsi="Times New Roman" w:cs="Times New Roman"/>
          <w:sz w:val="24"/>
          <w:szCs w:val="24"/>
          <w:rPrChange w:id="4766" w:author="Owner" w:date="2017-04-10T10:31:00Z">
            <w:rPr>
              <w:sz w:val="24"/>
              <w:szCs w:val="24"/>
            </w:rPr>
          </w:rPrChange>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D2D82" w:rsidRPr="00194C1D" w:rsidRDefault="007D2D82" w:rsidP="007D2D82">
      <w:pPr>
        <w:rPr>
          <w:rFonts w:ascii="Times New Roman" w:hAnsi="Times New Roman" w:cs="Times New Roman"/>
          <w:sz w:val="24"/>
          <w:szCs w:val="24"/>
          <w:rPrChange w:id="4767" w:author="Owner" w:date="2017-04-10T10:31:00Z">
            <w:rPr>
              <w:sz w:val="24"/>
              <w:szCs w:val="24"/>
            </w:rPr>
          </w:rPrChange>
        </w:rPr>
      </w:pPr>
      <w:r w:rsidRPr="00194C1D">
        <w:rPr>
          <w:rFonts w:ascii="Times New Roman" w:hAnsi="Times New Roman" w:cs="Times New Roman"/>
          <w:sz w:val="24"/>
          <w:szCs w:val="24"/>
          <w:rPrChange w:id="4768" w:author="Owner" w:date="2017-04-10T10:31:00Z">
            <w:rPr>
              <w:sz w:val="24"/>
              <w:szCs w:val="24"/>
            </w:rPr>
          </w:rPrChange>
        </w:rPr>
        <w:t>Note that, in the current version of the model, stochasticity and temporal trend changes are not enabled for the proportion of females.  Step function changes can be modeled as in all other parameters.</w:t>
      </w:r>
    </w:p>
    <w:p w:rsidR="006C5A82" w:rsidRPr="00194C1D" w:rsidRDefault="006C5A82" w:rsidP="007D2D82">
      <w:pPr>
        <w:rPr>
          <w:rFonts w:ascii="Times New Roman" w:hAnsi="Times New Roman" w:cs="Times New Roman"/>
          <w:sz w:val="24"/>
          <w:szCs w:val="24"/>
          <w:rPrChange w:id="4769" w:author="Owner" w:date="2017-04-10T10:31:00Z">
            <w:rPr>
              <w:sz w:val="24"/>
              <w:szCs w:val="24"/>
            </w:rPr>
          </w:rPrChange>
        </w:rPr>
      </w:pPr>
    </w:p>
    <w:p w:rsidR="00872AD6" w:rsidRPr="00194C1D" w:rsidRDefault="00872AD6" w:rsidP="00194C1D">
      <w:pPr>
        <w:pStyle w:val="ListParagraph"/>
        <w:numPr>
          <w:ilvl w:val="1"/>
          <w:numId w:val="17"/>
        </w:numPr>
        <w:rPr>
          <w:rFonts w:ascii="Times New Roman" w:hAnsi="Times New Roman" w:cs="Times New Roman"/>
          <w:b/>
          <w:sz w:val="24"/>
          <w:szCs w:val="24"/>
          <w:rPrChange w:id="4770" w:author="Owner" w:date="2017-04-10T10:31:00Z">
            <w:rPr>
              <w:b/>
              <w:sz w:val="24"/>
              <w:szCs w:val="24"/>
            </w:rPr>
          </w:rPrChange>
        </w:rPr>
        <w:pPrChange w:id="4771" w:author="Owner" w:date="2017-04-10T10:33:00Z">
          <w:pPr>
            <w:pStyle w:val="ListParagraph"/>
            <w:numPr>
              <w:ilvl w:val="1"/>
              <w:numId w:val="6"/>
            </w:numPr>
            <w:ind w:left="1080" w:hanging="360"/>
          </w:pPr>
        </w:pPrChange>
      </w:pPr>
      <w:r w:rsidRPr="00194C1D">
        <w:rPr>
          <w:rFonts w:ascii="Times New Roman" w:hAnsi="Times New Roman" w:cs="Times New Roman"/>
          <w:b/>
          <w:sz w:val="24"/>
          <w:szCs w:val="24"/>
          <w:rPrChange w:id="4772" w:author="Owner" w:date="2017-04-10T10:31:00Z">
            <w:rPr>
              <w:b/>
              <w:sz w:val="24"/>
              <w:szCs w:val="24"/>
            </w:rPr>
          </w:rPrChange>
        </w:rPr>
        <w:t>Cross Site Migration Matrices</w:t>
      </w:r>
    </w:p>
    <w:p w:rsidR="00872AD6" w:rsidRPr="00194C1D" w:rsidRDefault="00872AD6" w:rsidP="00D20A24">
      <w:pPr>
        <w:rPr>
          <w:rFonts w:ascii="Times New Roman" w:hAnsi="Times New Roman" w:cs="Times New Roman"/>
          <w:sz w:val="24"/>
          <w:szCs w:val="24"/>
          <w:rPrChange w:id="4773" w:author="Owner" w:date="2017-04-10T10:31:00Z">
            <w:rPr>
              <w:sz w:val="24"/>
              <w:szCs w:val="24"/>
            </w:rPr>
          </w:rPrChange>
        </w:rPr>
      </w:pPr>
      <w:r w:rsidRPr="00194C1D">
        <w:rPr>
          <w:rFonts w:ascii="Times New Roman" w:hAnsi="Times New Roman" w:cs="Times New Roman"/>
          <w:sz w:val="24"/>
          <w:szCs w:val="24"/>
          <w:rPrChange w:id="4774" w:author="Owner" w:date="2017-04-10T10:31:00Z">
            <w:rPr>
              <w:sz w:val="24"/>
              <w:szCs w:val="24"/>
            </w:rPr>
          </w:rPrChange>
        </w:rPr>
        <w:lastRenderedPageBreak/>
        <w:t xml:space="preserve">The cross site migration probabilities, as discussed in section </w:t>
      </w:r>
      <w:r w:rsidR="001F74FC" w:rsidRPr="00194C1D">
        <w:rPr>
          <w:rFonts w:ascii="Times New Roman" w:hAnsi="Times New Roman" w:cs="Times New Roman"/>
          <w:rPrChange w:id="4775" w:author="Owner" w:date="2017-04-10T10:31:00Z">
            <w:rPr/>
          </w:rPrChange>
        </w:rPr>
        <w:fldChar w:fldCharType="begin"/>
      </w:r>
      <w:r w:rsidR="001F74FC" w:rsidRPr="00194C1D">
        <w:rPr>
          <w:rFonts w:ascii="Times New Roman" w:hAnsi="Times New Roman" w:cs="Times New Roman"/>
          <w:rPrChange w:id="4776" w:author="Owner" w:date="2017-04-10T10:31:00Z">
            <w:rPr/>
          </w:rPrChange>
        </w:rPr>
        <w:instrText xml:space="preserve"> REF _Ref327275655 \r \h  \* MERGEFORMAT </w:instrText>
      </w:r>
      <w:r w:rsidR="001F74FC" w:rsidRPr="00194C1D">
        <w:rPr>
          <w:rFonts w:ascii="Times New Roman" w:hAnsi="Times New Roman" w:cs="Times New Roman"/>
          <w:rPrChange w:id="4777" w:author="Owner" w:date="2017-04-10T10:31:00Z">
            <w:rPr/>
          </w:rPrChange>
        </w:rPr>
      </w:r>
      <w:r w:rsidR="001F74FC" w:rsidRPr="00194C1D">
        <w:rPr>
          <w:rFonts w:ascii="Times New Roman" w:hAnsi="Times New Roman" w:cs="Times New Roman"/>
          <w:rPrChange w:id="4778" w:author="Owner" w:date="2017-04-10T10:31:00Z">
            <w:rPr/>
          </w:rPrChange>
        </w:rPr>
        <w:fldChar w:fldCharType="separate"/>
      </w:r>
      <w:r w:rsidR="006060E2" w:rsidRPr="00194C1D">
        <w:rPr>
          <w:rFonts w:ascii="Times New Roman" w:hAnsi="Times New Roman" w:cs="Times New Roman"/>
          <w:sz w:val="24"/>
          <w:szCs w:val="24"/>
          <w:rPrChange w:id="4779" w:author="Owner" w:date="2017-04-10T10:31:00Z">
            <w:rPr>
              <w:sz w:val="24"/>
              <w:szCs w:val="24"/>
            </w:rPr>
          </w:rPrChange>
        </w:rPr>
        <w:t>4.11</w:t>
      </w:r>
      <w:r w:rsidR="001F74FC" w:rsidRPr="00194C1D">
        <w:rPr>
          <w:rFonts w:ascii="Times New Roman" w:hAnsi="Times New Roman" w:cs="Times New Roman"/>
          <w:rPrChange w:id="4780" w:author="Owner" w:date="2017-04-10T10:31:00Z">
            <w:rPr/>
          </w:rPrChange>
        </w:rPr>
        <w:fldChar w:fldCharType="end"/>
      </w:r>
      <w:r w:rsidRPr="00194C1D">
        <w:rPr>
          <w:rFonts w:ascii="Times New Roman" w:hAnsi="Times New Roman" w:cs="Times New Roman"/>
          <w:sz w:val="24"/>
          <w:szCs w:val="24"/>
          <w:rPrChange w:id="4781" w:author="Owner" w:date="2017-04-10T10:31:00Z">
            <w:rPr>
              <w:sz w:val="24"/>
              <w:szCs w:val="24"/>
            </w:rPr>
          </w:rPrChange>
        </w:rPr>
        <w:t>, are entered on t</w:t>
      </w:r>
      <w:r w:rsidR="006C5A82" w:rsidRPr="00194C1D">
        <w:rPr>
          <w:rFonts w:ascii="Times New Roman" w:hAnsi="Times New Roman" w:cs="Times New Roman"/>
          <w:sz w:val="24"/>
          <w:szCs w:val="24"/>
          <w:rPrChange w:id="4782" w:author="Owner" w:date="2017-04-10T10:31:00Z">
            <w:rPr>
              <w:sz w:val="24"/>
              <w:szCs w:val="24"/>
            </w:rPr>
          </w:rPrChange>
        </w:rPr>
        <w:t>he cross site migration matrix input file(s), with filename(s) specified in the header file “Watershed_Header_File.csv”</w:t>
      </w:r>
      <w:r w:rsidR="00242B0A" w:rsidRPr="00194C1D">
        <w:rPr>
          <w:rFonts w:ascii="Times New Roman" w:hAnsi="Times New Roman" w:cs="Times New Roman"/>
          <w:sz w:val="24"/>
          <w:szCs w:val="24"/>
          <w:rPrChange w:id="4783" w:author="Owner" w:date="2017-04-10T10:31:00Z">
            <w:rPr>
              <w:sz w:val="24"/>
              <w:szCs w:val="24"/>
            </w:rPr>
          </w:rPrChange>
        </w:rPr>
        <w:t>.</w:t>
      </w:r>
      <w:r w:rsidRPr="00194C1D">
        <w:rPr>
          <w:rFonts w:ascii="Times New Roman" w:hAnsi="Times New Roman" w:cs="Times New Roman"/>
          <w:sz w:val="24"/>
          <w:szCs w:val="24"/>
          <w:rPrChange w:id="4784" w:author="Owner" w:date="2017-04-10T10:31:00Z">
            <w:rPr>
              <w:sz w:val="24"/>
              <w:szCs w:val="24"/>
            </w:rPr>
          </w:rPrChange>
        </w:rPr>
        <w:t xml:space="preserve">  The user must specify the probability that, for a given life stage, a fish will migrate from one site to another site.  The model includes cross site migra</w:t>
      </w:r>
      <w:r w:rsidR="00242B0A" w:rsidRPr="00194C1D">
        <w:rPr>
          <w:rFonts w:ascii="Times New Roman" w:hAnsi="Times New Roman" w:cs="Times New Roman"/>
          <w:sz w:val="24"/>
          <w:szCs w:val="24"/>
          <w:rPrChange w:id="4785" w:author="Owner" w:date="2017-04-10T10:31:00Z">
            <w:rPr>
              <w:sz w:val="24"/>
              <w:szCs w:val="24"/>
            </w:rPr>
          </w:rPrChange>
        </w:rPr>
        <w:t>tion potential for life stages</w:t>
      </w:r>
      <w:r w:rsidR="00B45645" w:rsidRPr="00194C1D">
        <w:rPr>
          <w:rFonts w:ascii="Times New Roman" w:hAnsi="Times New Roman" w:cs="Times New Roman"/>
          <w:sz w:val="24"/>
          <w:szCs w:val="24"/>
          <w:rPrChange w:id="4786" w:author="Owner" w:date="2017-04-10T10:31:00Z">
            <w:rPr>
              <w:sz w:val="24"/>
              <w:szCs w:val="24"/>
            </w:rPr>
          </w:rPrChange>
        </w:rPr>
        <w:t xml:space="preserve"> of</w:t>
      </w:r>
      <w:r w:rsidR="00242B0A" w:rsidRPr="00194C1D">
        <w:rPr>
          <w:rFonts w:ascii="Times New Roman" w:hAnsi="Times New Roman" w:cs="Times New Roman"/>
          <w:sz w:val="24"/>
          <w:szCs w:val="24"/>
          <w:rPrChange w:id="4787" w:author="Owner" w:date="2017-04-10T10:31:00Z">
            <w:rPr>
              <w:sz w:val="24"/>
              <w:szCs w:val="24"/>
            </w:rPr>
          </w:rPrChange>
        </w:rPr>
        <w:t xml:space="preserve"> fry, </w:t>
      </w:r>
      <w:r w:rsidR="007D4745" w:rsidRPr="00194C1D">
        <w:rPr>
          <w:rFonts w:ascii="Times New Roman" w:hAnsi="Times New Roman" w:cs="Times New Roman"/>
          <w:sz w:val="24"/>
          <w:szCs w:val="24"/>
          <w:rPrChange w:id="4788" w:author="Owner" w:date="2017-04-10T10:31:00Z">
            <w:rPr>
              <w:sz w:val="24"/>
              <w:szCs w:val="24"/>
            </w:rPr>
          </w:rPrChange>
        </w:rPr>
        <w:t>parr</w:t>
      </w:r>
      <w:r w:rsidRPr="00194C1D">
        <w:rPr>
          <w:rFonts w:ascii="Times New Roman" w:hAnsi="Times New Roman" w:cs="Times New Roman"/>
          <w:sz w:val="24"/>
          <w:szCs w:val="24"/>
          <w:rPrChange w:id="4789" w:author="Owner" w:date="2017-04-10T10:31:00Z">
            <w:rPr>
              <w:sz w:val="24"/>
              <w:szCs w:val="24"/>
            </w:rPr>
          </w:rPrChange>
        </w:rPr>
        <w:t xml:space="preserve">, </w:t>
      </w:r>
      <w:del w:id="4790" w:author="Mark Armour" w:date="2017-04-04T11:57:00Z">
        <w:r w:rsidR="00242B0A" w:rsidRPr="00194C1D" w:rsidDel="005B25B5">
          <w:rPr>
            <w:rFonts w:ascii="Times New Roman" w:hAnsi="Times New Roman" w:cs="Times New Roman"/>
            <w:sz w:val="24"/>
            <w:szCs w:val="24"/>
            <w:rPrChange w:id="4791" w:author="Owner" w:date="2017-04-10T10:31:00Z">
              <w:rPr>
                <w:sz w:val="24"/>
                <w:szCs w:val="24"/>
              </w:rPr>
            </w:rPrChange>
          </w:rPr>
          <w:delText>p</w:delText>
        </w:r>
        <w:r w:rsidRPr="00194C1D" w:rsidDel="005B25B5">
          <w:rPr>
            <w:rFonts w:ascii="Times New Roman" w:hAnsi="Times New Roman" w:cs="Times New Roman"/>
            <w:sz w:val="24"/>
            <w:szCs w:val="24"/>
            <w:rPrChange w:id="4792" w:author="Owner" w:date="2017-04-10T10:31:00Z">
              <w:rPr>
                <w:sz w:val="24"/>
                <w:szCs w:val="24"/>
              </w:rPr>
            </w:rPrChange>
          </w:rPr>
          <w:delText>re-</w:delText>
        </w:r>
        <w:r w:rsidR="00242B0A" w:rsidRPr="00194C1D" w:rsidDel="005B25B5">
          <w:rPr>
            <w:rFonts w:ascii="Times New Roman" w:hAnsi="Times New Roman" w:cs="Times New Roman"/>
            <w:sz w:val="24"/>
            <w:szCs w:val="24"/>
            <w:rPrChange w:id="4793" w:author="Owner" w:date="2017-04-10T10:31:00Z">
              <w:rPr>
                <w:sz w:val="24"/>
                <w:szCs w:val="24"/>
              </w:rPr>
            </w:rPrChange>
          </w:rPr>
          <w:delText>s</w:delText>
        </w:r>
        <w:r w:rsidRPr="00194C1D" w:rsidDel="005B25B5">
          <w:rPr>
            <w:rFonts w:ascii="Times New Roman" w:hAnsi="Times New Roman" w:cs="Times New Roman"/>
            <w:sz w:val="24"/>
            <w:szCs w:val="24"/>
            <w:rPrChange w:id="4794" w:author="Owner" w:date="2017-04-10T10:31:00Z">
              <w:rPr>
                <w:sz w:val="24"/>
                <w:szCs w:val="24"/>
              </w:rPr>
            </w:rPrChange>
          </w:rPr>
          <w:delText>molt</w:delText>
        </w:r>
      </w:del>
      <w:del w:id="4795" w:author="Mark Armour" w:date="2017-04-04T11:58:00Z">
        <w:r w:rsidRPr="00194C1D" w:rsidDel="005B25B5">
          <w:rPr>
            <w:rFonts w:ascii="Times New Roman" w:hAnsi="Times New Roman" w:cs="Times New Roman"/>
            <w:sz w:val="24"/>
            <w:szCs w:val="24"/>
            <w:rPrChange w:id="4796" w:author="Owner" w:date="2017-04-10T10:31:00Z">
              <w:rPr>
                <w:sz w:val="24"/>
                <w:szCs w:val="24"/>
              </w:rPr>
            </w:rPrChange>
          </w:rPr>
          <w:delText>s</w:delText>
        </w:r>
      </w:del>
      <w:ins w:id="4797" w:author="Mark Armour" w:date="2017-04-04T11:58:00Z">
        <w:r w:rsidR="005B25B5" w:rsidRPr="00194C1D">
          <w:rPr>
            <w:rFonts w:ascii="Times New Roman" w:hAnsi="Times New Roman" w:cs="Times New Roman"/>
            <w:sz w:val="24"/>
            <w:szCs w:val="24"/>
            <w:rPrChange w:id="4798" w:author="Owner" w:date="2017-04-10T10:31:00Z">
              <w:rPr>
                <w:sz w:val="24"/>
                <w:szCs w:val="24"/>
              </w:rPr>
            </w:rPrChange>
          </w:rPr>
          <w:t>One-Plus</w:t>
        </w:r>
      </w:ins>
      <w:r w:rsidR="00242B0A" w:rsidRPr="00194C1D">
        <w:rPr>
          <w:rFonts w:ascii="Times New Roman" w:hAnsi="Times New Roman" w:cs="Times New Roman"/>
          <w:sz w:val="24"/>
          <w:szCs w:val="24"/>
          <w:rPrChange w:id="4799" w:author="Owner" w:date="2017-04-10T10:31:00Z">
            <w:rPr>
              <w:sz w:val="24"/>
              <w:szCs w:val="24"/>
            </w:rPr>
          </w:rPrChange>
        </w:rPr>
        <w:t>, and returning spawners</w:t>
      </w:r>
      <w:r w:rsidRPr="00194C1D">
        <w:rPr>
          <w:rFonts w:ascii="Times New Roman" w:hAnsi="Times New Roman" w:cs="Times New Roman"/>
          <w:sz w:val="24"/>
          <w:szCs w:val="24"/>
          <w:rPrChange w:id="4800" w:author="Owner" w:date="2017-04-10T10:31:00Z">
            <w:rPr>
              <w:sz w:val="24"/>
              <w:szCs w:val="24"/>
            </w:rPr>
          </w:rPrChange>
        </w:rPr>
        <w:t xml:space="preserve">.  If </w:t>
      </w:r>
      <w:r w:rsidR="00242B0A" w:rsidRPr="00194C1D">
        <w:rPr>
          <w:rFonts w:ascii="Times New Roman" w:hAnsi="Times New Roman" w:cs="Times New Roman"/>
          <w:sz w:val="24"/>
          <w:szCs w:val="24"/>
          <w:rPrChange w:id="4801" w:author="Owner" w:date="2017-04-10T10:31:00Z">
            <w:rPr>
              <w:sz w:val="24"/>
              <w:szCs w:val="24"/>
            </w:rPr>
          </w:rPrChange>
        </w:rPr>
        <w:t>s</w:t>
      </w:r>
      <w:r w:rsidRPr="00194C1D">
        <w:rPr>
          <w:rFonts w:ascii="Times New Roman" w:hAnsi="Times New Roman" w:cs="Times New Roman"/>
          <w:sz w:val="24"/>
          <w:szCs w:val="24"/>
          <w:rPrChange w:id="4802" w:author="Owner" w:date="2017-04-10T10:31:00Z">
            <w:rPr>
              <w:sz w:val="24"/>
              <w:szCs w:val="24"/>
            </w:rPr>
          </w:rPrChange>
        </w:rPr>
        <w:t xml:space="preserve">teelhead </w:t>
      </w:r>
      <w:r w:rsidR="006C5A82" w:rsidRPr="00194C1D">
        <w:rPr>
          <w:rFonts w:ascii="Times New Roman" w:hAnsi="Times New Roman" w:cs="Times New Roman"/>
          <w:sz w:val="24"/>
          <w:szCs w:val="24"/>
          <w:rPrChange w:id="4803" w:author="Owner" w:date="2017-04-10T10:31:00Z">
            <w:rPr>
              <w:sz w:val="24"/>
              <w:szCs w:val="24"/>
            </w:rPr>
          </w:rPrChange>
        </w:rPr>
        <w:t>fish are</w:t>
      </w:r>
      <w:r w:rsidR="00B45645" w:rsidRPr="00194C1D">
        <w:rPr>
          <w:rFonts w:ascii="Times New Roman" w:hAnsi="Times New Roman" w:cs="Times New Roman"/>
          <w:sz w:val="24"/>
          <w:szCs w:val="24"/>
          <w:rPrChange w:id="4804" w:author="Owner" w:date="2017-04-10T10:31:00Z">
            <w:rPr>
              <w:sz w:val="24"/>
              <w:szCs w:val="24"/>
            </w:rPr>
          </w:rPrChange>
        </w:rPr>
        <w:t xml:space="preserve"> being</w:t>
      </w:r>
      <w:r w:rsidRPr="00194C1D">
        <w:rPr>
          <w:rFonts w:ascii="Times New Roman" w:hAnsi="Times New Roman" w:cs="Times New Roman"/>
          <w:sz w:val="24"/>
          <w:szCs w:val="24"/>
          <w:rPrChange w:id="4805" w:author="Owner" w:date="2017-04-10T10:31:00Z">
            <w:rPr>
              <w:sz w:val="24"/>
              <w:szCs w:val="24"/>
            </w:rPr>
          </w:rPrChange>
        </w:rPr>
        <w:t xml:space="preserve"> modeled, the </w:t>
      </w:r>
      <w:del w:id="4806" w:author="Mark Armour" w:date="2017-04-04T11:57:00Z">
        <w:r w:rsidRPr="00194C1D" w:rsidDel="005B25B5">
          <w:rPr>
            <w:rFonts w:ascii="Times New Roman" w:hAnsi="Times New Roman" w:cs="Times New Roman"/>
            <w:sz w:val="24"/>
            <w:szCs w:val="24"/>
            <w:rPrChange w:id="4807" w:author="Owner" w:date="2017-04-10T10:31:00Z">
              <w:rPr>
                <w:sz w:val="24"/>
                <w:szCs w:val="24"/>
              </w:rPr>
            </w:rPrChange>
          </w:rPr>
          <w:delText>pre-smolt</w:delText>
        </w:r>
      </w:del>
      <w:ins w:id="4808" w:author="Mark Armour" w:date="2017-04-04T11:57:00Z">
        <w:r w:rsidR="005B25B5" w:rsidRPr="00194C1D">
          <w:rPr>
            <w:rFonts w:ascii="Times New Roman" w:hAnsi="Times New Roman" w:cs="Times New Roman"/>
            <w:sz w:val="24"/>
            <w:szCs w:val="24"/>
            <w:rPrChange w:id="4809" w:author="Owner" w:date="2017-04-10T10:31:00Z">
              <w:rPr>
                <w:sz w:val="24"/>
                <w:szCs w:val="24"/>
              </w:rPr>
            </w:rPrChange>
          </w:rPr>
          <w:t>One-Plus</w:t>
        </w:r>
      </w:ins>
      <w:r w:rsidRPr="00194C1D">
        <w:rPr>
          <w:rFonts w:ascii="Times New Roman" w:hAnsi="Times New Roman" w:cs="Times New Roman"/>
          <w:sz w:val="24"/>
          <w:szCs w:val="24"/>
          <w:rPrChange w:id="4810" w:author="Owner" w:date="2017-04-10T10:31:00Z">
            <w:rPr>
              <w:sz w:val="24"/>
              <w:szCs w:val="24"/>
            </w:rPr>
          </w:rPrChange>
        </w:rPr>
        <w:t xml:space="preserve"> life stage can cov</w:t>
      </w:r>
      <w:r w:rsidR="00242B0A" w:rsidRPr="00194C1D">
        <w:rPr>
          <w:rFonts w:ascii="Times New Roman" w:hAnsi="Times New Roman" w:cs="Times New Roman"/>
          <w:sz w:val="24"/>
          <w:szCs w:val="24"/>
          <w:rPrChange w:id="4811" w:author="Owner" w:date="2017-04-10T10:31:00Z">
            <w:rPr>
              <w:sz w:val="24"/>
              <w:szCs w:val="24"/>
            </w:rPr>
          </w:rPrChange>
        </w:rPr>
        <w:t>er a range of fish ages, since s</w:t>
      </w:r>
      <w:r w:rsidRPr="00194C1D">
        <w:rPr>
          <w:rFonts w:ascii="Times New Roman" w:hAnsi="Times New Roman" w:cs="Times New Roman"/>
          <w:sz w:val="24"/>
          <w:szCs w:val="24"/>
          <w:rPrChange w:id="4812" w:author="Owner" w:date="2017-04-10T10:31:00Z">
            <w:rPr>
              <w:sz w:val="24"/>
              <w:szCs w:val="24"/>
            </w:rPr>
          </w:rPrChange>
        </w:rPr>
        <w:t xml:space="preserve">teelhead may stay in this life stage for a variable amount of time.  </w:t>
      </w:r>
      <w:r w:rsidR="00B45645" w:rsidRPr="00194C1D">
        <w:rPr>
          <w:rFonts w:ascii="Times New Roman" w:hAnsi="Times New Roman" w:cs="Times New Roman"/>
          <w:sz w:val="24"/>
          <w:szCs w:val="24"/>
          <w:rPrChange w:id="4813" w:author="Owner" w:date="2017-04-10T10:31:00Z">
            <w:rPr>
              <w:sz w:val="24"/>
              <w:szCs w:val="24"/>
            </w:rPr>
          </w:rPrChange>
        </w:rPr>
        <w:t>For simplicity, t</w:t>
      </w:r>
      <w:r w:rsidRPr="00194C1D">
        <w:rPr>
          <w:rFonts w:ascii="Times New Roman" w:hAnsi="Times New Roman" w:cs="Times New Roman"/>
          <w:sz w:val="24"/>
          <w:szCs w:val="24"/>
          <w:rPrChange w:id="4814" w:author="Owner" w:date="2017-04-10T10:31:00Z">
            <w:rPr>
              <w:sz w:val="24"/>
              <w:szCs w:val="24"/>
            </w:rPr>
          </w:rPrChange>
        </w:rPr>
        <w:t>he model assumes that any cross site migration happens uniformly across age distributions at this stage.</w:t>
      </w:r>
    </w:p>
    <w:p w:rsidR="00072B60" w:rsidRPr="00194C1D" w:rsidRDefault="00072B60" w:rsidP="00D20A24">
      <w:pPr>
        <w:rPr>
          <w:rFonts w:ascii="Times New Roman" w:hAnsi="Times New Roman" w:cs="Times New Roman"/>
          <w:sz w:val="24"/>
          <w:szCs w:val="24"/>
          <w:rPrChange w:id="4815" w:author="Owner" w:date="2017-04-10T10:31:00Z">
            <w:rPr>
              <w:sz w:val="24"/>
              <w:szCs w:val="24"/>
            </w:rPr>
          </w:rPrChange>
        </w:rPr>
      </w:pPr>
      <w:r w:rsidRPr="00194C1D">
        <w:rPr>
          <w:rFonts w:ascii="Times New Roman" w:hAnsi="Times New Roman" w:cs="Times New Roman"/>
          <w:sz w:val="24"/>
          <w:szCs w:val="24"/>
          <w:rPrChange w:id="4816" w:author="Owner" w:date="2017-04-10T10:31:00Z">
            <w:rPr>
              <w:sz w:val="24"/>
              <w:szCs w:val="24"/>
            </w:rPr>
          </w:rPrChange>
        </w:rPr>
        <w:t xml:space="preserve">As probabilities, the cross site migration probabilities are modeled as Dirichlet random variables.  As with other Dirichlet random variables, run to run variability, as well as temporal variability, site to site variability, and within site variability </w:t>
      </w:r>
      <w:r w:rsidR="00B45645" w:rsidRPr="00194C1D">
        <w:rPr>
          <w:rFonts w:ascii="Times New Roman" w:hAnsi="Times New Roman" w:cs="Times New Roman"/>
          <w:sz w:val="24"/>
          <w:szCs w:val="24"/>
          <w:rPrChange w:id="4817" w:author="Owner" w:date="2017-04-10T10:31:00Z">
            <w:rPr>
              <w:sz w:val="24"/>
              <w:szCs w:val="24"/>
            </w:rPr>
          </w:rPrChange>
        </w:rPr>
        <w:t>is</w:t>
      </w:r>
      <w:r w:rsidRPr="00194C1D">
        <w:rPr>
          <w:rFonts w:ascii="Times New Roman" w:hAnsi="Times New Roman" w:cs="Times New Roman"/>
          <w:sz w:val="24"/>
          <w:szCs w:val="24"/>
          <w:rPrChange w:id="4818" w:author="Owner" w:date="2017-04-10T10:31:00Z">
            <w:rPr>
              <w:sz w:val="24"/>
              <w:szCs w:val="24"/>
            </w:rPr>
          </w:rPrChange>
        </w:rPr>
        <w:t xml:space="preserve"> specified by an alpha parameter (as described in section 5.2.2).</w:t>
      </w:r>
    </w:p>
    <w:p w:rsidR="00872AD6" w:rsidRPr="00194C1D" w:rsidRDefault="0033361F" w:rsidP="00D20A24">
      <w:pPr>
        <w:rPr>
          <w:rFonts w:ascii="Times New Roman" w:hAnsi="Times New Roman" w:cs="Times New Roman"/>
          <w:sz w:val="24"/>
          <w:szCs w:val="24"/>
          <w:rPrChange w:id="4819" w:author="Owner" w:date="2017-04-10T10:31:00Z">
            <w:rPr>
              <w:sz w:val="24"/>
              <w:szCs w:val="24"/>
            </w:rPr>
          </w:rPrChange>
        </w:rPr>
      </w:pPr>
      <w:r w:rsidRPr="00194C1D">
        <w:rPr>
          <w:rFonts w:ascii="Times New Roman" w:hAnsi="Times New Roman" w:cs="Times New Roman"/>
          <w:b/>
          <w:noProof/>
          <w:sz w:val="24"/>
          <w:szCs w:val="24"/>
          <w:rPrChange w:id="4820" w:author="Owner" w:date="2017-04-10T10:31:00Z">
            <w:rPr>
              <w:b/>
              <w:noProof/>
              <w:sz w:val="24"/>
              <w:szCs w:val="24"/>
            </w:rPr>
          </w:rPrChange>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194C1D" w:rsidRPr="009D0242" w:rsidRDefault="00194C1D" w:rsidP="00FD2461">
                            <w:pPr>
                              <w:rPr>
                                <w:b/>
                                <w:sz w:val="24"/>
                                <w:szCs w:val="24"/>
                              </w:rPr>
                            </w:pPr>
                            <w:r w:rsidRPr="009D0242">
                              <w:rPr>
                                <w:b/>
                                <w:sz w:val="24"/>
                                <w:szCs w:val="24"/>
                              </w:rPr>
                              <w:t xml:space="preserve">Figure </w:t>
                            </w:r>
                            <w:del w:id="4821" w:author="Owner" w:date="2017-04-10T10:35:00Z">
                              <w:r w:rsidRPr="009D0242" w:rsidDel="00194C1D">
                                <w:rPr>
                                  <w:b/>
                                  <w:sz w:val="24"/>
                                  <w:szCs w:val="24"/>
                                </w:rPr>
                                <w:delText>7</w:delText>
                              </w:r>
                            </w:del>
                            <w:ins w:id="4822" w:author="Owner" w:date="2017-04-10T10:35:00Z">
                              <w:r>
                                <w:rPr>
                                  <w:b/>
                                  <w:sz w:val="24"/>
                                  <w:szCs w:val="24"/>
                                </w:rPr>
                                <w:t>8</w:t>
                              </w:r>
                            </w:ins>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60"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Ag62PiYCAABPBAAADgAAAAAAAAAAAAAAAAAuAgAAZHJzL2Uy&#10;b0RvYy54bWxQSwECLQAUAAYACAAAACEA5PnbduEAAAALAQAADwAAAAAAAAAAAAAAAACABAAAZHJz&#10;L2Rvd25yZXYueG1sUEsFBgAAAAAEAAQA8wAAAI4FAAAAAA==&#10;">
                <v:textbox>
                  <w:txbxContent>
                    <w:p w:rsidR="00194C1D" w:rsidRPr="009D0242" w:rsidRDefault="00194C1D" w:rsidP="00FD2461">
                      <w:pPr>
                        <w:rPr>
                          <w:b/>
                          <w:sz w:val="24"/>
                          <w:szCs w:val="24"/>
                        </w:rPr>
                      </w:pPr>
                      <w:r w:rsidRPr="009D0242">
                        <w:rPr>
                          <w:b/>
                          <w:sz w:val="24"/>
                          <w:szCs w:val="24"/>
                        </w:rPr>
                        <w:t xml:space="preserve">Figure </w:t>
                      </w:r>
                      <w:del w:id="4823" w:author="Owner" w:date="2017-04-10T10:35:00Z">
                        <w:r w:rsidRPr="009D0242" w:rsidDel="00194C1D">
                          <w:rPr>
                            <w:b/>
                            <w:sz w:val="24"/>
                            <w:szCs w:val="24"/>
                          </w:rPr>
                          <w:delText>7</w:delText>
                        </w:r>
                      </w:del>
                      <w:ins w:id="4824" w:author="Owner" w:date="2017-04-10T10:35:00Z">
                        <w:r>
                          <w:rPr>
                            <w:b/>
                            <w:sz w:val="24"/>
                            <w:szCs w:val="24"/>
                          </w:rPr>
                          <w:t>8</w:t>
                        </w:r>
                      </w:ins>
                      <w:r w:rsidRPr="009D0242">
                        <w:rPr>
                          <w:b/>
                          <w:sz w:val="24"/>
                          <w:szCs w:val="24"/>
                        </w:rPr>
                        <w:t>.</w:t>
                      </w:r>
                      <w:r>
                        <w:rPr>
                          <w:b/>
                          <w:sz w:val="24"/>
                          <w:szCs w:val="24"/>
                        </w:rPr>
                        <w:t>3</w:t>
                      </w:r>
                      <w:r w:rsidRPr="009D0242">
                        <w:rPr>
                          <w:b/>
                          <w:sz w:val="24"/>
                          <w:szCs w:val="24"/>
                        </w:rPr>
                        <w:t>.1. Cross Site Migration Matrix for Fry</w:t>
                      </w:r>
                    </w:p>
                    <w:p w:rsidR="00194C1D" w:rsidRDefault="00194C1D"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194C1D" w:rsidRDefault="00194C1D"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194C1D">
        <w:rPr>
          <w:rFonts w:ascii="Times New Roman" w:hAnsi="Times New Roman" w:cs="Times New Roman"/>
          <w:sz w:val="24"/>
          <w:szCs w:val="24"/>
          <w:rPrChange w:id="4825" w:author="Owner" w:date="2017-04-10T10:31:00Z">
            <w:rPr>
              <w:sz w:val="24"/>
              <w:szCs w:val="24"/>
            </w:rPr>
          </w:rPrChange>
        </w:rPr>
        <w:t>Note that the sum of each row, including “migration” from a site to itself</w:t>
      </w:r>
      <w:r w:rsidR="00872AD6" w:rsidRPr="00194C1D">
        <w:rPr>
          <w:rFonts w:ascii="Times New Roman" w:hAnsi="Times New Roman" w:cs="Times New Roman"/>
          <w:i/>
          <w:sz w:val="24"/>
          <w:szCs w:val="24"/>
          <w:rPrChange w:id="4826" w:author="Owner" w:date="2017-04-10T10:31:00Z">
            <w:rPr>
              <w:i/>
              <w:sz w:val="24"/>
              <w:szCs w:val="24"/>
            </w:rPr>
          </w:rPrChange>
        </w:rPr>
        <w:t xml:space="preserve">, </w:t>
      </w:r>
      <w:r w:rsidR="00872AD6" w:rsidRPr="00194C1D">
        <w:rPr>
          <w:rFonts w:ascii="Times New Roman" w:hAnsi="Times New Roman" w:cs="Times New Roman"/>
          <w:b/>
          <w:i/>
          <w:sz w:val="24"/>
          <w:szCs w:val="24"/>
          <w:rPrChange w:id="4827" w:author="Owner" w:date="2017-04-10T10:31:00Z">
            <w:rPr>
              <w:b/>
              <w:i/>
              <w:sz w:val="24"/>
              <w:szCs w:val="24"/>
            </w:rPr>
          </w:rPrChange>
        </w:rPr>
        <w:t>must add up to one</w:t>
      </w:r>
      <w:r w:rsidR="00872AD6" w:rsidRPr="00194C1D">
        <w:rPr>
          <w:rFonts w:ascii="Times New Roman" w:hAnsi="Times New Roman" w:cs="Times New Roman"/>
          <w:i/>
          <w:sz w:val="24"/>
          <w:szCs w:val="24"/>
          <w:rPrChange w:id="4828" w:author="Owner" w:date="2017-04-10T10:31:00Z">
            <w:rPr>
              <w:i/>
              <w:sz w:val="24"/>
              <w:szCs w:val="24"/>
            </w:rPr>
          </w:rPrChange>
        </w:rPr>
        <w:t xml:space="preserve">.   </w:t>
      </w:r>
      <w:r w:rsidR="00872AD6" w:rsidRPr="00194C1D">
        <w:rPr>
          <w:rFonts w:ascii="Times New Roman" w:hAnsi="Times New Roman" w:cs="Times New Roman"/>
          <w:sz w:val="24"/>
          <w:szCs w:val="24"/>
          <w:rPrChange w:id="4829" w:author="Owner" w:date="2017-04-10T10:31:00Z">
            <w:rPr>
              <w:sz w:val="24"/>
              <w:szCs w:val="24"/>
            </w:rPr>
          </w:rPrChange>
        </w:rPr>
        <w:t xml:space="preserve">Fish are neither created nor removed at this stage, merely </w:t>
      </w:r>
      <w:r w:rsidR="00CE3D86" w:rsidRPr="00194C1D">
        <w:rPr>
          <w:rFonts w:ascii="Times New Roman" w:hAnsi="Times New Roman" w:cs="Times New Roman"/>
          <w:sz w:val="24"/>
          <w:szCs w:val="24"/>
          <w:rPrChange w:id="4830" w:author="Owner" w:date="2017-04-10T10:31:00Z">
            <w:rPr>
              <w:sz w:val="24"/>
              <w:szCs w:val="24"/>
            </w:rPr>
          </w:rPrChange>
        </w:rPr>
        <w:t>redistributed</w:t>
      </w:r>
      <w:r w:rsidR="00872AD6" w:rsidRPr="00194C1D">
        <w:rPr>
          <w:rFonts w:ascii="Times New Roman" w:hAnsi="Times New Roman" w:cs="Times New Roman"/>
          <w:sz w:val="24"/>
          <w:szCs w:val="24"/>
          <w:rPrChange w:id="4831" w:author="Owner" w:date="2017-04-10T10:31:00Z">
            <w:rPr>
              <w:sz w:val="24"/>
              <w:szCs w:val="24"/>
            </w:rPr>
          </w:rPrChange>
        </w:rPr>
        <w:t xml:space="preserve"> across sites.</w:t>
      </w:r>
      <w:r w:rsidR="00B45645" w:rsidRPr="00194C1D">
        <w:rPr>
          <w:rFonts w:ascii="Times New Roman" w:hAnsi="Times New Roman" w:cs="Times New Roman"/>
          <w:sz w:val="24"/>
          <w:szCs w:val="24"/>
          <w:rPrChange w:id="4832" w:author="Owner" w:date="2017-04-10T10:31:00Z">
            <w:rPr>
              <w:sz w:val="24"/>
              <w:szCs w:val="24"/>
            </w:rPr>
          </w:rPrChange>
        </w:rPr>
        <w:t xml:space="preserve">  Columns do not need to add up to one.</w:t>
      </w:r>
    </w:p>
    <w:p w:rsidR="00872AD6" w:rsidRPr="00194C1D" w:rsidRDefault="00872AD6" w:rsidP="00D20A24">
      <w:pPr>
        <w:rPr>
          <w:rFonts w:ascii="Times New Roman" w:hAnsi="Times New Roman" w:cs="Times New Roman"/>
          <w:sz w:val="24"/>
          <w:szCs w:val="24"/>
          <w:rPrChange w:id="4833" w:author="Owner" w:date="2017-04-10T10:31:00Z">
            <w:rPr>
              <w:sz w:val="24"/>
              <w:szCs w:val="24"/>
            </w:rPr>
          </w:rPrChange>
        </w:rPr>
      </w:pPr>
      <w:r w:rsidRPr="00194C1D">
        <w:rPr>
          <w:rFonts w:ascii="Times New Roman" w:hAnsi="Times New Roman" w:cs="Times New Roman"/>
          <w:sz w:val="24"/>
          <w:szCs w:val="24"/>
          <w:rPrChange w:id="4834" w:author="Owner" w:date="2017-04-10T10:31:00Z">
            <w:rPr>
              <w:sz w:val="24"/>
              <w:szCs w:val="24"/>
            </w:rPr>
          </w:rPrChange>
        </w:rPr>
        <w:t>If the user wishes to assume no cross site migration, he or she must input 1 along the diagonal, and zero everywhere else.</w:t>
      </w:r>
    </w:p>
    <w:p w:rsidR="00872AD6" w:rsidRPr="00194C1D" w:rsidRDefault="00CE3D86" w:rsidP="00D20A24">
      <w:pPr>
        <w:rPr>
          <w:rFonts w:ascii="Times New Roman" w:hAnsi="Times New Roman" w:cs="Times New Roman"/>
          <w:sz w:val="24"/>
          <w:szCs w:val="24"/>
          <w:rPrChange w:id="4835" w:author="Owner" w:date="2017-04-10T10:31:00Z">
            <w:rPr>
              <w:sz w:val="24"/>
              <w:szCs w:val="24"/>
            </w:rPr>
          </w:rPrChange>
        </w:rPr>
      </w:pPr>
      <w:r w:rsidRPr="00194C1D">
        <w:rPr>
          <w:rFonts w:ascii="Times New Roman" w:hAnsi="Times New Roman" w:cs="Times New Roman"/>
          <w:sz w:val="24"/>
          <w:szCs w:val="24"/>
          <w:rPrChange w:id="4836" w:author="Owner" w:date="2017-04-10T10:31:00Z">
            <w:rPr>
              <w:sz w:val="24"/>
              <w:szCs w:val="24"/>
            </w:rPr>
          </w:rPrChange>
        </w:rPr>
        <w:t>Figure 7.1</w:t>
      </w:r>
      <w:r w:rsidR="00872AD6" w:rsidRPr="00194C1D">
        <w:rPr>
          <w:rFonts w:ascii="Times New Roman" w:hAnsi="Times New Roman" w:cs="Times New Roman"/>
          <w:sz w:val="24"/>
          <w:szCs w:val="24"/>
          <w:rPrChange w:id="4837" w:author="Owner" w:date="2017-04-10T10:31:00Z">
            <w:rPr>
              <w:sz w:val="24"/>
              <w:szCs w:val="24"/>
            </w:rPr>
          </w:rPrChange>
        </w:rPr>
        <w:t>.1</w:t>
      </w:r>
      <w:r w:rsidRPr="00194C1D">
        <w:rPr>
          <w:rFonts w:ascii="Times New Roman" w:hAnsi="Times New Roman" w:cs="Times New Roman"/>
          <w:sz w:val="24"/>
          <w:szCs w:val="24"/>
          <w:rPrChange w:id="4838" w:author="Owner" w:date="2017-04-10T10:31:00Z">
            <w:rPr>
              <w:sz w:val="24"/>
              <w:szCs w:val="24"/>
            </w:rPr>
          </w:rPrChange>
        </w:rPr>
        <w:t xml:space="preserve"> </w:t>
      </w:r>
      <w:r w:rsidR="00872AD6" w:rsidRPr="00194C1D">
        <w:rPr>
          <w:rFonts w:ascii="Times New Roman" w:hAnsi="Times New Roman" w:cs="Times New Roman"/>
          <w:sz w:val="24"/>
          <w:szCs w:val="24"/>
          <w:rPrChange w:id="4839" w:author="Owner" w:date="2017-04-10T10:31:00Z">
            <w:rPr>
              <w:sz w:val="24"/>
              <w:szCs w:val="24"/>
            </w:rPr>
          </w:rPrChange>
        </w:rPr>
        <w:t>show</w:t>
      </w:r>
      <w:r w:rsidRPr="00194C1D">
        <w:rPr>
          <w:rFonts w:ascii="Times New Roman" w:hAnsi="Times New Roman" w:cs="Times New Roman"/>
          <w:sz w:val="24"/>
          <w:szCs w:val="24"/>
          <w:rPrChange w:id="4840" w:author="Owner" w:date="2017-04-10T10:31:00Z">
            <w:rPr>
              <w:sz w:val="24"/>
              <w:szCs w:val="24"/>
            </w:rPr>
          </w:rPrChange>
        </w:rPr>
        <w:t>s</w:t>
      </w:r>
      <w:r w:rsidR="00872AD6" w:rsidRPr="00194C1D">
        <w:rPr>
          <w:rFonts w:ascii="Times New Roman" w:hAnsi="Times New Roman" w:cs="Times New Roman"/>
          <w:sz w:val="24"/>
          <w:szCs w:val="24"/>
          <w:rPrChange w:id="4841" w:author="Owner" w:date="2017-04-10T10:31:00Z">
            <w:rPr>
              <w:sz w:val="24"/>
              <w:szCs w:val="24"/>
            </w:rPr>
          </w:rPrChange>
        </w:rPr>
        <w:t xml:space="preserve"> an examp</w:t>
      </w:r>
      <w:r w:rsidR="00716093" w:rsidRPr="00194C1D">
        <w:rPr>
          <w:rFonts w:ascii="Times New Roman" w:hAnsi="Times New Roman" w:cs="Times New Roman"/>
          <w:sz w:val="24"/>
          <w:szCs w:val="24"/>
          <w:rPrChange w:id="4842" w:author="Owner" w:date="2017-04-10T10:31:00Z">
            <w:rPr>
              <w:sz w:val="24"/>
              <w:szCs w:val="24"/>
            </w:rPr>
          </w:rPrChange>
        </w:rPr>
        <w:t>le cross-site migration matrix</w:t>
      </w:r>
      <w:r w:rsidR="00872AD6" w:rsidRPr="00194C1D">
        <w:rPr>
          <w:rFonts w:ascii="Times New Roman" w:hAnsi="Times New Roman" w:cs="Times New Roman"/>
          <w:sz w:val="24"/>
          <w:szCs w:val="24"/>
          <w:rPrChange w:id="4843" w:author="Owner" w:date="2017-04-10T10:31:00Z">
            <w:rPr>
              <w:sz w:val="24"/>
              <w:szCs w:val="24"/>
            </w:rPr>
          </w:rPrChange>
        </w:rPr>
        <w:t xml:space="preserve"> for </w:t>
      </w:r>
      <w:r w:rsidRPr="00194C1D">
        <w:rPr>
          <w:rFonts w:ascii="Times New Roman" w:hAnsi="Times New Roman" w:cs="Times New Roman"/>
          <w:sz w:val="24"/>
          <w:szCs w:val="24"/>
          <w:rPrChange w:id="4844" w:author="Owner" w:date="2017-04-10T10:31:00Z">
            <w:rPr>
              <w:sz w:val="24"/>
              <w:szCs w:val="24"/>
            </w:rPr>
          </w:rPrChange>
        </w:rPr>
        <w:t>the f</w:t>
      </w:r>
      <w:r w:rsidR="00872AD6" w:rsidRPr="00194C1D">
        <w:rPr>
          <w:rFonts w:ascii="Times New Roman" w:hAnsi="Times New Roman" w:cs="Times New Roman"/>
          <w:sz w:val="24"/>
          <w:szCs w:val="24"/>
          <w:rPrChange w:id="4845" w:author="Owner" w:date="2017-04-10T10:31:00Z">
            <w:rPr>
              <w:sz w:val="24"/>
              <w:szCs w:val="24"/>
            </w:rPr>
          </w:rPrChange>
        </w:rPr>
        <w:t>ry</w:t>
      </w:r>
      <w:r w:rsidRPr="00194C1D">
        <w:rPr>
          <w:rFonts w:ascii="Times New Roman" w:hAnsi="Times New Roman" w:cs="Times New Roman"/>
          <w:sz w:val="24"/>
          <w:szCs w:val="24"/>
          <w:rPrChange w:id="4846" w:author="Owner" w:date="2017-04-10T10:31:00Z">
            <w:rPr>
              <w:sz w:val="24"/>
              <w:szCs w:val="24"/>
            </w:rPr>
          </w:rPrChange>
        </w:rPr>
        <w:t xml:space="preserve"> life stage.  Note that the input file is formatted to</w:t>
      </w:r>
      <w:r w:rsidR="00872AD6" w:rsidRPr="00194C1D">
        <w:rPr>
          <w:rFonts w:ascii="Times New Roman" w:hAnsi="Times New Roman" w:cs="Times New Roman"/>
          <w:sz w:val="24"/>
          <w:szCs w:val="24"/>
          <w:rPrChange w:id="4847" w:author="Owner" w:date="2017-04-10T10:31:00Z">
            <w:rPr>
              <w:sz w:val="24"/>
              <w:szCs w:val="24"/>
            </w:rPr>
          </w:rPrChange>
        </w:rPr>
        <w:t xml:space="preserve"> allow fo</w:t>
      </w:r>
      <w:r w:rsidRPr="00194C1D">
        <w:rPr>
          <w:rFonts w:ascii="Times New Roman" w:hAnsi="Times New Roman" w:cs="Times New Roman"/>
          <w:sz w:val="24"/>
          <w:szCs w:val="24"/>
          <w:rPrChange w:id="4848" w:author="Owner" w:date="2017-04-10T10:31:00Z">
            <w:rPr>
              <w:sz w:val="24"/>
              <w:szCs w:val="24"/>
            </w:rPr>
          </w:rPrChange>
        </w:rPr>
        <w:t xml:space="preserve">r up to 10 sites to be modeled in a single simulation.  </w:t>
      </w:r>
      <w:r w:rsidR="00872AD6" w:rsidRPr="00194C1D">
        <w:rPr>
          <w:rFonts w:ascii="Times New Roman" w:hAnsi="Times New Roman" w:cs="Times New Roman"/>
          <w:sz w:val="24"/>
          <w:szCs w:val="24"/>
          <w:rPrChange w:id="4849" w:author="Owner" w:date="2017-04-10T10:31:00Z">
            <w:rPr>
              <w:sz w:val="24"/>
              <w:szCs w:val="24"/>
            </w:rPr>
          </w:rPrChange>
        </w:rPr>
        <w:t>The user need only fill out rows and columns up to the total number of sites included in the model.  Rows and columns higher than the number of sites are ignored.</w:t>
      </w:r>
    </w:p>
    <w:p w:rsidR="00C92BB5" w:rsidRPr="00194C1D" w:rsidRDefault="00C92BB5" w:rsidP="00D20A24">
      <w:pPr>
        <w:rPr>
          <w:rFonts w:ascii="Times New Roman" w:hAnsi="Times New Roman" w:cs="Times New Roman"/>
          <w:b/>
          <w:sz w:val="24"/>
          <w:szCs w:val="24"/>
          <w:rPrChange w:id="4850" w:author="Owner" w:date="2017-04-10T10:31:00Z">
            <w:rPr>
              <w:b/>
              <w:sz w:val="24"/>
              <w:szCs w:val="24"/>
            </w:rPr>
          </w:rPrChange>
        </w:rPr>
      </w:pPr>
    </w:p>
    <w:p w:rsidR="000673A9" w:rsidRPr="00194C1D" w:rsidRDefault="000673A9" w:rsidP="00DB49AA">
      <w:pPr>
        <w:spacing w:after="0"/>
        <w:outlineLvl w:val="0"/>
        <w:rPr>
          <w:rFonts w:ascii="Times New Roman" w:hAnsi="Times New Roman" w:cs="Times New Roman"/>
          <w:sz w:val="24"/>
          <w:szCs w:val="24"/>
          <w:rPrChange w:id="4851" w:author="Owner" w:date="2017-04-10T10:31:00Z">
            <w:rPr>
              <w:sz w:val="24"/>
              <w:szCs w:val="24"/>
            </w:rPr>
          </w:rPrChange>
        </w:rPr>
      </w:pPr>
    </w:p>
    <w:p w:rsidR="000673A9" w:rsidRPr="00194C1D" w:rsidRDefault="009307B9" w:rsidP="00194C1D">
      <w:pPr>
        <w:pStyle w:val="ListParagraph"/>
        <w:numPr>
          <w:ilvl w:val="1"/>
          <w:numId w:val="17"/>
        </w:numPr>
        <w:spacing w:after="0"/>
        <w:rPr>
          <w:rFonts w:ascii="Times New Roman" w:hAnsi="Times New Roman" w:cs="Times New Roman"/>
          <w:b/>
          <w:sz w:val="24"/>
          <w:szCs w:val="24"/>
          <w:rPrChange w:id="4852" w:author="Owner" w:date="2017-04-10T10:31:00Z">
            <w:rPr>
              <w:b/>
              <w:sz w:val="24"/>
              <w:szCs w:val="24"/>
            </w:rPr>
          </w:rPrChange>
        </w:rPr>
        <w:pPrChange w:id="4853" w:author="Owner" w:date="2017-04-10T10:33:00Z">
          <w:pPr>
            <w:pStyle w:val="ListParagraph"/>
            <w:numPr>
              <w:ilvl w:val="1"/>
              <w:numId w:val="6"/>
            </w:numPr>
            <w:spacing w:after="0"/>
            <w:ind w:left="1080" w:hanging="360"/>
          </w:pPr>
        </w:pPrChange>
      </w:pPr>
      <w:ins w:id="4854" w:author="Owner" w:date="2017-04-10T10:35:00Z">
        <w:r>
          <w:rPr>
            <w:rFonts w:ascii="Times New Roman" w:hAnsi="Times New Roman" w:cs="Times New Roman"/>
            <w:b/>
            <w:sz w:val="24"/>
            <w:szCs w:val="24"/>
          </w:rPr>
          <w:t xml:space="preserve"> </w:t>
        </w:r>
      </w:ins>
      <w:r w:rsidR="000673A9" w:rsidRPr="00194C1D">
        <w:rPr>
          <w:rFonts w:ascii="Times New Roman" w:hAnsi="Times New Roman" w:cs="Times New Roman"/>
          <w:b/>
          <w:sz w:val="24"/>
          <w:szCs w:val="24"/>
          <w:rPrChange w:id="4855" w:author="Owner" w:date="2017-04-10T10:31:00Z">
            <w:rPr>
              <w:b/>
              <w:sz w:val="24"/>
              <w:szCs w:val="24"/>
            </w:rPr>
          </w:rPrChange>
        </w:rPr>
        <w:t xml:space="preserve">Entering Initial </w:t>
      </w:r>
      <w:r w:rsidR="00BE2178" w:rsidRPr="00194C1D">
        <w:rPr>
          <w:rFonts w:ascii="Times New Roman" w:hAnsi="Times New Roman" w:cs="Times New Roman"/>
          <w:b/>
          <w:sz w:val="24"/>
          <w:szCs w:val="24"/>
          <w:rPrChange w:id="4856" w:author="Owner" w:date="2017-04-10T10:31:00Z">
            <w:rPr>
              <w:b/>
              <w:sz w:val="24"/>
              <w:szCs w:val="24"/>
            </w:rPr>
          </w:rPrChange>
        </w:rPr>
        <w:t>Values into Initial Values Files</w:t>
      </w:r>
    </w:p>
    <w:p w:rsidR="000673A9" w:rsidRPr="00194C1D" w:rsidRDefault="000673A9" w:rsidP="00D20A24">
      <w:pPr>
        <w:pStyle w:val="ListParagraph"/>
        <w:spacing w:after="0"/>
        <w:ind w:left="1080"/>
        <w:rPr>
          <w:rFonts w:ascii="Times New Roman" w:hAnsi="Times New Roman" w:cs="Times New Roman"/>
          <w:sz w:val="24"/>
          <w:szCs w:val="24"/>
          <w:rPrChange w:id="4857" w:author="Owner" w:date="2017-04-10T10:31:00Z">
            <w:rPr>
              <w:sz w:val="24"/>
              <w:szCs w:val="24"/>
            </w:rPr>
          </w:rPrChange>
        </w:rPr>
      </w:pPr>
    </w:p>
    <w:p w:rsidR="00F718F8" w:rsidRPr="00194C1D" w:rsidRDefault="000700F9" w:rsidP="00D20A24">
      <w:pPr>
        <w:rPr>
          <w:rFonts w:ascii="Times New Roman" w:hAnsi="Times New Roman" w:cs="Times New Roman"/>
          <w:sz w:val="24"/>
          <w:szCs w:val="24"/>
          <w:rPrChange w:id="4858" w:author="Owner" w:date="2017-04-10T10:31:00Z">
            <w:rPr>
              <w:sz w:val="24"/>
              <w:szCs w:val="24"/>
            </w:rPr>
          </w:rPrChange>
        </w:rPr>
      </w:pPr>
      <w:r w:rsidRPr="00194C1D">
        <w:rPr>
          <w:rFonts w:ascii="Times New Roman" w:hAnsi="Times New Roman" w:cs="Times New Roman"/>
          <w:sz w:val="24"/>
          <w:szCs w:val="24"/>
          <w:rPrChange w:id="4859" w:author="Owner" w:date="2017-04-10T10:31:00Z">
            <w:rPr>
              <w:sz w:val="24"/>
              <w:szCs w:val="24"/>
            </w:rPr>
          </w:rPrChange>
        </w:rPr>
        <w:t>Because fish population</w:t>
      </w:r>
      <w:r w:rsidR="00B45645" w:rsidRPr="00194C1D">
        <w:rPr>
          <w:rFonts w:ascii="Times New Roman" w:hAnsi="Times New Roman" w:cs="Times New Roman"/>
          <w:sz w:val="24"/>
          <w:szCs w:val="24"/>
          <w:rPrChange w:id="4860" w:author="Owner" w:date="2017-04-10T10:31:00Z">
            <w:rPr>
              <w:sz w:val="24"/>
              <w:szCs w:val="24"/>
            </w:rPr>
          </w:rPrChange>
        </w:rPr>
        <w:t>s at life stages within the model are</w:t>
      </w:r>
      <w:r w:rsidRPr="00194C1D">
        <w:rPr>
          <w:rFonts w:ascii="Times New Roman" w:hAnsi="Times New Roman" w:cs="Times New Roman"/>
          <w:sz w:val="24"/>
          <w:szCs w:val="24"/>
          <w:rPrChange w:id="4861" w:author="Owner" w:date="2017-04-10T10:31:00Z">
            <w:rPr>
              <w:sz w:val="24"/>
              <w:szCs w:val="24"/>
            </w:rPr>
          </w:rPrChange>
        </w:rPr>
        <w:t xml:space="preserve"> function</w:t>
      </w:r>
      <w:r w:rsidR="00B45645" w:rsidRPr="00194C1D">
        <w:rPr>
          <w:rFonts w:ascii="Times New Roman" w:hAnsi="Times New Roman" w:cs="Times New Roman"/>
          <w:sz w:val="24"/>
          <w:szCs w:val="24"/>
          <w:rPrChange w:id="4862" w:author="Owner" w:date="2017-04-10T10:31:00Z">
            <w:rPr>
              <w:sz w:val="24"/>
              <w:szCs w:val="24"/>
            </w:rPr>
          </w:rPrChange>
        </w:rPr>
        <w:t>s of</w:t>
      </w:r>
      <w:r w:rsidRPr="00194C1D">
        <w:rPr>
          <w:rFonts w:ascii="Times New Roman" w:hAnsi="Times New Roman" w:cs="Times New Roman"/>
          <w:sz w:val="24"/>
          <w:szCs w:val="24"/>
          <w:rPrChange w:id="4863" w:author="Owner" w:date="2017-04-10T10:31:00Z">
            <w:rPr>
              <w:sz w:val="24"/>
              <w:szCs w:val="24"/>
            </w:rPr>
          </w:rPrChange>
        </w:rPr>
        <w:t xml:space="preserve"> the population</w:t>
      </w:r>
      <w:r w:rsidR="00B45645" w:rsidRPr="00194C1D">
        <w:rPr>
          <w:rFonts w:ascii="Times New Roman" w:hAnsi="Times New Roman" w:cs="Times New Roman"/>
          <w:sz w:val="24"/>
          <w:szCs w:val="24"/>
          <w:rPrChange w:id="4864" w:author="Owner" w:date="2017-04-10T10:31:00Z">
            <w:rPr>
              <w:sz w:val="24"/>
              <w:szCs w:val="24"/>
            </w:rPr>
          </w:rPrChange>
        </w:rPr>
        <w:t>s at</w:t>
      </w:r>
      <w:r w:rsidRPr="00194C1D">
        <w:rPr>
          <w:rFonts w:ascii="Times New Roman" w:hAnsi="Times New Roman" w:cs="Times New Roman"/>
          <w:sz w:val="24"/>
          <w:szCs w:val="24"/>
          <w:rPrChange w:id="4865" w:author="Owner" w:date="2017-04-10T10:31:00Z">
            <w:rPr>
              <w:sz w:val="24"/>
              <w:szCs w:val="24"/>
            </w:rPr>
          </w:rPrChange>
        </w:rPr>
        <w:t xml:space="preserve"> the prior </w:t>
      </w:r>
      <w:r w:rsidR="00F718F8" w:rsidRPr="00194C1D">
        <w:rPr>
          <w:rFonts w:ascii="Times New Roman" w:hAnsi="Times New Roman" w:cs="Times New Roman"/>
          <w:sz w:val="24"/>
          <w:szCs w:val="24"/>
          <w:rPrChange w:id="4866" w:author="Owner" w:date="2017-04-10T10:31:00Z">
            <w:rPr>
              <w:sz w:val="24"/>
              <w:szCs w:val="24"/>
            </w:rPr>
          </w:rPrChange>
        </w:rPr>
        <w:t>time step, populations at time 1</w:t>
      </w:r>
      <w:r w:rsidRPr="00194C1D">
        <w:rPr>
          <w:rFonts w:ascii="Times New Roman" w:hAnsi="Times New Roman" w:cs="Times New Roman"/>
          <w:sz w:val="24"/>
          <w:szCs w:val="24"/>
          <w:rPrChange w:id="4867" w:author="Owner" w:date="2017-04-10T10:31:00Z">
            <w:rPr>
              <w:sz w:val="24"/>
              <w:szCs w:val="24"/>
            </w:rPr>
          </w:rPrChange>
        </w:rPr>
        <w:t xml:space="preserve"> must be specified in the model.  This is done by entering data into </w:t>
      </w:r>
      <w:r w:rsidR="00F718F8" w:rsidRPr="00194C1D">
        <w:rPr>
          <w:rFonts w:ascii="Times New Roman" w:hAnsi="Times New Roman" w:cs="Times New Roman"/>
          <w:sz w:val="24"/>
          <w:szCs w:val="24"/>
          <w:rPrChange w:id="4868" w:author="Owner" w:date="2017-04-10T10:31:00Z">
            <w:rPr>
              <w:sz w:val="24"/>
              <w:szCs w:val="24"/>
            </w:rPr>
          </w:rPrChange>
        </w:rPr>
        <w:t>initial values files.  One file must be present for each site modeled, and the names of these files are entered in the file “Watershed_Header_File.csv” (see section 7.1).</w:t>
      </w:r>
      <w:r w:rsidRPr="00194C1D">
        <w:rPr>
          <w:rFonts w:ascii="Times New Roman" w:hAnsi="Times New Roman" w:cs="Times New Roman"/>
          <w:sz w:val="24"/>
          <w:szCs w:val="24"/>
          <w:rPrChange w:id="4869" w:author="Owner" w:date="2017-04-10T10:31:00Z">
            <w:rPr>
              <w:sz w:val="24"/>
              <w:szCs w:val="24"/>
            </w:rPr>
          </w:rPrChange>
        </w:rPr>
        <w:t xml:space="preserve">  In this file the user must specify initial (time </w:t>
      </w:r>
      <w:r w:rsidR="00F718F8" w:rsidRPr="00194C1D">
        <w:rPr>
          <w:rFonts w:ascii="Times New Roman" w:hAnsi="Times New Roman" w:cs="Times New Roman"/>
          <w:sz w:val="24"/>
          <w:szCs w:val="24"/>
          <w:rPrChange w:id="4870" w:author="Owner" w:date="2017-04-10T10:31:00Z">
            <w:rPr>
              <w:sz w:val="24"/>
              <w:szCs w:val="24"/>
            </w:rPr>
          </w:rPrChange>
        </w:rPr>
        <w:t>1</w:t>
      </w:r>
      <w:r w:rsidRPr="00194C1D">
        <w:rPr>
          <w:rFonts w:ascii="Times New Roman" w:hAnsi="Times New Roman" w:cs="Times New Roman"/>
          <w:sz w:val="24"/>
          <w:szCs w:val="24"/>
          <w:rPrChange w:id="4871" w:author="Owner" w:date="2017-04-10T10:31:00Z">
            <w:rPr>
              <w:sz w:val="24"/>
              <w:szCs w:val="24"/>
            </w:rPr>
          </w:rPrChange>
        </w:rPr>
        <w:t>) population numbers for each life stage</w:t>
      </w:r>
      <w:r w:rsidR="00BD2FD7" w:rsidRPr="00194C1D">
        <w:rPr>
          <w:rFonts w:ascii="Times New Roman" w:hAnsi="Times New Roman" w:cs="Times New Roman"/>
          <w:sz w:val="24"/>
          <w:szCs w:val="24"/>
          <w:rPrChange w:id="4872" w:author="Owner" w:date="2017-04-10T10:31:00Z">
            <w:rPr>
              <w:sz w:val="24"/>
              <w:szCs w:val="24"/>
            </w:rPr>
          </w:rPrChange>
        </w:rPr>
        <w:t>, and each genetic subspecies type (wild, hatchery, all combinations thereof)</w:t>
      </w:r>
      <w:r w:rsidRPr="00194C1D">
        <w:rPr>
          <w:rFonts w:ascii="Times New Roman" w:hAnsi="Times New Roman" w:cs="Times New Roman"/>
          <w:sz w:val="24"/>
          <w:szCs w:val="24"/>
          <w:rPrChange w:id="4873" w:author="Owner" w:date="2017-04-10T10:31:00Z">
            <w:rPr>
              <w:sz w:val="24"/>
              <w:szCs w:val="24"/>
            </w:rPr>
          </w:rPrChange>
        </w:rPr>
        <w:t xml:space="preserve"> at each site.</w:t>
      </w:r>
      <w:r w:rsidR="00BD2FD7" w:rsidRPr="00194C1D">
        <w:rPr>
          <w:rFonts w:ascii="Times New Roman" w:hAnsi="Times New Roman" w:cs="Times New Roman"/>
          <w:sz w:val="24"/>
          <w:szCs w:val="24"/>
          <w:rPrChange w:id="4874" w:author="Owner" w:date="2017-04-10T10:31:00Z">
            <w:rPr>
              <w:sz w:val="24"/>
              <w:szCs w:val="24"/>
            </w:rPr>
          </w:rPrChange>
        </w:rPr>
        <w:t xml:space="preserve">  </w:t>
      </w:r>
    </w:p>
    <w:p w:rsidR="00F718F8" w:rsidRPr="00194C1D" w:rsidRDefault="004B5E1A" w:rsidP="00D20A24">
      <w:pPr>
        <w:rPr>
          <w:rFonts w:ascii="Times New Roman" w:hAnsi="Times New Roman" w:cs="Times New Roman"/>
          <w:sz w:val="24"/>
          <w:szCs w:val="24"/>
          <w:rPrChange w:id="4875" w:author="Owner" w:date="2017-04-10T10:31:00Z">
            <w:rPr>
              <w:sz w:val="24"/>
              <w:szCs w:val="24"/>
            </w:rPr>
          </w:rPrChange>
        </w:rPr>
      </w:pPr>
      <w:r w:rsidRPr="00194C1D">
        <w:rPr>
          <w:rFonts w:ascii="Times New Roman" w:hAnsi="Times New Roman" w:cs="Times New Roman"/>
          <w:sz w:val="24"/>
          <w:szCs w:val="24"/>
          <w:rPrChange w:id="4876" w:author="Owner" w:date="2017-04-10T10:31:00Z">
            <w:rPr>
              <w:sz w:val="24"/>
              <w:szCs w:val="24"/>
            </w:rPr>
          </w:rPrChange>
        </w:rPr>
        <w:t>Figure 7</w:t>
      </w:r>
      <w:r w:rsidR="00862EFD" w:rsidRPr="00194C1D">
        <w:rPr>
          <w:rFonts w:ascii="Times New Roman" w:hAnsi="Times New Roman" w:cs="Times New Roman"/>
          <w:sz w:val="24"/>
          <w:szCs w:val="24"/>
          <w:rPrChange w:id="4877" w:author="Owner" w:date="2017-04-10T10:31:00Z">
            <w:rPr>
              <w:sz w:val="24"/>
              <w:szCs w:val="24"/>
            </w:rPr>
          </w:rPrChange>
        </w:rPr>
        <w:t>.</w:t>
      </w:r>
      <w:r w:rsidRPr="00194C1D">
        <w:rPr>
          <w:rFonts w:ascii="Times New Roman" w:hAnsi="Times New Roman" w:cs="Times New Roman"/>
          <w:sz w:val="24"/>
          <w:szCs w:val="24"/>
          <w:rPrChange w:id="4878" w:author="Owner" w:date="2017-04-10T10:31:00Z">
            <w:rPr>
              <w:sz w:val="24"/>
              <w:szCs w:val="24"/>
            </w:rPr>
          </w:rPrChange>
        </w:rPr>
        <w:t>4.</w:t>
      </w:r>
      <w:r w:rsidR="00862EFD" w:rsidRPr="00194C1D">
        <w:rPr>
          <w:rFonts w:ascii="Times New Roman" w:hAnsi="Times New Roman" w:cs="Times New Roman"/>
          <w:sz w:val="24"/>
          <w:szCs w:val="24"/>
          <w:rPrChange w:id="4879" w:author="Owner" w:date="2017-04-10T10:31:00Z">
            <w:rPr>
              <w:sz w:val="24"/>
              <w:szCs w:val="24"/>
            </w:rPr>
          </w:rPrChange>
        </w:rPr>
        <w:t xml:space="preserve">1 shows an example input file </w:t>
      </w:r>
      <w:r w:rsidR="00BD2FD7" w:rsidRPr="00194C1D">
        <w:rPr>
          <w:rFonts w:ascii="Times New Roman" w:hAnsi="Times New Roman" w:cs="Times New Roman"/>
          <w:sz w:val="24"/>
          <w:szCs w:val="24"/>
          <w:rPrChange w:id="4880" w:author="Owner" w:date="2017-04-10T10:31:00Z">
            <w:rPr>
              <w:sz w:val="24"/>
              <w:szCs w:val="24"/>
            </w:rPr>
          </w:rPrChange>
        </w:rPr>
        <w:t>/ worksheet for on</w:t>
      </w:r>
      <w:r w:rsidR="00862EFD" w:rsidRPr="00194C1D">
        <w:rPr>
          <w:rFonts w:ascii="Times New Roman" w:hAnsi="Times New Roman" w:cs="Times New Roman"/>
          <w:sz w:val="24"/>
          <w:szCs w:val="24"/>
          <w:rPrChange w:id="4881" w:author="Owner" w:date="2017-04-10T10:31:00Z">
            <w:rPr>
              <w:sz w:val="24"/>
              <w:szCs w:val="24"/>
            </w:rPr>
          </w:rPrChange>
        </w:rPr>
        <w:t xml:space="preserve"> sites.  There is one row of column </w:t>
      </w:r>
      <w:r w:rsidR="00F718F8" w:rsidRPr="00194C1D">
        <w:rPr>
          <w:rFonts w:ascii="Times New Roman" w:hAnsi="Times New Roman" w:cs="Times New Roman"/>
          <w:sz w:val="24"/>
          <w:szCs w:val="24"/>
          <w:rPrChange w:id="4882" w:author="Owner" w:date="2017-04-10T10:31:00Z">
            <w:rPr>
              <w:sz w:val="24"/>
              <w:szCs w:val="24"/>
            </w:rPr>
          </w:rPrChange>
        </w:rPr>
        <w:t>headers</w:t>
      </w:r>
      <w:r w:rsidR="00862EFD" w:rsidRPr="00194C1D">
        <w:rPr>
          <w:rFonts w:ascii="Times New Roman" w:hAnsi="Times New Roman" w:cs="Times New Roman"/>
          <w:sz w:val="24"/>
          <w:szCs w:val="24"/>
          <w:rPrChange w:id="4883" w:author="Owner" w:date="2017-04-10T10:31:00Z">
            <w:rPr>
              <w:sz w:val="24"/>
              <w:szCs w:val="24"/>
            </w:rPr>
          </w:rPrChange>
        </w:rPr>
        <w:t xml:space="preserve"> and one additional row for</w:t>
      </w:r>
      <w:r w:rsidR="00F76A25" w:rsidRPr="00194C1D">
        <w:rPr>
          <w:rFonts w:ascii="Times New Roman" w:hAnsi="Times New Roman" w:cs="Times New Roman"/>
          <w:sz w:val="24"/>
          <w:szCs w:val="24"/>
          <w:rPrChange w:id="4884" w:author="Owner" w:date="2017-04-10T10:31:00Z">
            <w:rPr>
              <w:sz w:val="24"/>
              <w:szCs w:val="24"/>
            </w:rPr>
          </w:rPrChange>
        </w:rPr>
        <w:t xml:space="preserve"> each of the 11 genetic subspecies varieties being modeled.</w:t>
      </w:r>
      <w:r w:rsidR="00F718F8" w:rsidRPr="00194C1D">
        <w:rPr>
          <w:rFonts w:ascii="Times New Roman" w:hAnsi="Times New Roman" w:cs="Times New Roman"/>
          <w:sz w:val="24"/>
          <w:szCs w:val="24"/>
          <w:rPrChange w:id="4885" w:author="Owner" w:date="2017-04-10T10:31:00Z">
            <w:rPr>
              <w:sz w:val="24"/>
              <w:szCs w:val="24"/>
            </w:rPr>
          </w:rPrChange>
        </w:rPr>
        <w:t xml:space="preserve">  The first column simply lists the site name (repeated for all 11 rows of data), and the 2</w:t>
      </w:r>
      <w:r w:rsidR="00F718F8" w:rsidRPr="00194C1D">
        <w:rPr>
          <w:rFonts w:ascii="Times New Roman" w:hAnsi="Times New Roman" w:cs="Times New Roman"/>
          <w:sz w:val="24"/>
          <w:szCs w:val="24"/>
          <w:vertAlign w:val="superscript"/>
          <w:rPrChange w:id="4886" w:author="Owner" w:date="2017-04-10T10:31:00Z">
            <w:rPr>
              <w:sz w:val="24"/>
              <w:szCs w:val="24"/>
              <w:vertAlign w:val="superscript"/>
            </w:rPr>
          </w:rPrChange>
        </w:rPr>
        <w:t>nd</w:t>
      </w:r>
      <w:r w:rsidR="00F718F8" w:rsidRPr="00194C1D">
        <w:rPr>
          <w:rFonts w:ascii="Times New Roman" w:hAnsi="Times New Roman" w:cs="Times New Roman"/>
          <w:sz w:val="24"/>
          <w:szCs w:val="24"/>
          <w:rPrChange w:id="4887" w:author="Owner" w:date="2017-04-10T10:31:00Z">
            <w:rPr>
              <w:sz w:val="24"/>
              <w:szCs w:val="24"/>
            </w:rPr>
          </w:rPrChange>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del w:id="4888" w:author="Mark Armour" w:date="2017-04-04T11:57:00Z">
        <w:r w:rsidR="00F718F8" w:rsidRPr="00194C1D" w:rsidDel="005B25B5">
          <w:rPr>
            <w:rFonts w:ascii="Times New Roman" w:hAnsi="Times New Roman" w:cs="Times New Roman"/>
            <w:sz w:val="24"/>
            <w:szCs w:val="24"/>
            <w:rPrChange w:id="4889" w:author="Owner" w:date="2017-04-10T10:31:00Z">
              <w:rPr>
                <w:sz w:val="24"/>
                <w:szCs w:val="24"/>
              </w:rPr>
            </w:rPrChange>
          </w:rPr>
          <w:delText>pre-smolt</w:delText>
        </w:r>
      </w:del>
      <w:del w:id="4890" w:author="Mark Armour" w:date="2017-04-04T11:58:00Z">
        <w:r w:rsidR="00F718F8" w:rsidRPr="00194C1D" w:rsidDel="005B25B5">
          <w:rPr>
            <w:rFonts w:ascii="Times New Roman" w:hAnsi="Times New Roman" w:cs="Times New Roman"/>
            <w:sz w:val="24"/>
            <w:szCs w:val="24"/>
            <w:rPrChange w:id="4891" w:author="Owner" w:date="2017-04-10T10:31:00Z">
              <w:rPr>
                <w:sz w:val="24"/>
                <w:szCs w:val="24"/>
              </w:rPr>
            </w:rPrChange>
          </w:rPr>
          <w:delText>s</w:delText>
        </w:r>
      </w:del>
      <w:ins w:id="4892" w:author="Mark Armour" w:date="2017-04-04T11:58:00Z">
        <w:r w:rsidR="005B25B5" w:rsidRPr="00194C1D">
          <w:rPr>
            <w:rFonts w:ascii="Times New Roman" w:hAnsi="Times New Roman" w:cs="Times New Roman"/>
            <w:sz w:val="24"/>
            <w:szCs w:val="24"/>
            <w:rPrChange w:id="4893" w:author="Owner" w:date="2017-04-10T10:31:00Z">
              <w:rPr>
                <w:sz w:val="24"/>
                <w:szCs w:val="24"/>
              </w:rPr>
            </w:rPrChange>
          </w:rPr>
          <w:t>One-Plus</w:t>
        </w:r>
      </w:ins>
      <w:r w:rsidR="00F76A25" w:rsidRPr="00194C1D">
        <w:rPr>
          <w:rFonts w:ascii="Times New Roman" w:hAnsi="Times New Roman" w:cs="Times New Roman"/>
          <w:sz w:val="24"/>
          <w:szCs w:val="24"/>
          <w:rPrChange w:id="4894" w:author="Owner" w:date="2017-04-10T10:31:00Z">
            <w:rPr>
              <w:sz w:val="24"/>
              <w:szCs w:val="24"/>
            </w:rPr>
          </w:rPrChange>
        </w:rPr>
        <w:t xml:space="preserve">  </w:t>
      </w:r>
      <w:r w:rsidR="00F718F8" w:rsidRPr="00194C1D">
        <w:rPr>
          <w:rFonts w:ascii="Times New Roman" w:hAnsi="Times New Roman" w:cs="Times New Roman"/>
          <w:sz w:val="24"/>
          <w:szCs w:val="24"/>
          <w:rPrChange w:id="4895" w:author="Owner" w:date="2017-04-10T10:31:00Z">
            <w:rPr>
              <w:sz w:val="24"/>
              <w:szCs w:val="24"/>
            </w:rPr>
          </w:rPrChange>
        </w:rPr>
        <w:t xml:space="preserve">(1 through 10).  </w:t>
      </w:r>
      <w:r w:rsidR="00F76A25" w:rsidRPr="00194C1D">
        <w:rPr>
          <w:rFonts w:ascii="Times New Roman" w:hAnsi="Times New Roman" w:cs="Times New Roman"/>
          <w:sz w:val="24"/>
          <w:szCs w:val="24"/>
          <w:rPrChange w:id="4896" w:author="Owner" w:date="2017-04-10T10:31:00Z">
            <w:rPr>
              <w:sz w:val="24"/>
              <w:szCs w:val="24"/>
            </w:rPr>
          </w:rPrChange>
        </w:rPr>
        <w:t>Note that it is acceptab</w:t>
      </w:r>
      <w:r w:rsidR="00AE171C" w:rsidRPr="00194C1D">
        <w:rPr>
          <w:rFonts w:ascii="Times New Roman" w:hAnsi="Times New Roman" w:cs="Times New Roman"/>
          <w:sz w:val="24"/>
          <w:szCs w:val="24"/>
          <w:rPrChange w:id="4897" w:author="Owner" w:date="2017-04-10T10:31:00Z">
            <w:rPr>
              <w:sz w:val="24"/>
              <w:szCs w:val="24"/>
            </w:rPr>
          </w:rPrChange>
        </w:rPr>
        <w:t xml:space="preserve">le to enter zeros in any column or </w:t>
      </w:r>
      <w:r w:rsidR="00F76A25" w:rsidRPr="00194C1D">
        <w:rPr>
          <w:rFonts w:ascii="Times New Roman" w:hAnsi="Times New Roman" w:cs="Times New Roman"/>
          <w:sz w:val="24"/>
          <w:szCs w:val="24"/>
          <w:rPrChange w:id="4898" w:author="Owner" w:date="2017-04-10T10:31:00Z">
            <w:rPr>
              <w:sz w:val="24"/>
              <w:szCs w:val="24"/>
            </w:rPr>
          </w:rPrChange>
        </w:rPr>
        <w:t>row.  In many cases, the user will want enter</w:t>
      </w:r>
      <w:r w:rsidR="00AE171C" w:rsidRPr="00194C1D">
        <w:rPr>
          <w:rFonts w:ascii="Times New Roman" w:hAnsi="Times New Roman" w:cs="Times New Roman"/>
          <w:sz w:val="24"/>
          <w:szCs w:val="24"/>
          <w:rPrChange w:id="4899" w:author="Owner" w:date="2017-04-10T10:31:00Z">
            <w:rPr>
              <w:sz w:val="24"/>
              <w:szCs w:val="24"/>
            </w:rPr>
          </w:rPrChange>
        </w:rPr>
        <w:t xml:space="preserve"> “seed</w:t>
      </w:r>
      <w:r w:rsidR="00F76A25" w:rsidRPr="00194C1D">
        <w:rPr>
          <w:rFonts w:ascii="Times New Roman" w:hAnsi="Times New Roman" w:cs="Times New Roman"/>
          <w:sz w:val="24"/>
          <w:szCs w:val="24"/>
          <w:rPrChange w:id="4900" w:author="Owner" w:date="2017-04-10T10:31:00Z">
            <w:rPr>
              <w:sz w:val="24"/>
              <w:szCs w:val="24"/>
            </w:rPr>
          </w:rPrChange>
        </w:rPr>
        <w:t xml:space="preserve"> data</w:t>
      </w:r>
      <w:r w:rsidR="00AE171C" w:rsidRPr="00194C1D">
        <w:rPr>
          <w:rFonts w:ascii="Times New Roman" w:hAnsi="Times New Roman" w:cs="Times New Roman"/>
          <w:sz w:val="24"/>
          <w:szCs w:val="24"/>
          <w:rPrChange w:id="4901" w:author="Owner" w:date="2017-04-10T10:31:00Z">
            <w:rPr>
              <w:sz w:val="24"/>
              <w:szCs w:val="24"/>
            </w:rPr>
          </w:rPrChange>
        </w:rPr>
        <w:t>”</w:t>
      </w:r>
      <w:r w:rsidR="00F76A25" w:rsidRPr="00194C1D">
        <w:rPr>
          <w:rFonts w:ascii="Times New Roman" w:hAnsi="Times New Roman" w:cs="Times New Roman"/>
          <w:sz w:val="24"/>
          <w:szCs w:val="24"/>
          <w:rPrChange w:id="4902" w:author="Owner" w:date="2017-04-10T10:31:00Z">
            <w:rPr>
              <w:sz w:val="24"/>
              <w:szCs w:val="24"/>
            </w:rPr>
          </w:rPrChange>
        </w:rPr>
        <w:t xml:space="preserve"> in only one cell and let the model run to some steady state</w:t>
      </w:r>
      <w:r w:rsidR="00F718F8" w:rsidRPr="00194C1D">
        <w:rPr>
          <w:rFonts w:ascii="Times New Roman" w:hAnsi="Times New Roman" w:cs="Times New Roman"/>
          <w:sz w:val="24"/>
          <w:szCs w:val="24"/>
          <w:rPrChange w:id="4903" w:author="Owner" w:date="2017-04-10T10:31:00Z">
            <w:rPr>
              <w:sz w:val="24"/>
              <w:szCs w:val="24"/>
            </w:rPr>
          </w:rPrChange>
        </w:rPr>
        <w:t>.</w:t>
      </w:r>
    </w:p>
    <w:p w:rsidR="000673A9" w:rsidRPr="00194C1D" w:rsidRDefault="00F718F8" w:rsidP="00D20A24">
      <w:pPr>
        <w:rPr>
          <w:rFonts w:ascii="Times New Roman" w:hAnsi="Times New Roman" w:cs="Times New Roman"/>
          <w:sz w:val="24"/>
          <w:szCs w:val="24"/>
          <w:rPrChange w:id="4904" w:author="Owner" w:date="2017-04-10T10:31:00Z">
            <w:rPr>
              <w:sz w:val="24"/>
              <w:szCs w:val="24"/>
            </w:rPr>
          </w:rPrChange>
        </w:rPr>
      </w:pPr>
      <w:r w:rsidRPr="00194C1D">
        <w:rPr>
          <w:rFonts w:ascii="Times New Roman" w:hAnsi="Times New Roman" w:cs="Times New Roman"/>
          <w:sz w:val="24"/>
          <w:szCs w:val="24"/>
          <w:rPrChange w:id="4905" w:author="Owner" w:date="2017-04-10T10:31:00Z">
            <w:rPr>
              <w:sz w:val="24"/>
              <w:szCs w:val="24"/>
            </w:rPr>
          </w:rPrChange>
        </w:rPr>
        <w:t xml:space="preserve">In addition, the user may take the site-level results of any previous simulation, </w:t>
      </w:r>
      <w:r w:rsidR="00F76A25" w:rsidRPr="00194C1D">
        <w:rPr>
          <w:rFonts w:ascii="Times New Roman" w:hAnsi="Times New Roman" w:cs="Times New Roman"/>
          <w:sz w:val="24"/>
          <w:szCs w:val="24"/>
          <w:rPrChange w:id="4906" w:author="Owner" w:date="2017-04-10T10:31:00Z">
            <w:rPr>
              <w:sz w:val="24"/>
              <w:szCs w:val="24"/>
            </w:rPr>
          </w:rPrChange>
        </w:rPr>
        <w:t>and use the</w:t>
      </w:r>
      <w:r w:rsidRPr="00194C1D">
        <w:rPr>
          <w:rFonts w:ascii="Times New Roman" w:hAnsi="Times New Roman" w:cs="Times New Roman"/>
          <w:sz w:val="24"/>
          <w:szCs w:val="24"/>
          <w:rPrChange w:id="4907" w:author="Owner" w:date="2017-04-10T10:31:00Z">
            <w:rPr>
              <w:sz w:val="24"/>
              <w:szCs w:val="24"/>
            </w:rPr>
          </w:rPrChange>
        </w:rPr>
        <w:t>se</w:t>
      </w:r>
      <w:r w:rsidR="00F76A25" w:rsidRPr="00194C1D">
        <w:rPr>
          <w:rFonts w:ascii="Times New Roman" w:hAnsi="Times New Roman" w:cs="Times New Roman"/>
          <w:sz w:val="24"/>
          <w:szCs w:val="24"/>
          <w:rPrChange w:id="4908" w:author="Owner" w:date="2017-04-10T10:31:00Z">
            <w:rPr>
              <w:sz w:val="24"/>
              <w:szCs w:val="24"/>
            </w:rPr>
          </w:rPrChange>
        </w:rPr>
        <w:t xml:space="preserve"> results as the user inputs to follow up modeling runs (see section 7.4.1).</w:t>
      </w:r>
      <w:r w:rsidR="00AE171C" w:rsidRPr="00194C1D">
        <w:rPr>
          <w:rFonts w:ascii="Times New Roman" w:hAnsi="Times New Roman" w:cs="Times New Roman"/>
          <w:sz w:val="24"/>
          <w:szCs w:val="24"/>
          <w:rPrChange w:id="4909" w:author="Owner" w:date="2017-04-10T10:31:00Z">
            <w:rPr>
              <w:sz w:val="24"/>
              <w:szCs w:val="24"/>
            </w:rPr>
          </w:rPrChange>
        </w:rPr>
        <w:t xml:space="preserve">  T</w:t>
      </w:r>
    </w:p>
    <w:p w:rsidR="00D8420B" w:rsidRPr="00194C1D" w:rsidRDefault="00716093" w:rsidP="00D20A24">
      <w:pPr>
        <w:rPr>
          <w:rFonts w:ascii="Times New Roman" w:hAnsi="Times New Roman" w:cs="Times New Roman"/>
          <w:sz w:val="24"/>
          <w:szCs w:val="24"/>
          <w:rPrChange w:id="4910" w:author="Owner" w:date="2017-04-10T10:31:00Z">
            <w:rPr>
              <w:sz w:val="24"/>
              <w:szCs w:val="24"/>
            </w:rPr>
          </w:rPrChange>
        </w:rPr>
      </w:pPr>
      <w:r w:rsidRPr="00194C1D">
        <w:rPr>
          <w:rFonts w:ascii="Times New Roman" w:hAnsi="Times New Roman" w:cs="Times New Roman"/>
          <w:sz w:val="24"/>
          <w:szCs w:val="24"/>
          <w:rPrChange w:id="4911" w:author="Owner" w:date="2017-04-10T10:31:00Z">
            <w:rPr>
              <w:sz w:val="24"/>
              <w:szCs w:val="24"/>
            </w:rPr>
          </w:rPrChange>
        </w:rPr>
        <w:t>Note</w:t>
      </w:r>
      <w:r w:rsidR="00D8420B" w:rsidRPr="00194C1D">
        <w:rPr>
          <w:rFonts w:ascii="Times New Roman" w:hAnsi="Times New Roman" w:cs="Times New Roman"/>
          <w:sz w:val="24"/>
          <w:szCs w:val="24"/>
          <w:rPrChange w:id="4912" w:author="Owner" w:date="2017-04-10T10:31:00Z">
            <w:rPr>
              <w:sz w:val="24"/>
              <w:szCs w:val="24"/>
            </w:rPr>
          </w:rPrChange>
        </w:rPr>
        <w:t xml:space="preserve"> that the </w:t>
      </w:r>
      <w:del w:id="4913" w:author="Mark Armour" w:date="2017-04-04T11:57:00Z">
        <w:r w:rsidR="00D8420B" w:rsidRPr="00194C1D" w:rsidDel="005B25B5">
          <w:rPr>
            <w:rFonts w:ascii="Times New Roman" w:hAnsi="Times New Roman" w:cs="Times New Roman"/>
            <w:sz w:val="24"/>
            <w:szCs w:val="24"/>
            <w:rPrChange w:id="4914" w:author="Owner" w:date="2017-04-10T10:31:00Z">
              <w:rPr>
                <w:sz w:val="24"/>
                <w:szCs w:val="24"/>
              </w:rPr>
            </w:rPrChange>
          </w:rPr>
          <w:delText>pre-smolt</w:delText>
        </w:r>
      </w:del>
      <w:ins w:id="4915" w:author="Mark Armour" w:date="2017-04-04T11:57:00Z">
        <w:r w:rsidR="005B25B5" w:rsidRPr="00194C1D">
          <w:rPr>
            <w:rFonts w:ascii="Times New Roman" w:hAnsi="Times New Roman" w:cs="Times New Roman"/>
            <w:sz w:val="24"/>
            <w:szCs w:val="24"/>
            <w:rPrChange w:id="4916" w:author="Owner" w:date="2017-04-10T10:31:00Z">
              <w:rPr>
                <w:sz w:val="24"/>
                <w:szCs w:val="24"/>
              </w:rPr>
            </w:rPrChange>
          </w:rPr>
          <w:t>One-Plus</w:t>
        </w:r>
      </w:ins>
      <w:r w:rsidR="00D8420B" w:rsidRPr="00194C1D">
        <w:rPr>
          <w:rFonts w:ascii="Times New Roman" w:hAnsi="Times New Roman" w:cs="Times New Roman"/>
          <w:sz w:val="24"/>
          <w:szCs w:val="24"/>
          <w:rPrChange w:id="4917" w:author="Owner" w:date="2017-04-10T10:31:00Z">
            <w:rPr>
              <w:sz w:val="24"/>
              <w:szCs w:val="24"/>
            </w:rPr>
          </w:rPrChange>
        </w:rPr>
        <w:t xml:space="preserve"> column is, in actuality, specified by a series of </w:t>
      </w:r>
      <w:del w:id="4918" w:author="Mark Armour" w:date="2017-04-04T11:57:00Z">
        <w:r w:rsidR="00D8420B" w:rsidRPr="00194C1D" w:rsidDel="005B25B5">
          <w:rPr>
            <w:rFonts w:ascii="Times New Roman" w:hAnsi="Times New Roman" w:cs="Times New Roman"/>
            <w:sz w:val="24"/>
            <w:szCs w:val="24"/>
            <w:rPrChange w:id="4919" w:author="Owner" w:date="2017-04-10T10:31:00Z">
              <w:rPr>
                <w:sz w:val="24"/>
                <w:szCs w:val="24"/>
              </w:rPr>
            </w:rPrChange>
          </w:rPr>
          <w:delText>pre-smolt</w:delText>
        </w:r>
      </w:del>
      <w:ins w:id="4920" w:author="Mark Armour" w:date="2017-04-04T11:57:00Z">
        <w:r w:rsidR="005B25B5" w:rsidRPr="00194C1D">
          <w:rPr>
            <w:rFonts w:ascii="Times New Roman" w:hAnsi="Times New Roman" w:cs="Times New Roman"/>
            <w:sz w:val="24"/>
            <w:szCs w:val="24"/>
            <w:rPrChange w:id="4921" w:author="Owner" w:date="2017-04-10T10:31:00Z">
              <w:rPr>
                <w:sz w:val="24"/>
                <w:szCs w:val="24"/>
              </w:rPr>
            </w:rPrChange>
          </w:rPr>
          <w:t>One-Plus</w:t>
        </w:r>
      </w:ins>
      <w:r w:rsidR="00D8420B" w:rsidRPr="00194C1D">
        <w:rPr>
          <w:rFonts w:ascii="Times New Roman" w:hAnsi="Times New Roman" w:cs="Times New Roman"/>
          <w:sz w:val="24"/>
          <w:szCs w:val="24"/>
          <w:rPrChange w:id="4922" w:author="Owner" w:date="2017-04-10T10:31:00Z">
            <w:rPr>
              <w:sz w:val="24"/>
              <w:szCs w:val="24"/>
            </w:rPr>
          </w:rPrChange>
        </w:rPr>
        <w:t xml:space="preserve"> inputs by years as </w:t>
      </w:r>
      <w:del w:id="4923" w:author="Mark Armour" w:date="2017-04-04T11:57:00Z">
        <w:r w:rsidR="00D8420B" w:rsidRPr="00194C1D" w:rsidDel="005B25B5">
          <w:rPr>
            <w:rFonts w:ascii="Times New Roman" w:hAnsi="Times New Roman" w:cs="Times New Roman"/>
            <w:sz w:val="24"/>
            <w:szCs w:val="24"/>
            <w:rPrChange w:id="4924" w:author="Owner" w:date="2017-04-10T10:31:00Z">
              <w:rPr>
                <w:sz w:val="24"/>
                <w:szCs w:val="24"/>
              </w:rPr>
            </w:rPrChange>
          </w:rPr>
          <w:delText>p</w:delText>
        </w:r>
        <w:r w:rsidR="00F718F8" w:rsidRPr="00194C1D" w:rsidDel="005B25B5">
          <w:rPr>
            <w:rFonts w:ascii="Times New Roman" w:hAnsi="Times New Roman" w:cs="Times New Roman"/>
            <w:sz w:val="24"/>
            <w:szCs w:val="24"/>
            <w:rPrChange w:id="4925" w:author="Owner" w:date="2017-04-10T10:31:00Z">
              <w:rPr>
                <w:sz w:val="24"/>
                <w:szCs w:val="24"/>
              </w:rPr>
            </w:rPrChange>
          </w:rPr>
          <w:delText>re-smolt</w:delText>
        </w:r>
      </w:del>
      <w:ins w:id="4926" w:author="Mark Armour" w:date="2017-04-04T11:57:00Z">
        <w:r w:rsidR="005B25B5" w:rsidRPr="00194C1D">
          <w:rPr>
            <w:rFonts w:ascii="Times New Roman" w:hAnsi="Times New Roman" w:cs="Times New Roman"/>
            <w:sz w:val="24"/>
            <w:szCs w:val="24"/>
            <w:rPrChange w:id="4927" w:author="Owner" w:date="2017-04-10T10:31:00Z">
              <w:rPr>
                <w:sz w:val="24"/>
                <w:szCs w:val="24"/>
              </w:rPr>
            </w:rPrChange>
          </w:rPr>
          <w:t>One-Plus</w:t>
        </w:r>
      </w:ins>
      <w:r w:rsidR="00F718F8" w:rsidRPr="00194C1D">
        <w:rPr>
          <w:rFonts w:ascii="Times New Roman" w:hAnsi="Times New Roman" w:cs="Times New Roman"/>
          <w:sz w:val="24"/>
          <w:szCs w:val="24"/>
          <w:rPrChange w:id="4928" w:author="Owner" w:date="2017-04-10T10:31:00Z">
            <w:rPr>
              <w:sz w:val="24"/>
              <w:szCs w:val="24"/>
            </w:rPr>
          </w:rPrChange>
        </w:rPr>
        <w:t xml:space="preserve"> (columns X through AG).  T</w:t>
      </w:r>
      <w:r w:rsidR="00D8420B" w:rsidRPr="00194C1D">
        <w:rPr>
          <w:rFonts w:ascii="Times New Roman" w:hAnsi="Times New Roman" w:cs="Times New Roman"/>
          <w:sz w:val="24"/>
          <w:szCs w:val="24"/>
          <w:rPrChange w:id="4929" w:author="Owner" w:date="2017-04-10T10:31:00Z">
            <w:rPr>
              <w:sz w:val="24"/>
              <w:szCs w:val="24"/>
            </w:rPr>
          </w:rPrChange>
        </w:rPr>
        <w:t>hus</w:t>
      </w:r>
      <w:r w:rsidR="00F718F8" w:rsidRPr="00194C1D">
        <w:rPr>
          <w:rFonts w:ascii="Times New Roman" w:hAnsi="Times New Roman" w:cs="Times New Roman"/>
          <w:sz w:val="24"/>
          <w:szCs w:val="24"/>
          <w:rPrChange w:id="4930" w:author="Owner" w:date="2017-04-10T10:31:00Z">
            <w:rPr>
              <w:sz w:val="24"/>
              <w:szCs w:val="24"/>
            </w:rPr>
          </w:rPrChange>
        </w:rPr>
        <w:t>,</w:t>
      </w:r>
      <w:r w:rsidR="00D8420B" w:rsidRPr="00194C1D">
        <w:rPr>
          <w:rFonts w:ascii="Times New Roman" w:hAnsi="Times New Roman" w:cs="Times New Roman"/>
          <w:sz w:val="24"/>
          <w:szCs w:val="24"/>
          <w:rPrChange w:id="4931" w:author="Owner" w:date="2017-04-10T10:31:00Z">
            <w:rPr>
              <w:sz w:val="24"/>
              <w:szCs w:val="24"/>
            </w:rPr>
          </w:rPrChange>
        </w:rPr>
        <w:t xml:space="preserve"> the vales entered </w:t>
      </w:r>
      <w:r w:rsidR="00AE171C" w:rsidRPr="00194C1D">
        <w:rPr>
          <w:rFonts w:ascii="Times New Roman" w:hAnsi="Times New Roman" w:cs="Times New Roman"/>
          <w:sz w:val="24"/>
          <w:szCs w:val="24"/>
          <w:rPrChange w:id="4932" w:author="Owner" w:date="2017-04-10T10:31:00Z">
            <w:rPr>
              <w:sz w:val="24"/>
              <w:szCs w:val="24"/>
            </w:rPr>
          </w:rPrChange>
        </w:rPr>
        <w:t xml:space="preserve">in </w:t>
      </w:r>
      <w:r w:rsidR="00D8420B" w:rsidRPr="00194C1D">
        <w:rPr>
          <w:rFonts w:ascii="Times New Roman" w:hAnsi="Times New Roman" w:cs="Times New Roman"/>
          <w:sz w:val="24"/>
          <w:szCs w:val="24"/>
          <w:rPrChange w:id="4933" w:author="Owner" w:date="2017-04-10T10:31:00Z">
            <w:rPr>
              <w:sz w:val="24"/>
              <w:szCs w:val="24"/>
            </w:rPr>
          </w:rPrChange>
        </w:rPr>
        <w:t xml:space="preserve">column K have no effect on the model.  These “unused” columns are included in the input so that the input file can have the exact same format as </w:t>
      </w:r>
      <w:r w:rsidRPr="00194C1D">
        <w:rPr>
          <w:rFonts w:ascii="Times New Roman" w:hAnsi="Times New Roman" w:cs="Times New Roman"/>
          <w:sz w:val="24"/>
          <w:szCs w:val="24"/>
          <w:rPrChange w:id="4934" w:author="Owner" w:date="2017-04-10T10:31:00Z">
            <w:rPr>
              <w:sz w:val="24"/>
              <w:szCs w:val="24"/>
            </w:rPr>
          </w:rPrChange>
        </w:rPr>
        <w:t>the output file</w:t>
      </w:r>
      <w:r w:rsidR="00F718F8" w:rsidRPr="00194C1D">
        <w:rPr>
          <w:rFonts w:ascii="Times New Roman" w:hAnsi="Times New Roman" w:cs="Times New Roman"/>
          <w:sz w:val="24"/>
          <w:szCs w:val="24"/>
          <w:rPrChange w:id="4935" w:author="Owner" w:date="2017-04-10T10:31:00Z">
            <w:rPr>
              <w:sz w:val="24"/>
              <w:szCs w:val="24"/>
            </w:rPr>
          </w:rPrChange>
        </w:rPr>
        <w:t>, making it</w:t>
      </w:r>
      <w:r w:rsidR="00D8420B" w:rsidRPr="00194C1D">
        <w:rPr>
          <w:rFonts w:ascii="Times New Roman" w:hAnsi="Times New Roman" w:cs="Times New Roman"/>
          <w:sz w:val="24"/>
          <w:szCs w:val="24"/>
          <w:rPrChange w:id="4936" w:author="Owner" w:date="2017-04-10T10:31:00Z">
            <w:rPr>
              <w:sz w:val="24"/>
              <w:szCs w:val="24"/>
            </w:rPr>
          </w:rPrChange>
        </w:rPr>
        <w:t xml:space="preserve"> easier to use the output data from a prior model as the input data to a new model.</w:t>
      </w:r>
      <w:r w:rsidRPr="00194C1D">
        <w:rPr>
          <w:rFonts w:ascii="Times New Roman" w:hAnsi="Times New Roman" w:cs="Times New Roman"/>
          <w:sz w:val="24"/>
          <w:szCs w:val="24"/>
          <w:rPrChange w:id="4937" w:author="Owner" w:date="2017-04-10T10:31:00Z">
            <w:rPr>
              <w:sz w:val="24"/>
              <w:szCs w:val="24"/>
            </w:rPr>
          </w:rPrChange>
        </w:rPr>
        <w:t xml:space="preserve">  </w:t>
      </w:r>
    </w:p>
    <w:p w:rsidR="00D8420B" w:rsidRPr="00194C1D" w:rsidRDefault="00D8420B" w:rsidP="00D20A24">
      <w:pPr>
        <w:rPr>
          <w:rFonts w:ascii="Times New Roman" w:hAnsi="Times New Roman" w:cs="Times New Roman"/>
          <w:sz w:val="24"/>
          <w:szCs w:val="24"/>
          <w:rPrChange w:id="4938" w:author="Owner" w:date="2017-04-10T10:31:00Z">
            <w:rPr>
              <w:sz w:val="24"/>
              <w:szCs w:val="24"/>
            </w:rPr>
          </w:rPrChange>
        </w:rPr>
      </w:pPr>
      <w:r w:rsidRPr="00194C1D">
        <w:rPr>
          <w:rFonts w:ascii="Times New Roman" w:hAnsi="Times New Roman" w:cs="Times New Roman"/>
          <w:sz w:val="24"/>
          <w:szCs w:val="24"/>
          <w:rPrChange w:id="4939" w:author="Owner" w:date="2017-04-10T10:31:00Z">
            <w:rPr>
              <w:sz w:val="24"/>
              <w:szCs w:val="24"/>
            </w:rPr>
          </w:rPrChange>
        </w:rPr>
        <w:t>Also note that the input data may contain fractional numbers of fish at each life stage.  Obviously fish occur naturally in integer values; the model does not, however, distinguish between whole fish and fractional fish.</w:t>
      </w:r>
    </w:p>
    <w:p w:rsidR="000700F9" w:rsidRPr="00194C1D" w:rsidRDefault="0040753B" w:rsidP="0040753B">
      <w:pPr>
        <w:rPr>
          <w:rFonts w:ascii="Times New Roman" w:hAnsi="Times New Roman" w:cs="Times New Roman"/>
          <w:b/>
          <w:sz w:val="24"/>
          <w:szCs w:val="24"/>
          <w:rPrChange w:id="4940" w:author="Owner" w:date="2017-04-10T10:31:00Z">
            <w:rPr>
              <w:b/>
              <w:sz w:val="24"/>
              <w:szCs w:val="24"/>
            </w:rPr>
          </w:rPrChange>
        </w:rPr>
      </w:pPr>
      <w:r w:rsidRPr="00194C1D">
        <w:rPr>
          <w:rFonts w:ascii="Times New Roman" w:hAnsi="Times New Roman" w:cs="Times New Roman"/>
          <w:b/>
          <w:noProof/>
          <w:sz w:val="24"/>
          <w:szCs w:val="24"/>
          <w:rPrChange w:id="4941" w:author="Owner" w:date="2017-04-10T10:31:00Z">
            <w:rPr>
              <w:b/>
              <w:noProof/>
              <w:sz w:val="24"/>
              <w:szCs w:val="24"/>
            </w:rPr>
          </w:rPrChange>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194C1D" w:rsidRDefault="00194C1D" w:rsidP="0040753B">
                            <w:pPr>
                              <w:pStyle w:val="ListParagraph"/>
                              <w:spacing w:after="0"/>
                              <w:ind w:left="1080"/>
                              <w:rPr>
                                <w:color w:val="FF0000"/>
                                <w:sz w:val="24"/>
                                <w:szCs w:val="24"/>
                              </w:rPr>
                            </w:pPr>
                            <w:r>
                              <w:rPr>
                                <w:b/>
                                <w:sz w:val="24"/>
                                <w:szCs w:val="24"/>
                              </w:rPr>
                              <w:t xml:space="preserve">Figure </w:t>
                            </w:r>
                            <w:del w:id="4942" w:author="Owner" w:date="2017-04-10T10:36:00Z">
                              <w:r w:rsidDel="009307B9">
                                <w:rPr>
                                  <w:b/>
                                  <w:sz w:val="24"/>
                                  <w:szCs w:val="24"/>
                                </w:rPr>
                                <w:delText>7</w:delText>
                              </w:r>
                            </w:del>
                            <w:ins w:id="4943" w:author="Owner" w:date="2017-04-10T10:36:00Z">
                              <w:r w:rsidR="009307B9">
                                <w:rPr>
                                  <w:b/>
                                  <w:sz w:val="24"/>
                                  <w:szCs w:val="24"/>
                                </w:rPr>
                                <w:t>8</w:t>
                              </w:r>
                            </w:ins>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1"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">
                <v:textbox>
                  <w:txbxContent>
                    <w:p w:rsidR="00194C1D" w:rsidRDefault="00194C1D" w:rsidP="0040753B">
                      <w:pPr>
                        <w:pStyle w:val="ListParagraph"/>
                        <w:spacing w:after="0"/>
                        <w:ind w:left="1080"/>
                        <w:rPr>
                          <w:color w:val="FF0000"/>
                          <w:sz w:val="24"/>
                          <w:szCs w:val="24"/>
                        </w:rPr>
                      </w:pPr>
                      <w:r>
                        <w:rPr>
                          <w:b/>
                          <w:sz w:val="24"/>
                          <w:szCs w:val="24"/>
                        </w:rPr>
                        <w:t xml:space="preserve">Figure </w:t>
                      </w:r>
                      <w:del w:id="4944" w:author="Owner" w:date="2017-04-10T10:36:00Z">
                        <w:r w:rsidDel="009307B9">
                          <w:rPr>
                            <w:b/>
                            <w:sz w:val="24"/>
                            <w:szCs w:val="24"/>
                          </w:rPr>
                          <w:delText>7</w:delText>
                        </w:r>
                      </w:del>
                      <w:ins w:id="4945" w:author="Owner" w:date="2017-04-10T10:36:00Z">
                        <w:r w:rsidR="009307B9">
                          <w:rPr>
                            <w:b/>
                            <w:sz w:val="24"/>
                            <w:szCs w:val="24"/>
                          </w:rPr>
                          <w:t>8</w:t>
                        </w:r>
                      </w:ins>
                      <w:r>
                        <w:rPr>
                          <w:b/>
                          <w:sz w:val="24"/>
                          <w:szCs w:val="24"/>
                        </w:rPr>
                        <w:t>.4</w:t>
                      </w:r>
                      <w:r w:rsidRPr="009D0242">
                        <w:rPr>
                          <w:b/>
                          <w:sz w:val="24"/>
                          <w:szCs w:val="24"/>
                        </w:rPr>
                        <w:t>.1. Initial_Values.xlsx example</w:t>
                      </w:r>
                      <w:r w:rsidRPr="005F792C">
                        <w:rPr>
                          <w:color w:val="FF0000"/>
                          <w:sz w:val="24"/>
                          <w:szCs w:val="24"/>
                        </w:rPr>
                        <w:t xml:space="preserve"> </w:t>
                      </w:r>
                    </w:p>
                    <w:p w:rsidR="00194C1D" w:rsidRDefault="00194C1D">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194C1D" w:rsidRDefault="00194C1D">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194C1D" w:rsidRDefault="003475EB" w:rsidP="00D20A24">
      <w:pPr>
        <w:rPr>
          <w:rFonts w:ascii="Times New Roman" w:hAnsi="Times New Roman" w:cs="Times New Roman"/>
          <w:b/>
          <w:sz w:val="24"/>
          <w:szCs w:val="24"/>
          <w:rPrChange w:id="4946" w:author="Owner" w:date="2017-04-10T10:31:00Z">
            <w:rPr>
              <w:b/>
              <w:sz w:val="24"/>
              <w:szCs w:val="24"/>
            </w:rPr>
          </w:rPrChange>
        </w:rPr>
      </w:pPr>
    </w:p>
    <w:p w:rsidR="00D8420B" w:rsidRPr="00194C1D" w:rsidRDefault="00D8420B" w:rsidP="00D20A24">
      <w:pPr>
        <w:rPr>
          <w:rFonts w:ascii="Times New Roman" w:hAnsi="Times New Roman" w:cs="Times New Roman"/>
          <w:sz w:val="24"/>
          <w:szCs w:val="24"/>
          <w:rPrChange w:id="4947" w:author="Owner" w:date="2017-04-10T10:31:00Z">
            <w:rPr>
              <w:sz w:val="24"/>
              <w:szCs w:val="24"/>
            </w:rPr>
          </w:rPrChange>
        </w:rPr>
      </w:pPr>
      <w:r w:rsidRPr="00194C1D">
        <w:rPr>
          <w:rFonts w:ascii="Times New Roman" w:hAnsi="Times New Roman" w:cs="Times New Roman"/>
          <w:sz w:val="24"/>
          <w:szCs w:val="24"/>
          <w:rPrChange w:id="4948" w:author="Owner" w:date="2017-04-10T10:31:00Z">
            <w:rPr>
              <w:sz w:val="24"/>
              <w:szCs w:val="24"/>
            </w:rPr>
          </w:rPrChange>
        </w:rPr>
        <w:t xml:space="preserve">The user will likely not have information or want to enter </w:t>
      </w:r>
      <w:r w:rsidR="00AE171C" w:rsidRPr="00194C1D">
        <w:rPr>
          <w:rFonts w:ascii="Times New Roman" w:hAnsi="Times New Roman" w:cs="Times New Roman"/>
          <w:sz w:val="24"/>
          <w:szCs w:val="24"/>
          <w:rPrChange w:id="4949" w:author="Owner" w:date="2017-04-10T10:31:00Z">
            <w:rPr>
              <w:sz w:val="24"/>
              <w:szCs w:val="24"/>
            </w:rPr>
          </w:rPrChange>
        </w:rPr>
        <w:t>initial quantities values f</w:t>
      </w:r>
      <w:r w:rsidRPr="00194C1D">
        <w:rPr>
          <w:rFonts w:ascii="Times New Roman" w:hAnsi="Times New Roman" w:cs="Times New Roman"/>
          <w:sz w:val="24"/>
          <w:szCs w:val="24"/>
          <w:rPrChange w:id="4950" w:author="Owner" w:date="2017-04-10T10:31:00Z">
            <w:rPr>
              <w:sz w:val="24"/>
              <w:szCs w:val="24"/>
            </w:rPr>
          </w:rPrChange>
        </w:rPr>
        <w:t>or all life stages.  Initially, the user may want to only specify an initial number of spawning fish per site</w:t>
      </w:r>
      <w:r w:rsidR="0040753B" w:rsidRPr="00194C1D">
        <w:rPr>
          <w:rFonts w:ascii="Times New Roman" w:hAnsi="Times New Roman" w:cs="Times New Roman"/>
          <w:sz w:val="24"/>
          <w:szCs w:val="24"/>
          <w:rPrChange w:id="4951" w:author="Owner" w:date="2017-04-10T10:31:00Z">
            <w:rPr>
              <w:sz w:val="24"/>
              <w:szCs w:val="24"/>
            </w:rPr>
          </w:rPrChange>
        </w:rPr>
        <w:t xml:space="preserve"> at any chosen life stage or stages. </w:t>
      </w:r>
      <w:r w:rsidRPr="00194C1D">
        <w:rPr>
          <w:rFonts w:ascii="Times New Roman" w:hAnsi="Times New Roman" w:cs="Times New Roman"/>
          <w:sz w:val="24"/>
          <w:szCs w:val="24"/>
          <w:rPrChange w:id="4952" w:author="Owner" w:date="2017-04-10T10:31:00Z">
            <w:rPr>
              <w:sz w:val="24"/>
              <w:szCs w:val="24"/>
            </w:rPr>
          </w:rPrChange>
        </w:rPr>
        <w:t xml:space="preserve"> He or she may then simply let the model run through many years of the simulation (&gt; 30 years is recommended) until a steady state population is reached for fish populations at each site.</w:t>
      </w:r>
      <w:r w:rsidR="0040753B" w:rsidRPr="00194C1D">
        <w:rPr>
          <w:rFonts w:ascii="Times New Roman" w:hAnsi="Times New Roman" w:cs="Times New Roman"/>
          <w:sz w:val="24"/>
          <w:szCs w:val="24"/>
          <w:rPrChange w:id="4953" w:author="Owner" w:date="2017-04-10T10:31:00Z">
            <w:rPr>
              <w:sz w:val="24"/>
              <w:szCs w:val="24"/>
            </w:rPr>
          </w:rPrChange>
        </w:rPr>
        <w:t xml:space="preserve">  Note that there are instances where the steady state solution is dependent on the initial values.  Therefore, a somewhat reasonable, educated guess at initial values for at least one life </w:t>
      </w:r>
      <w:r w:rsidR="00AE171C" w:rsidRPr="00194C1D">
        <w:rPr>
          <w:rFonts w:ascii="Times New Roman" w:hAnsi="Times New Roman" w:cs="Times New Roman"/>
          <w:sz w:val="24"/>
          <w:szCs w:val="24"/>
          <w:rPrChange w:id="4954" w:author="Owner" w:date="2017-04-10T10:31:00Z">
            <w:rPr>
              <w:sz w:val="24"/>
              <w:szCs w:val="24"/>
            </w:rPr>
          </w:rPrChange>
        </w:rPr>
        <w:t>stage</w:t>
      </w:r>
      <w:r w:rsidR="0040753B" w:rsidRPr="00194C1D">
        <w:rPr>
          <w:rFonts w:ascii="Times New Roman" w:hAnsi="Times New Roman" w:cs="Times New Roman"/>
          <w:sz w:val="24"/>
          <w:szCs w:val="24"/>
          <w:rPrChange w:id="4955" w:author="Owner" w:date="2017-04-10T10:31:00Z">
            <w:rPr>
              <w:sz w:val="24"/>
              <w:szCs w:val="24"/>
            </w:rPr>
          </w:rPrChange>
        </w:rPr>
        <w:t xml:space="preserve"> is recommended.  (An obvious example is where zero initial fish are specified at all life stages, in which case the “steady state” solution would remain zero fish at all times, as the modeled population would be extinct).</w:t>
      </w:r>
    </w:p>
    <w:p w:rsidR="00D8420B" w:rsidRPr="00194C1D" w:rsidRDefault="00D8420B" w:rsidP="00D20A24">
      <w:pPr>
        <w:rPr>
          <w:rFonts w:ascii="Times New Roman" w:hAnsi="Times New Roman" w:cs="Times New Roman"/>
          <w:b/>
          <w:sz w:val="24"/>
          <w:szCs w:val="24"/>
          <w:rPrChange w:id="4956" w:author="Owner" w:date="2017-04-10T10:31:00Z">
            <w:rPr>
              <w:b/>
              <w:sz w:val="24"/>
              <w:szCs w:val="24"/>
            </w:rPr>
          </w:rPrChange>
        </w:rPr>
      </w:pPr>
    </w:p>
    <w:p w:rsidR="000673A9" w:rsidRPr="00194C1D" w:rsidRDefault="00BA4473" w:rsidP="00D20A24">
      <w:pPr>
        <w:rPr>
          <w:rFonts w:ascii="Times New Roman" w:hAnsi="Times New Roman" w:cs="Times New Roman"/>
          <w:b/>
          <w:sz w:val="24"/>
          <w:szCs w:val="24"/>
          <w:rPrChange w:id="4957" w:author="Owner" w:date="2017-04-10T10:31:00Z">
            <w:rPr>
              <w:b/>
              <w:sz w:val="24"/>
              <w:szCs w:val="24"/>
            </w:rPr>
          </w:rPrChange>
        </w:rPr>
      </w:pPr>
      <w:del w:id="4958" w:author="Owner" w:date="2017-04-10T10:36:00Z">
        <w:r w:rsidRPr="00194C1D" w:rsidDel="009307B9">
          <w:rPr>
            <w:rFonts w:ascii="Times New Roman" w:hAnsi="Times New Roman" w:cs="Times New Roman"/>
            <w:b/>
            <w:sz w:val="24"/>
            <w:szCs w:val="24"/>
            <w:rPrChange w:id="4959" w:author="Owner" w:date="2017-04-10T10:31:00Z">
              <w:rPr>
                <w:b/>
                <w:sz w:val="24"/>
                <w:szCs w:val="24"/>
              </w:rPr>
            </w:rPrChange>
          </w:rPr>
          <w:delText>7</w:delText>
        </w:r>
      </w:del>
      <w:ins w:id="4960" w:author="Owner" w:date="2017-04-10T10:36:00Z">
        <w:r w:rsidR="009307B9">
          <w:rPr>
            <w:rFonts w:ascii="Times New Roman" w:hAnsi="Times New Roman" w:cs="Times New Roman"/>
            <w:b/>
            <w:sz w:val="24"/>
            <w:szCs w:val="24"/>
          </w:rPr>
          <w:t>8</w:t>
        </w:r>
      </w:ins>
      <w:r w:rsidRPr="00194C1D">
        <w:rPr>
          <w:rFonts w:ascii="Times New Roman" w:hAnsi="Times New Roman" w:cs="Times New Roman"/>
          <w:b/>
          <w:sz w:val="24"/>
          <w:szCs w:val="24"/>
          <w:rPrChange w:id="4961" w:author="Owner" w:date="2017-04-10T10:31:00Z">
            <w:rPr>
              <w:b/>
              <w:sz w:val="24"/>
              <w:szCs w:val="24"/>
            </w:rPr>
          </w:rPrChange>
        </w:rPr>
        <w:t>.4.1</w:t>
      </w:r>
      <w:r w:rsidR="000673A9" w:rsidRPr="00194C1D">
        <w:rPr>
          <w:rFonts w:ascii="Times New Roman" w:hAnsi="Times New Roman" w:cs="Times New Roman"/>
          <w:b/>
          <w:sz w:val="24"/>
          <w:szCs w:val="24"/>
          <w:rPrChange w:id="4962" w:author="Owner" w:date="2017-04-10T10:31:00Z">
            <w:rPr>
              <w:b/>
              <w:sz w:val="24"/>
              <w:szCs w:val="24"/>
            </w:rPr>
          </w:rPrChange>
        </w:rPr>
        <w:t xml:space="preserve">. Using Previous Results as Initial Values </w:t>
      </w:r>
    </w:p>
    <w:p w:rsidR="0073334A" w:rsidRPr="00194C1D" w:rsidRDefault="00D8420B" w:rsidP="00D20A24">
      <w:pPr>
        <w:rPr>
          <w:rFonts w:ascii="Times New Roman" w:hAnsi="Times New Roman" w:cs="Times New Roman"/>
          <w:sz w:val="24"/>
          <w:szCs w:val="24"/>
          <w:rPrChange w:id="4963" w:author="Owner" w:date="2017-04-10T10:31:00Z">
            <w:rPr>
              <w:sz w:val="24"/>
              <w:szCs w:val="24"/>
            </w:rPr>
          </w:rPrChange>
        </w:rPr>
      </w:pPr>
      <w:r w:rsidRPr="00194C1D">
        <w:rPr>
          <w:rFonts w:ascii="Times New Roman" w:hAnsi="Times New Roman" w:cs="Times New Roman"/>
          <w:sz w:val="24"/>
          <w:szCs w:val="24"/>
          <w:rPrChange w:id="4964" w:author="Owner" w:date="2017-04-10T10:31:00Z">
            <w:rPr>
              <w:sz w:val="24"/>
              <w:szCs w:val="24"/>
            </w:rPr>
          </w:rPrChange>
        </w:rPr>
        <w:t xml:space="preserve">Another method </w:t>
      </w:r>
      <w:r w:rsidR="004107F7" w:rsidRPr="00194C1D">
        <w:rPr>
          <w:rFonts w:ascii="Times New Roman" w:hAnsi="Times New Roman" w:cs="Times New Roman"/>
          <w:sz w:val="24"/>
          <w:szCs w:val="24"/>
          <w:rPrChange w:id="4965" w:author="Owner" w:date="2017-04-10T10:31:00Z">
            <w:rPr>
              <w:sz w:val="24"/>
              <w:szCs w:val="24"/>
            </w:rPr>
          </w:rPrChange>
        </w:rPr>
        <w:t>for entering initial population</w:t>
      </w:r>
      <w:r w:rsidRPr="00194C1D">
        <w:rPr>
          <w:rFonts w:ascii="Times New Roman" w:hAnsi="Times New Roman" w:cs="Times New Roman"/>
          <w:sz w:val="24"/>
          <w:szCs w:val="24"/>
          <w:rPrChange w:id="4966" w:author="Owner" w:date="2017-04-10T10:31:00Z">
            <w:rPr>
              <w:sz w:val="24"/>
              <w:szCs w:val="24"/>
            </w:rPr>
          </w:rPrChange>
        </w:rPr>
        <w:t xml:space="preserve"> numbers is to use the output from a previous run of the model.  </w:t>
      </w:r>
      <w:r w:rsidR="0073334A" w:rsidRPr="00194C1D">
        <w:rPr>
          <w:rFonts w:ascii="Times New Roman" w:hAnsi="Times New Roman" w:cs="Times New Roman"/>
          <w:sz w:val="24"/>
          <w:szCs w:val="24"/>
          <w:rPrChange w:id="4967" w:author="Owner" w:date="2017-04-10T10:31:00Z">
            <w:rPr>
              <w:sz w:val="24"/>
              <w:szCs w:val="24"/>
            </w:rPr>
          </w:rPrChange>
        </w:rPr>
        <w:t>Upon the completion a simulation, a file is created for each site which contains the final population numbers at each life stage, for each genetic sub-type.  These files are stored in a folder called “Output Files”, and are given file names of the form “TFinal</w:t>
      </w:r>
      <w:r w:rsidR="00AE171C" w:rsidRPr="00194C1D">
        <w:rPr>
          <w:rFonts w:ascii="Times New Roman" w:hAnsi="Times New Roman" w:cs="Times New Roman"/>
          <w:sz w:val="24"/>
          <w:szCs w:val="24"/>
          <w:rPrChange w:id="4968" w:author="Owner" w:date="2017-04-10T10:31:00Z">
            <w:rPr>
              <w:sz w:val="24"/>
              <w:szCs w:val="24"/>
            </w:rPr>
          </w:rPrChange>
        </w:rPr>
        <w:t xml:space="preserve"> </w:t>
      </w:r>
      <w:r w:rsidR="0073334A" w:rsidRPr="00194C1D">
        <w:rPr>
          <w:rFonts w:ascii="Times New Roman" w:hAnsi="Times New Roman" w:cs="Times New Roman"/>
          <w:sz w:val="24"/>
          <w:szCs w:val="24"/>
          <w:rPrChange w:id="4969" w:author="Owner" w:date="2017-04-10T10:31:00Z">
            <w:rPr>
              <w:sz w:val="24"/>
              <w:szCs w:val="24"/>
            </w:rPr>
          </w:rPrChange>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194C1D" w:rsidRDefault="000673A9" w:rsidP="00E95993">
      <w:pPr>
        <w:rPr>
          <w:rFonts w:ascii="Times New Roman" w:hAnsi="Times New Roman" w:cs="Times New Roman"/>
          <w:sz w:val="24"/>
          <w:szCs w:val="24"/>
          <w:rPrChange w:id="4970" w:author="Owner" w:date="2017-04-10T10:31:00Z">
            <w:rPr>
              <w:sz w:val="24"/>
              <w:szCs w:val="24"/>
            </w:rPr>
          </w:rPrChange>
        </w:rPr>
      </w:pPr>
    </w:p>
    <w:p w:rsidR="00783F5E" w:rsidRPr="00194C1D" w:rsidRDefault="00783F5E" w:rsidP="00783F5E">
      <w:pPr>
        <w:pStyle w:val="ListParagraph"/>
        <w:spacing w:after="0"/>
        <w:ind w:left="360"/>
        <w:outlineLvl w:val="0"/>
        <w:rPr>
          <w:rFonts w:ascii="Times New Roman" w:hAnsi="Times New Roman" w:cs="Times New Roman"/>
          <w:b/>
          <w:sz w:val="28"/>
          <w:szCs w:val="24"/>
          <w:rPrChange w:id="4971" w:author="Owner" w:date="2017-04-10T10:31:00Z">
            <w:rPr>
              <w:b/>
              <w:sz w:val="28"/>
              <w:szCs w:val="24"/>
            </w:rPr>
          </w:rPrChange>
        </w:rPr>
      </w:pPr>
    </w:p>
    <w:p w:rsidR="000C19A7" w:rsidRPr="00194C1D" w:rsidRDefault="00474965" w:rsidP="00194C1D">
      <w:pPr>
        <w:pStyle w:val="ListParagraph"/>
        <w:numPr>
          <w:ilvl w:val="0"/>
          <w:numId w:val="17"/>
        </w:numPr>
        <w:spacing w:after="0"/>
        <w:outlineLvl w:val="0"/>
        <w:rPr>
          <w:rFonts w:ascii="Times New Roman" w:hAnsi="Times New Roman" w:cs="Times New Roman"/>
          <w:b/>
          <w:sz w:val="28"/>
          <w:szCs w:val="24"/>
          <w:rPrChange w:id="4972" w:author="Owner" w:date="2017-04-10T10:31:00Z">
            <w:rPr>
              <w:b/>
              <w:sz w:val="28"/>
              <w:szCs w:val="24"/>
            </w:rPr>
          </w:rPrChange>
        </w:rPr>
        <w:pPrChange w:id="4973" w:author="Owner" w:date="2017-04-10T10:33:00Z">
          <w:pPr>
            <w:pStyle w:val="ListParagraph"/>
            <w:numPr>
              <w:numId w:val="6"/>
            </w:numPr>
            <w:spacing w:after="0"/>
            <w:ind w:left="360" w:hanging="360"/>
            <w:outlineLvl w:val="0"/>
          </w:pPr>
        </w:pPrChange>
      </w:pPr>
      <w:bookmarkStart w:id="4974" w:name="_Toc479584375"/>
      <w:r w:rsidRPr="00194C1D">
        <w:rPr>
          <w:rFonts w:ascii="Times New Roman" w:hAnsi="Times New Roman" w:cs="Times New Roman"/>
          <w:b/>
          <w:sz w:val="28"/>
          <w:szCs w:val="24"/>
          <w:rPrChange w:id="4975" w:author="Owner" w:date="2017-04-10T10:31:00Z">
            <w:rPr>
              <w:b/>
              <w:sz w:val="28"/>
              <w:szCs w:val="24"/>
            </w:rPr>
          </w:rPrChange>
        </w:rPr>
        <w:t>Running the Model</w:t>
      </w:r>
      <w:r w:rsidR="00BA4473" w:rsidRPr="00194C1D">
        <w:rPr>
          <w:rFonts w:ascii="Times New Roman" w:hAnsi="Times New Roman" w:cs="Times New Roman"/>
          <w:b/>
          <w:sz w:val="28"/>
          <w:szCs w:val="24"/>
          <w:rPrChange w:id="4976" w:author="Owner" w:date="2017-04-10T10:31:00Z">
            <w:rPr>
              <w:b/>
              <w:sz w:val="28"/>
              <w:szCs w:val="24"/>
            </w:rPr>
          </w:rPrChange>
        </w:rPr>
        <w:t xml:space="preserve"> in R</w:t>
      </w:r>
      <w:bookmarkEnd w:id="4974"/>
    </w:p>
    <w:p w:rsidR="00BA4473" w:rsidRPr="00194C1D" w:rsidRDefault="00BA4473" w:rsidP="00BA4473">
      <w:pPr>
        <w:pStyle w:val="ListParagraph"/>
        <w:spacing w:after="0"/>
        <w:ind w:left="360"/>
        <w:outlineLvl w:val="0"/>
        <w:rPr>
          <w:rFonts w:ascii="Times New Roman" w:hAnsi="Times New Roman" w:cs="Times New Roman"/>
          <w:b/>
          <w:sz w:val="24"/>
          <w:szCs w:val="24"/>
          <w:rPrChange w:id="4977" w:author="Owner" w:date="2017-04-10T10:31:00Z">
            <w:rPr>
              <w:b/>
              <w:sz w:val="24"/>
              <w:szCs w:val="24"/>
            </w:rPr>
          </w:rPrChange>
        </w:rPr>
      </w:pPr>
    </w:p>
    <w:p w:rsidR="00667024" w:rsidRPr="00194C1D" w:rsidRDefault="00667024" w:rsidP="00D20A24">
      <w:pPr>
        <w:rPr>
          <w:rFonts w:ascii="Times New Roman" w:hAnsi="Times New Roman" w:cs="Times New Roman"/>
          <w:sz w:val="24"/>
          <w:szCs w:val="24"/>
          <w:rPrChange w:id="4978" w:author="Owner" w:date="2017-04-10T10:31:00Z">
            <w:rPr>
              <w:sz w:val="24"/>
              <w:szCs w:val="24"/>
            </w:rPr>
          </w:rPrChange>
        </w:rPr>
      </w:pPr>
      <w:r w:rsidRPr="00194C1D">
        <w:rPr>
          <w:rFonts w:ascii="Times New Roman" w:hAnsi="Times New Roman" w:cs="Times New Roman"/>
          <w:sz w:val="24"/>
          <w:szCs w:val="24"/>
          <w:rPrChange w:id="4979" w:author="Owner" w:date="2017-04-10T10:31:00Z">
            <w:rPr>
              <w:sz w:val="24"/>
              <w:szCs w:val="24"/>
            </w:rPr>
          </w:rPrChange>
        </w:rPr>
        <w:t xml:space="preserve">Once the </w:t>
      </w:r>
      <w:r w:rsidR="006F400D" w:rsidRPr="00194C1D">
        <w:rPr>
          <w:rFonts w:ascii="Times New Roman" w:hAnsi="Times New Roman" w:cs="Times New Roman"/>
          <w:sz w:val="24"/>
          <w:szCs w:val="24"/>
          <w:rPrChange w:id="4980" w:author="Owner" w:date="2017-04-10T10:31:00Z">
            <w:rPr>
              <w:sz w:val="24"/>
              <w:szCs w:val="24"/>
            </w:rPr>
          </w:rPrChange>
        </w:rPr>
        <w:t>input</w:t>
      </w:r>
      <w:r w:rsidRPr="00194C1D">
        <w:rPr>
          <w:rFonts w:ascii="Times New Roman" w:hAnsi="Times New Roman" w:cs="Times New Roman"/>
          <w:sz w:val="24"/>
          <w:szCs w:val="24"/>
          <w:rPrChange w:id="4981" w:author="Owner" w:date="2017-04-10T10:31:00Z">
            <w:rPr>
              <w:sz w:val="24"/>
              <w:szCs w:val="24"/>
            </w:rPr>
          </w:rPrChange>
        </w:rPr>
        <w:t xml:space="preserve"> files are prepared, as detailed in section </w:t>
      </w:r>
      <w:r w:rsidR="00C745A0" w:rsidRPr="00194C1D">
        <w:rPr>
          <w:rFonts w:ascii="Times New Roman" w:hAnsi="Times New Roman" w:cs="Times New Roman"/>
          <w:sz w:val="24"/>
          <w:szCs w:val="24"/>
          <w:rPrChange w:id="4982" w:author="Owner" w:date="2017-04-10T10:31:00Z">
            <w:rPr>
              <w:sz w:val="24"/>
              <w:szCs w:val="24"/>
            </w:rPr>
          </w:rPrChange>
        </w:rPr>
        <w:t>7</w:t>
      </w:r>
      <w:r w:rsidRPr="00194C1D">
        <w:rPr>
          <w:rFonts w:ascii="Times New Roman" w:hAnsi="Times New Roman" w:cs="Times New Roman"/>
          <w:sz w:val="24"/>
          <w:szCs w:val="24"/>
          <w:rPrChange w:id="4983" w:author="Owner" w:date="2017-04-10T10:31:00Z">
            <w:rPr>
              <w:sz w:val="24"/>
              <w:szCs w:val="24"/>
            </w:rPr>
          </w:rPrChange>
        </w:rPr>
        <w:t>, the user is ready</w:t>
      </w:r>
      <w:r w:rsidR="00716093" w:rsidRPr="00194C1D">
        <w:rPr>
          <w:rFonts w:ascii="Times New Roman" w:hAnsi="Times New Roman" w:cs="Times New Roman"/>
          <w:sz w:val="24"/>
          <w:szCs w:val="24"/>
          <w:rPrChange w:id="4984" w:author="Owner" w:date="2017-04-10T10:31:00Z">
            <w:rPr>
              <w:sz w:val="24"/>
              <w:szCs w:val="24"/>
            </w:rPr>
          </w:rPrChange>
        </w:rPr>
        <w:t xml:space="preserve"> to run the actual R script that </w:t>
      </w:r>
      <w:r w:rsidRPr="00194C1D">
        <w:rPr>
          <w:rFonts w:ascii="Times New Roman" w:hAnsi="Times New Roman" w:cs="Times New Roman"/>
          <w:sz w:val="24"/>
          <w:szCs w:val="24"/>
          <w:rPrChange w:id="4985" w:author="Owner" w:date="2017-04-10T10:31:00Z">
            <w:rPr>
              <w:sz w:val="24"/>
              <w:szCs w:val="24"/>
            </w:rPr>
          </w:rPrChange>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194C1D" w:rsidRDefault="006F400D" w:rsidP="00D20A24">
      <w:pPr>
        <w:rPr>
          <w:rFonts w:ascii="Times New Roman" w:hAnsi="Times New Roman" w:cs="Times New Roman"/>
          <w:sz w:val="24"/>
          <w:szCs w:val="24"/>
          <w:rPrChange w:id="4986" w:author="Owner" w:date="2017-04-10T10:31:00Z">
            <w:rPr>
              <w:sz w:val="24"/>
              <w:szCs w:val="24"/>
            </w:rPr>
          </w:rPrChange>
        </w:rPr>
      </w:pPr>
      <w:r w:rsidRPr="00194C1D">
        <w:rPr>
          <w:rFonts w:ascii="Times New Roman" w:hAnsi="Times New Roman" w:cs="Times New Roman"/>
          <w:sz w:val="24"/>
          <w:szCs w:val="24"/>
          <w:rPrChange w:id="4987" w:author="Owner" w:date="2017-04-10T10:31:00Z">
            <w:rPr>
              <w:sz w:val="24"/>
              <w:szCs w:val="24"/>
            </w:rPr>
          </w:rPrChange>
        </w:rPr>
        <w:t>All input files and R-scripts must be located in a single folder on the user’s pc prior to running the program.</w:t>
      </w:r>
    </w:p>
    <w:p w:rsidR="00667024" w:rsidRPr="00194C1D" w:rsidRDefault="00667024" w:rsidP="00D20A24">
      <w:pPr>
        <w:rPr>
          <w:rFonts w:ascii="Times New Roman" w:hAnsi="Times New Roman" w:cs="Times New Roman"/>
          <w:sz w:val="24"/>
          <w:szCs w:val="24"/>
          <w:rPrChange w:id="4988" w:author="Owner" w:date="2017-04-10T10:31:00Z">
            <w:rPr>
              <w:sz w:val="24"/>
              <w:szCs w:val="24"/>
            </w:rPr>
          </w:rPrChange>
        </w:rPr>
      </w:pPr>
    </w:p>
    <w:p w:rsidR="00667024" w:rsidRPr="00194C1D" w:rsidRDefault="00667024" w:rsidP="00D20A24">
      <w:pPr>
        <w:rPr>
          <w:rFonts w:ascii="Times New Roman" w:hAnsi="Times New Roman" w:cs="Times New Roman"/>
          <w:b/>
          <w:sz w:val="24"/>
          <w:szCs w:val="24"/>
          <w:rPrChange w:id="4989" w:author="Owner" w:date="2017-04-10T10:31:00Z">
            <w:rPr>
              <w:b/>
              <w:sz w:val="24"/>
              <w:szCs w:val="24"/>
            </w:rPr>
          </w:rPrChange>
        </w:rPr>
      </w:pPr>
      <w:r w:rsidRPr="00194C1D">
        <w:rPr>
          <w:rFonts w:ascii="Times New Roman" w:hAnsi="Times New Roman" w:cs="Times New Roman"/>
          <w:b/>
          <w:sz w:val="24"/>
          <w:szCs w:val="24"/>
          <w:rPrChange w:id="4990" w:author="Owner" w:date="2017-04-10T10:31:00Z">
            <w:rPr>
              <w:b/>
              <w:sz w:val="24"/>
              <w:szCs w:val="24"/>
            </w:rPr>
          </w:rPrChange>
        </w:rPr>
        <w:t>Step 1: Open R and set the working directory</w:t>
      </w:r>
    </w:p>
    <w:p w:rsidR="00667024" w:rsidRPr="00194C1D" w:rsidRDefault="004107F7" w:rsidP="00D20A24">
      <w:pPr>
        <w:rPr>
          <w:rFonts w:ascii="Times New Roman" w:hAnsi="Times New Roman" w:cs="Times New Roman"/>
          <w:sz w:val="24"/>
          <w:szCs w:val="24"/>
          <w:rPrChange w:id="4991" w:author="Owner" w:date="2017-04-10T10:31:00Z">
            <w:rPr>
              <w:sz w:val="24"/>
              <w:szCs w:val="24"/>
            </w:rPr>
          </w:rPrChange>
        </w:rPr>
      </w:pPr>
      <w:r w:rsidRPr="00194C1D">
        <w:rPr>
          <w:rFonts w:ascii="Times New Roman" w:hAnsi="Times New Roman" w:cs="Times New Roman"/>
          <w:sz w:val="24"/>
          <w:szCs w:val="24"/>
          <w:rPrChange w:id="4992" w:author="Owner" w:date="2017-04-10T10:31:00Z">
            <w:rPr>
              <w:sz w:val="24"/>
              <w:szCs w:val="24"/>
            </w:rPr>
          </w:rPrChange>
        </w:rPr>
        <w:t>Open</w:t>
      </w:r>
      <w:r w:rsidR="00667024" w:rsidRPr="00194C1D">
        <w:rPr>
          <w:rFonts w:ascii="Times New Roman" w:hAnsi="Times New Roman" w:cs="Times New Roman"/>
          <w:sz w:val="24"/>
          <w:szCs w:val="24"/>
          <w:rPrChange w:id="4993" w:author="Owner" w:date="2017-04-10T10:31:00Z">
            <w:rPr>
              <w:sz w:val="24"/>
              <w:szCs w:val="24"/>
            </w:rPr>
          </w:rPrChange>
        </w:rPr>
        <w:t xml:space="preserve"> R.  Change the working directory to the fold</w:t>
      </w:r>
      <w:r w:rsidR="00636696" w:rsidRPr="00194C1D">
        <w:rPr>
          <w:rFonts w:ascii="Times New Roman" w:hAnsi="Times New Roman" w:cs="Times New Roman"/>
          <w:sz w:val="24"/>
          <w:szCs w:val="24"/>
          <w:rPrChange w:id="4994" w:author="Owner" w:date="2017-04-10T10:31:00Z">
            <w:rPr>
              <w:sz w:val="24"/>
              <w:szCs w:val="24"/>
            </w:rPr>
          </w:rPrChange>
        </w:rPr>
        <w:t>er where the R scripts and input</w:t>
      </w:r>
      <w:r w:rsidR="00667024" w:rsidRPr="00194C1D">
        <w:rPr>
          <w:rFonts w:ascii="Times New Roman" w:hAnsi="Times New Roman" w:cs="Times New Roman"/>
          <w:sz w:val="24"/>
          <w:szCs w:val="24"/>
          <w:rPrChange w:id="4995" w:author="Owner" w:date="2017-04-10T10:31:00Z">
            <w:rPr>
              <w:sz w:val="24"/>
              <w:szCs w:val="24"/>
            </w:rPr>
          </w:rPrChange>
        </w:rPr>
        <w:t xml:space="preserve"> files are located.  This is done, with the R console as the active window, by clicking “File”, “Change Dir”, and navigating to the fol</w:t>
      </w:r>
      <w:r w:rsidR="00716093" w:rsidRPr="00194C1D">
        <w:rPr>
          <w:rFonts w:ascii="Times New Roman" w:hAnsi="Times New Roman" w:cs="Times New Roman"/>
          <w:sz w:val="24"/>
          <w:szCs w:val="24"/>
          <w:rPrChange w:id="4996" w:author="Owner" w:date="2017-04-10T10:31:00Z">
            <w:rPr>
              <w:sz w:val="24"/>
              <w:szCs w:val="24"/>
            </w:rPr>
          </w:rPrChange>
        </w:rPr>
        <w:t>der where the files are stored.</w:t>
      </w:r>
    </w:p>
    <w:p w:rsidR="00667024" w:rsidRPr="00194C1D" w:rsidRDefault="00667024" w:rsidP="00D20A24">
      <w:pPr>
        <w:rPr>
          <w:rFonts w:ascii="Times New Roman" w:hAnsi="Times New Roman" w:cs="Times New Roman"/>
          <w:sz w:val="24"/>
          <w:szCs w:val="24"/>
          <w:rPrChange w:id="4997" w:author="Owner" w:date="2017-04-10T10:31:00Z">
            <w:rPr>
              <w:sz w:val="24"/>
              <w:szCs w:val="24"/>
            </w:rPr>
          </w:rPrChange>
        </w:rPr>
      </w:pPr>
    </w:p>
    <w:p w:rsidR="00667024" w:rsidRPr="00194C1D" w:rsidRDefault="00667024" w:rsidP="00D20A24">
      <w:pPr>
        <w:rPr>
          <w:rFonts w:ascii="Times New Roman" w:hAnsi="Times New Roman" w:cs="Times New Roman"/>
          <w:sz w:val="24"/>
          <w:szCs w:val="24"/>
          <w:rPrChange w:id="4998" w:author="Owner" w:date="2017-04-10T10:31:00Z">
            <w:rPr>
              <w:sz w:val="24"/>
              <w:szCs w:val="24"/>
            </w:rPr>
          </w:rPrChange>
        </w:rPr>
      </w:pPr>
      <w:r w:rsidRPr="00194C1D">
        <w:rPr>
          <w:rFonts w:ascii="Times New Roman" w:hAnsi="Times New Roman" w:cs="Times New Roman"/>
          <w:b/>
          <w:sz w:val="24"/>
          <w:szCs w:val="24"/>
          <w:rPrChange w:id="4999" w:author="Owner" w:date="2017-04-10T10:31:00Z">
            <w:rPr>
              <w:b/>
              <w:sz w:val="24"/>
              <w:szCs w:val="24"/>
            </w:rPr>
          </w:rPrChange>
        </w:rPr>
        <w:t>Step 2: Open R-script “Watershed.R</w:t>
      </w:r>
      <w:r w:rsidRPr="00194C1D">
        <w:rPr>
          <w:rFonts w:ascii="Times New Roman" w:hAnsi="Times New Roman" w:cs="Times New Roman"/>
          <w:sz w:val="24"/>
          <w:szCs w:val="24"/>
          <w:rPrChange w:id="5000" w:author="Owner" w:date="2017-04-10T10:31:00Z">
            <w:rPr>
              <w:sz w:val="24"/>
              <w:szCs w:val="24"/>
            </w:rPr>
          </w:rPrChange>
        </w:rPr>
        <w:t>”</w:t>
      </w:r>
    </w:p>
    <w:p w:rsidR="00667024" w:rsidRPr="00194C1D" w:rsidRDefault="00716093" w:rsidP="00D20A24">
      <w:pPr>
        <w:rPr>
          <w:rFonts w:ascii="Times New Roman" w:hAnsi="Times New Roman" w:cs="Times New Roman"/>
          <w:sz w:val="24"/>
          <w:szCs w:val="24"/>
          <w:rPrChange w:id="5001" w:author="Owner" w:date="2017-04-10T10:31:00Z">
            <w:rPr>
              <w:sz w:val="24"/>
              <w:szCs w:val="24"/>
            </w:rPr>
          </w:rPrChange>
        </w:rPr>
      </w:pPr>
      <w:r w:rsidRPr="00194C1D">
        <w:rPr>
          <w:rFonts w:ascii="Times New Roman" w:hAnsi="Times New Roman" w:cs="Times New Roman"/>
          <w:sz w:val="24"/>
          <w:szCs w:val="24"/>
          <w:rPrChange w:id="5002" w:author="Owner" w:date="2017-04-10T10:31:00Z">
            <w:rPr>
              <w:sz w:val="24"/>
              <w:szCs w:val="24"/>
            </w:rPr>
          </w:rPrChange>
        </w:rPr>
        <w:t xml:space="preserve">Open the R </w:t>
      </w:r>
      <w:r w:rsidR="00667024" w:rsidRPr="00194C1D">
        <w:rPr>
          <w:rFonts w:ascii="Times New Roman" w:hAnsi="Times New Roman" w:cs="Times New Roman"/>
          <w:sz w:val="24"/>
          <w:szCs w:val="24"/>
          <w:rPrChange w:id="5003" w:author="Owner" w:date="2017-04-10T10:31:00Z">
            <w:rPr>
              <w:sz w:val="24"/>
              <w:szCs w:val="24"/>
            </w:rPr>
          </w:rPrChange>
        </w:rPr>
        <w:t>script “Watershed.R” by selecting “File”, “Open Script”, and selecting “Watershed.R”.    This is the main R script that calls all other functions required to run the Watershed model analysis.</w:t>
      </w:r>
    </w:p>
    <w:p w:rsidR="00667024" w:rsidRPr="00194C1D" w:rsidRDefault="00667024" w:rsidP="00D20A24">
      <w:pPr>
        <w:rPr>
          <w:rFonts w:ascii="Times New Roman" w:hAnsi="Times New Roman" w:cs="Times New Roman"/>
          <w:sz w:val="24"/>
          <w:szCs w:val="24"/>
          <w:rPrChange w:id="5004" w:author="Owner" w:date="2017-04-10T10:31:00Z">
            <w:rPr>
              <w:sz w:val="24"/>
              <w:szCs w:val="24"/>
            </w:rPr>
          </w:rPrChange>
        </w:rPr>
      </w:pPr>
    </w:p>
    <w:p w:rsidR="00667024" w:rsidRPr="00194C1D" w:rsidRDefault="00667024" w:rsidP="00D20A24">
      <w:pPr>
        <w:rPr>
          <w:rFonts w:ascii="Times New Roman" w:hAnsi="Times New Roman" w:cs="Times New Roman"/>
          <w:b/>
          <w:sz w:val="24"/>
          <w:szCs w:val="24"/>
          <w:rPrChange w:id="5005" w:author="Owner" w:date="2017-04-10T10:31:00Z">
            <w:rPr>
              <w:b/>
              <w:sz w:val="24"/>
              <w:szCs w:val="24"/>
            </w:rPr>
          </w:rPrChange>
        </w:rPr>
      </w:pPr>
      <w:r w:rsidRPr="00194C1D">
        <w:rPr>
          <w:rFonts w:ascii="Times New Roman" w:hAnsi="Times New Roman" w:cs="Times New Roman"/>
          <w:b/>
          <w:sz w:val="24"/>
          <w:szCs w:val="24"/>
          <w:rPrChange w:id="5006" w:author="Owner" w:date="2017-04-10T10:31:00Z">
            <w:rPr>
              <w:b/>
              <w:sz w:val="24"/>
              <w:szCs w:val="24"/>
            </w:rPr>
          </w:rPrChange>
        </w:rPr>
        <w:t>Step 3: Run the Script</w:t>
      </w:r>
    </w:p>
    <w:p w:rsidR="00667024" w:rsidRPr="00194C1D" w:rsidRDefault="00667024" w:rsidP="00D20A24">
      <w:pPr>
        <w:rPr>
          <w:rFonts w:ascii="Times New Roman" w:hAnsi="Times New Roman" w:cs="Times New Roman"/>
          <w:sz w:val="24"/>
          <w:szCs w:val="24"/>
          <w:rPrChange w:id="5007" w:author="Owner" w:date="2017-04-10T10:31:00Z">
            <w:rPr>
              <w:sz w:val="24"/>
              <w:szCs w:val="24"/>
            </w:rPr>
          </w:rPrChange>
        </w:rPr>
      </w:pPr>
      <w:r w:rsidRPr="00194C1D">
        <w:rPr>
          <w:rFonts w:ascii="Times New Roman" w:hAnsi="Times New Roman" w:cs="Times New Roman"/>
          <w:sz w:val="24"/>
          <w:szCs w:val="24"/>
          <w:rPrChange w:id="5008" w:author="Owner" w:date="2017-04-10T10:31:00Z">
            <w:rPr>
              <w:sz w:val="24"/>
              <w:szCs w:val="24"/>
            </w:rPr>
          </w:rPrChange>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194C1D">
        <w:rPr>
          <w:rFonts w:ascii="Times New Roman" w:hAnsi="Times New Roman" w:cs="Times New Roman"/>
          <w:sz w:val="24"/>
          <w:szCs w:val="24"/>
          <w:rPrChange w:id="5009" w:author="Owner" w:date="2017-04-10T10:31:00Z">
            <w:rPr>
              <w:sz w:val="24"/>
              <w:szCs w:val="24"/>
            </w:rPr>
          </w:rPrChange>
        </w:rPr>
        <w:t xml:space="preserve"> After reading the input files, the</w:t>
      </w:r>
      <w:r w:rsidRPr="00194C1D">
        <w:rPr>
          <w:rFonts w:ascii="Times New Roman" w:hAnsi="Times New Roman" w:cs="Times New Roman"/>
          <w:sz w:val="24"/>
          <w:szCs w:val="24"/>
          <w:rPrChange w:id="5010" w:author="Owner" w:date="2017-04-10T10:31:00Z">
            <w:rPr>
              <w:sz w:val="24"/>
              <w:szCs w:val="24"/>
            </w:rPr>
          </w:rPrChange>
        </w:rPr>
        <w:t xml:space="preserve"> Monte Carlo </w:t>
      </w:r>
      <w:r w:rsidR="00636696" w:rsidRPr="00194C1D">
        <w:rPr>
          <w:rFonts w:ascii="Times New Roman" w:hAnsi="Times New Roman" w:cs="Times New Roman"/>
          <w:sz w:val="24"/>
          <w:szCs w:val="24"/>
          <w:rPrChange w:id="5011" w:author="Owner" w:date="2017-04-10T10:31:00Z">
            <w:rPr>
              <w:sz w:val="24"/>
              <w:szCs w:val="24"/>
            </w:rPr>
          </w:rPrChange>
        </w:rPr>
        <w:t xml:space="preserve">/ Beverton Holt </w:t>
      </w:r>
      <w:r w:rsidRPr="00194C1D">
        <w:rPr>
          <w:rFonts w:ascii="Times New Roman" w:hAnsi="Times New Roman" w:cs="Times New Roman"/>
          <w:sz w:val="24"/>
          <w:szCs w:val="24"/>
          <w:rPrChange w:id="5012" w:author="Owner" w:date="2017-04-10T10:31:00Z">
            <w:rPr>
              <w:sz w:val="24"/>
              <w:szCs w:val="24"/>
            </w:rPr>
          </w:rPrChange>
        </w:rPr>
        <w:t>simulation proceeds, with a message in the output window indicating the count of completed Monte Carlo iterations.</w:t>
      </w:r>
    </w:p>
    <w:p w:rsidR="000C1876" w:rsidRPr="00194C1D" w:rsidRDefault="000C1876" w:rsidP="00D20A24">
      <w:pPr>
        <w:rPr>
          <w:rFonts w:ascii="Times New Roman" w:hAnsi="Times New Roman" w:cs="Times New Roman"/>
          <w:sz w:val="24"/>
          <w:szCs w:val="24"/>
          <w:rPrChange w:id="5013" w:author="Owner" w:date="2017-04-10T10:31:00Z">
            <w:rPr>
              <w:sz w:val="24"/>
              <w:szCs w:val="24"/>
            </w:rPr>
          </w:rPrChange>
        </w:rPr>
      </w:pPr>
      <w:r w:rsidRPr="00194C1D">
        <w:rPr>
          <w:rFonts w:ascii="Times New Roman" w:hAnsi="Times New Roman" w:cs="Times New Roman"/>
          <w:sz w:val="24"/>
          <w:szCs w:val="24"/>
          <w:rPrChange w:id="5014" w:author="Owner" w:date="2017-04-10T10:31:00Z">
            <w:rPr>
              <w:sz w:val="24"/>
              <w:szCs w:val="24"/>
            </w:rPr>
          </w:rPrChange>
        </w:rPr>
        <w:t>None of the other R files included in the model need to be opened by the user.  The Watershed.R script will load each of the functions contained within these files.  The user may wish to open these files only if he or she wishes to examine the code and/or modify the code in some way.</w:t>
      </w:r>
    </w:p>
    <w:p w:rsidR="000C1876" w:rsidRPr="00194C1D" w:rsidRDefault="000C1876" w:rsidP="00D20A24">
      <w:pPr>
        <w:rPr>
          <w:rFonts w:ascii="Times New Roman" w:hAnsi="Times New Roman" w:cs="Times New Roman"/>
          <w:sz w:val="24"/>
          <w:szCs w:val="24"/>
          <w:rPrChange w:id="5015" w:author="Owner" w:date="2017-04-10T10:31:00Z">
            <w:rPr>
              <w:sz w:val="24"/>
              <w:szCs w:val="24"/>
            </w:rPr>
          </w:rPrChange>
        </w:rPr>
      </w:pPr>
    </w:p>
    <w:p w:rsidR="00F75F62" w:rsidRPr="00194C1D" w:rsidRDefault="00F75F62" w:rsidP="00D20A24">
      <w:pPr>
        <w:rPr>
          <w:rFonts w:ascii="Times New Roman" w:hAnsi="Times New Roman" w:cs="Times New Roman"/>
          <w:sz w:val="24"/>
          <w:szCs w:val="24"/>
          <w:rPrChange w:id="5016" w:author="Owner" w:date="2017-04-10T10:31:00Z">
            <w:rPr>
              <w:sz w:val="24"/>
              <w:szCs w:val="24"/>
            </w:rPr>
          </w:rPrChange>
        </w:rPr>
      </w:pPr>
    </w:p>
    <w:p w:rsidR="005F0D16" w:rsidRPr="00194C1D" w:rsidRDefault="00667024" w:rsidP="00194C1D">
      <w:pPr>
        <w:pStyle w:val="ListParagraph"/>
        <w:numPr>
          <w:ilvl w:val="0"/>
          <w:numId w:val="17"/>
        </w:numPr>
        <w:spacing w:after="0"/>
        <w:outlineLvl w:val="0"/>
        <w:rPr>
          <w:rFonts w:ascii="Times New Roman" w:hAnsi="Times New Roman" w:cs="Times New Roman"/>
          <w:b/>
          <w:sz w:val="28"/>
          <w:szCs w:val="24"/>
          <w:rPrChange w:id="5017" w:author="Owner" w:date="2017-04-10T10:31:00Z">
            <w:rPr>
              <w:b/>
              <w:sz w:val="28"/>
              <w:szCs w:val="24"/>
            </w:rPr>
          </w:rPrChange>
        </w:rPr>
        <w:pPrChange w:id="5018" w:author="Owner" w:date="2017-04-10T10:33:00Z">
          <w:pPr>
            <w:pStyle w:val="ListParagraph"/>
            <w:numPr>
              <w:numId w:val="6"/>
            </w:numPr>
            <w:spacing w:after="0"/>
            <w:ind w:left="360" w:hanging="360"/>
            <w:outlineLvl w:val="0"/>
          </w:pPr>
        </w:pPrChange>
      </w:pPr>
      <w:bookmarkStart w:id="5019" w:name="_Toc479584376"/>
      <w:r w:rsidRPr="00194C1D">
        <w:rPr>
          <w:rFonts w:ascii="Times New Roman" w:hAnsi="Times New Roman" w:cs="Times New Roman"/>
          <w:b/>
          <w:sz w:val="28"/>
          <w:szCs w:val="24"/>
          <w:rPrChange w:id="5020" w:author="Owner" w:date="2017-04-10T10:31:00Z">
            <w:rPr>
              <w:b/>
              <w:sz w:val="28"/>
              <w:szCs w:val="24"/>
            </w:rPr>
          </w:rPrChange>
        </w:rPr>
        <w:t>Model Output</w:t>
      </w:r>
      <w:bookmarkEnd w:id="5019"/>
    </w:p>
    <w:p w:rsidR="00667024" w:rsidRPr="00194C1D" w:rsidRDefault="00667024" w:rsidP="00D20A24">
      <w:pPr>
        <w:rPr>
          <w:rFonts w:ascii="Times New Roman" w:hAnsi="Times New Roman" w:cs="Times New Roman"/>
          <w:sz w:val="24"/>
          <w:szCs w:val="24"/>
          <w:rPrChange w:id="5021" w:author="Owner" w:date="2017-04-10T10:31:00Z">
            <w:rPr>
              <w:sz w:val="24"/>
              <w:szCs w:val="24"/>
            </w:rPr>
          </w:rPrChange>
        </w:rPr>
      </w:pPr>
    </w:p>
    <w:p w:rsidR="00F715A3" w:rsidRPr="00194C1D" w:rsidRDefault="00576D07" w:rsidP="00D20A24">
      <w:pPr>
        <w:rPr>
          <w:rFonts w:ascii="Times New Roman" w:hAnsi="Times New Roman" w:cs="Times New Roman"/>
          <w:b/>
          <w:sz w:val="24"/>
          <w:szCs w:val="24"/>
          <w:rPrChange w:id="5022" w:author="Owner" w:date="2017-04-10T10:31:00Z">
            <w:rPr>
              <w:b/>
              <w:sz w:val="24"/>
              <w:szCs w:val="24"/>
            </w:rPr>
          </w:rPrChange>
        </w:rPr>
      </w:pPr>
      <w:r w:rsidRPr="00194C1D">
        <w:rPr>
          <w:rFonts w:ascii="Times New Roman" w:hAnsi="Times New Roman" w:cs="Times New Roman"/>
          <w:sz w:val="24"/>
          <w:szCs w:val="24"/>
          <w:rPrChange w:id="5023" w:author="Owner" w:date="2017-04-10T10:31:00Z">
            <w:rPr>
              <w:sz w:val="24"/>
              <w:szCs w:val="24"/>
            </w:rPr>
          </w:rPrChange>
        </w:rPr>
        <w:t xml:space="preserve">Output for this model comes in two forms:  output files, written </w:t>
      </w:r>
      <w:r w:rsidR="004A4078" w:rsidRPr="00194C1D">
        <w:rPr>
          <w:rFonts w:ascii="Times New Roman" w:hAnsi="Times New Roman" w:cs="Times New Roman"/>
          <w:sz w:val="24"/>
          <w:szCs w:val="24"/>
          <w:rPrChange w:id="5024" w:author="Owner" w:date="2017-04-10T10:31:00Z">
            <w:rPr>
              <w:sz w:val="24"/>
              <w:szCs w:val="24"/>
            </w:rPr>
          </w:rPrChange>
        </w:rPr>
        <w:t xml:space="preserve">as .csv files, </w:t>
      </w:r>
      <w:r w:rsidRPr="00194C1D">
        <w:rPr>
          <w:rFonts w:ascii="Times New Roman" w:hAnsi="Times New Roman" w:cs="Times New Roman"/>
          <w:sz w:val="24"/>
          <w:szCs w:val="24"/>
          <w:rPrChange w:id="5025" w:author="Owner" w:date="2017-04-10T10:31:00Z">
            <w:rPr>
              <w:sz w:val="24"/>
              <w:szCs w:val="24"/>
            </w:rPr>
          </w:rPrChange>
        </w:rPr>
        <w:t>and output plot</w:t>
      </w:r>
      <w:r w:rsidR="004A4078" w:rsidRPr="00194C1D">
        <w:rPr>
          <w:rFonts w:ascii="Times New Roman" w:hAnsi="Times New Roman" w:cs="Times New Roman"/>
          <w:sz w:val="24"/>
          <w:szCs w:val="24"/>
          <w:rPrChange w:id="5026" w:author="Owner" w:date="2017-04-10T10:31:00Z">
            <w:rPr>
              <w:sz w:val="24"/>
              <w:szCs w:val="24"/>
            </w:rPr>
          </w:rPrChange>
        </w:rPr>
        <w:t xml:space="preserve">s written as files and displayed in the R-console </w:t>
      </w:r>
      <w:proofErr w:type="gramStart"/>
      <w:r w:rsidR="004A4078" w:rsidRPr="00194C1D">
        <w:rPr>
          <w:rFonts w:ascii="Times New Roman" w:hAnsi="Times New Roman" w:cs="Times New Roman"/>
          <w:sz w:val="24"/>
          <w:szCs w:val="24"/>
          <w:rPrChange w:id="5027" w:author="Owner" w:date="2017-04-10T10:31:00Z">
            <w:rPr>
              <w:sz w:val="24"/>
              <w:szCs w:val="24"/>
            </w:rPr>
          </w:rPrChange>
        </w:rPr>
        <w:t>gui</w:t>
      </w:r>
      <w:proofErr w:type="gramEnd"/>
      <w:r w:rsidR="00F715A3" w:rsidRPr="00194C1D">
        <w:rPr>
          <w:rFonts w:ascii="Times New Roman" w:hAnsi="Times New Roman" w:cs="Times New Roman"/>
          <w:sz w:val="24"/>
          <w:szCs w:val="24"/>
          <w:rPrChange w:id="5028" w:author="Owner" w:date="2017-04-10T10:31:00Z">
            <w:rPr>
              <w:sz w:val="24"/>
              <w:szCs w:val="24"/>
            </w:rPr>
          </w:rPrChange>
        </w:rPr>
        <w:t>.  Output files are written to a folder called “Output Files”, which will be a sub-folder of the working directly.  Note that</w:t>
      </w:r>
      <w:r w:rsidR="00F715A3" w:rsidRPr="00194C1D">
        <w:rPr>
          <w:rFonts w:ascii="Times New Roman" w:hAnsi="Times New Roman" w:cs="Times New Roman"/>
          <w:b/>
          <w:sz w:val="24"/>
          <w:szCs w:val="24"/>
          <w:rPrChange w:id="5029" w:author="Owner" w:date="2017-04-10T10:31:00Z">
            <w:rPr>
              <w:b/>
              <w:sz w:val="24"/>
              <w:szCs w:val="24"/>
            </w:rPr>
          </w:rPrChange>
        </w:rPr>
        <w:t xml:space="preserve">, when running the program, output data files and output plot files will overwrite existing files.  </w:t>
      </w:r>
    </w:p>
    <w:p w:rsidR="00F715A3" w:rsidRPr="00194C1D" w:rsidRDefault="00F715A3" w:rsidP="00D20A24">
      <w:pPr>
        <w:rPr>
          <w:rFonts w:ascii="Times New Roman" w:hAnsi="Times New Roman" w:cs="Times New Roman"/>
          <w:b/>
          <w:sz w:val="24"/>
          <w:szCs w:val="24"/>
          <w:rPrChange w:id="5030" w:author="Owner" w:date="2017-04-10T10:31:00Z">
            <w:rPr>
              <w:b/>
              <w:sz w:val="24"/>
              <w:szCs w:val="24"/>
            </w:rPr>
          </w:rPrChange>
        </w:rPr>
      </w:pPr>
    </w:p>
    <w:p w:rsidR="0099658F" w:rsidRPr="00194C1D" w:rsidRDefault="009307B9" w:rsidP="0019245D">
      <w:pPr>
        <w:ind w:firstLine="720"/>
        <w:rPr>
          <w:rFonts w:ascii="Times New Roman" w:hAnsi="Times New Roman" w:cs="Times New Roman"/>
          <w:b/>
          <w:sz w:val="24"/>
          <w:szCs w:val="24"/>
          <w:rPrChange w:id="5031" w:author="Owner" w:date="2017-04-10T10:31:00Z">
            <w:rPr>
              <w:b/>
              <w:sz w:val="24"/>
              <w:szCs w:val="24"/>
            </w:rPr>
          </w:rPrChange>
        </w:rPr>
      </w:pPr>
      <w:ins w:id="5032" w:author="Owner" w:date="2017-04-10T10:36:00Z">
        <w:r>
          <w:rPr>
            <w:rFonts w:ascii="Times New Roman" w:hAnsi="Times New Roman" w:cs="Times New Roman"/>
            <w:b/>
            <w:sz w:val="24"/>
            <w:szCs w:val="24"/>
          </w:rPr>
          <w:t>10</w:t>
        </w:r>
      </w:ins>
      <w:del w:id="5033" w:author="Owner" w:date="2017-04-10T10:36:00Z">
        <w:r w:rsidR="0019245D" w:rsidRPr="00194C1D" w:rsidDel="009307B9">
          <w:rPr>
            <w:rFonts w:ascii="Times New Roman" w:hAnsi="Times New Roman" w:cs="Times New Roman"/>
            <w:b/>
            <w:sz w:val="24"/>
            <w:szCs w:val="24"/>
            <w:rPrChange w:id="5034" w:author="Owner" w:date="2017-04-10T10:31:00Z">
              <w:rPr>
                <w:b/>
                <w:sz w:val="24"/>
                <w:szCs w:val="24"/>
              </w:rPr>
            </w:rPrChange>
          </w:rPr>
          <w:delText>9</w:delText>
        </w:r>
      </w:del>
      <w:r w:rsidR="0019245D" w:rsidRPr="00194C1D">
        <w:rPr>
          <w:rFonts w:ascii="Times New Roman" w:hAnsi="Times New Roman" w:cs="Times New Roman"/>
          <w:b/>
          <w:sz w:val="24"/>
          <w:szCs w:val="24"/>
          <w:rPrChange w:id="5035" w:author="Owner" w:date="2017-04-10T10:31:00Z">
            <w:rPr>
              <w:b/>
              <w:sz w:val="24"/>
              <w:szCs w:val="24"/>
            </w:rPr>
          </w:rPrChange>
        </w:rPr>
        <w:t xml:space="preserve">.1.1. Fish Population </w:t>
      </w:r>
      <w:r w:rsidR="0099658F" w:rsidRPr="00194C1D">
        <w:rPr>
          <w:rFonts w:ascii="Times New Roman" w:hAnsi="Times New Roman" w:cs="Times New Roman"/>
          <w:b/>
          <w:sz w:val="24"/>
          <w:szCs w:val="24"/>
          <w:rPrChange w:id="5036" w:author="Owner" w:date="2017-04-10T10:31:00Z">
            <w:rPr>
              <w:b/>
              <w:sz w:val="24"/>
              <w:szCs w:val="24"/>
            </w:rPr>
          </w:rPrChange>
        </w:rPr>
        <w:t>by Site</w:t>
      </w:r>
      <w:r w:rsidR="0019245D" w:rsidRPr="00194C1D">
        <w:rPr>
          <w:rFonts w:ascii="Times New Roman" w:hAnsi="Times New Roman" w:cs="Times New Roman"/>
          <w:b/>
          <w:sz w:val="24"/>
          <w:szCs w:val="24"/>
          <w:rPrChange w:id="5037" w:author="Owner" w:date="2017-04-10T10:31:00Z">
            <w:rPr>
              <w:b/>
              <w:sz w:val="24"/>
              <w:szCs w:val="24"/>
            </w:rPr>
          </w:rPrChange>
        </w:rPr>
        <w:t>,</w:t>
      </w:r>
      <w:r w:rsidR="0099658F" w:rsidRPr="00194C1D">
        <w:rPr>
          <w:rFonts w:ascii="Times New Roman" w:hAnsi="Times New Roman" w:cs="Times New Roman"/>
          <w:b/>
          <w:sz w:val="24"/>
          <w:szCs w:val="24"/>
          <w:rPrChange w:id="5038" w:author="Owner" w:date="2017-04-10T10:31:00Z">
            <w:rPr>
              <w:b/>
              <w:sz w:val="24"/>
              <w:szCs w:val="24"/>
            </w:rPr>
          </w:rPrChange>
        </w:rPr>
        <w:t xml:space="preserve"> and Total</w:t>
      </w:r>
      <w:r w:rsidR="0019245D" w:rsidRPr="00194C1D">
        <w:rPr>
          <w:rFonts w:ascii="Times New Roman" w:hAnsi="Times New Roman" w:cs="Times New Roman"/>
          <w:b/>
          <w:sz w:val="24"/>
          <w:szCs w:val="24"/>
          <w:rPrChange w:id="5039" w:author="Owner" w:date="2017-04-10T10:31:00Z">
            <w:rPr>
              <w:b/>
              <w:sz w:val="24"/>
              <w:szCs w:val="24"/>
            </w:rPr>
          </w:rPrChange>
        </w:rPr>
        <w:t>ed</w:t>
      </w:r>
      <w:r w:rsidR="0099658F" w:rsidRPr="00194C1D">
        <w:rPr>
          <w:rFonts w:ascii="Times New Roman" w:hAnsi="Times New Roman" w:cs="Times New Roman"/>
          <w:b/>
          <w:sz w:val="24"/>
          <w:szCs w:val="24"/>
          <w:rPrChange w:id="5040" w:author="Owner" w:date="2017-04-10T10:31:00Z">
            <w:rPr>
              <w:b/>
              <w:sz w:val="24"/>
              <w:szCs w:val="24"/>
            </w:rPr>
          </w:rPrChange>
        </w:rPr>
        <w:t xml:space="preserve"> over All Sites</w:t>
      </w:r>
    </w:p>
    <w:p w:rsidR="0099658F" w:rsidRPr="00194C1D" w:rsidRDefault="00F715A3" w:rsidP="00D20A24">
      <w:pPr>
        <w:rPr>
          <w:rFonts w:ascii="Times New Roman" w:hAnsi="Times New Roman" w:cs="Times New Roman"/>
          <w:sz w:val="24"/>
          <w:szCs w:val="24"/>
          <w:rPrChange w:id="5041" w:author="Owner" w:date="2017-04-10T10:31:00Z">
            <w:rPr>
              <w:sz w:val="24"/>
              <w:szCs w:val="24"/>
            </w:rPr>
          </w:rPrChange>
        </w:rPr>
      </w:pPr>
      <w:r w:rsidRPr="00194C1D">
        <w:rPr>
          <w:rFonts w:ascii="Times New Roman" w:hAnsi="Times New Roman" w:cs="Times New Roman"/>
          <w:sz w:val="24"/>
          <w:szCs w:val="24"/>
          <w:rPrChange w:id="5042" w:author="Owner" w:date="2017-04-10T10:31:00Z">
            <w:rPr>
              <w:sz w:val="24"/>
              <w:szCs w:val="24"/>
            </w:rPr>
          </w:rPrChange>
        </w:rPr>
        <w:t>Files containing the average and standard deviation (across all MC iterations) of the number of fish, at each life stage, at each year of the simulation,</w:t>
      </w:r>
      <w:r w:rsidR="00DC152F" w:rsidRPr="00194C1D">
        <w:rPr>
          <w:rFonts w:ascii="Times New Roman" w:hAnsi="Times New Roman" w:cs="Times New Roman"/>
          <w:sz w:val="24"/>
          <w:szCs w:val="24"/>
          <w:rPrChange w:id="5043" w:author="Owner" w:date="2017-04-10T10:31:00Z">
            <w:rPr>
              <w:sz w:val="24"/>
              <w:szCs w:val="24"/>
            </w:rPr>
          </w:rPrChange>
        </w:rPr>
        <w:t xml:space="preserve"> for each genetic sub-type,</w:t>
      </w:r>
      <w:r w:rsidRPr="00194C1D">
        <w:rPr>
          <w:rFonts w:ascii="Times New Roman" w:hAnsi="Times New Roman" w:cs="Times New Roman"/>
          <w:sz w:val="24"/>
          <w:szCs w:val="24"/>
          <w:rPrChange w:id="5044" w:author="Owner" w:date="2017-04-10T10:31:00Z">
            <w:rPr>
              <w:sz w:val="24"/>
              <w:szCs w:val="24"/>
            </w:rPr>
          </w:rPrChange>
        </w:rPr>
        <w:t xml:space="preserve"> are generated for each site.</w:t>
      </w:r>
      <w:r w:rsidR="00AE171C" w:rsidRPr="00194C1D">
        <w:rPr>
          <w:rFonts w:ascii="Times New Roman" w:hAnsi="Times New Roman" w:cs="Times New Roman"/>
          <w:sz w:val="24"/>
          <w:szCs w:val="24"/>
          <w:rPrChange w:id="5045" w:author="Owner" w:date="2017-04-10T10:31:00Z">
            <w:rPr>
              <w:sz w:val="24"/>
              <w:szCs w:val="24"/>
            </w:rPr>
          </w:rPrChange>
        </w:rPr>
        <w:t xml:space="preserve">  Additionally, a file is created with the same numbers totaled over all sites.</w:t>
      </w:r>
      <w:r w:rsidRPr="00194C1D">
        <w:rPr>
          <w:rFonts w:ascii="Times New Roman" w:hAnsi="Times New Roman" w:cs="Times New Roman"/>
          <w:sz w:val="24"/>
          <w:szCs w:val="24"/>
          <w:rPrChange w:id="5046" w:author="Owner" w:date="2017-04-10T10:31:00Z">
            <w:rPr>
              <w:sz w:val="24"/>
              <w:szCs w:val="24"/>
            </w:rPr>
          </w:rPrChange>
        </w:rPr>
        <w:t xml:space="preserve">  These population numbers are </w:t>
      </w:r>
      <w:r w:rsidR="00AE171C" w:rsidRPr="00194C1D">
        <w:rPr>
          <w:rFonts w:ascii="Times New Roman" w:hAnsi="Times New Roman" w:cs="Times New Roman"/>
          <w:sz w:val="24"/>
          <w:szCs w:val="24"/>
          <w:rPrChange w:id="5047" w:author="Owner" w:date="2017-04-10T10:31:00Z">
            <w:rPr>
              <w:sz w:val="24"/>
              <w:szCs w:val="24"/>
            </w:rPr>
          </w:rPrChange>
        </w:rPr>
        <w:t>also b</w:t>
      </w:r>
      <w:r w:rsidRPr="00194C1D">
        <w:rPr>
          <w:rFonts w:ascii="Times New Roman" w:hAnsi="Times New Roman" w:cs="Times New Roman"/>
          <w:sz w:val="24"/>
          <w:szCs w:val="24"/>
          <w:rPrChange w:id="5048" w:author="Owner" w:date="2017-04-10T10:31:00Z">
            <w:rPr>
              <w:sz w:val="24"/>
              <w:szCs w:val="24"/>
            </w:rPr>
          </w:rPrChange>
        </w:rPr>
        <w:t>roken out be genetic subspecies type.  These files are named “Results</w:t>
      </w:r>
      <w:proofErr w:type="gramStart"/>
      <w:r w:rsidRPr="00194C1D">
        <w:rPr>
          <w:rFonts w:ascii="Times New Roman" w:hAnsi="Times New Roman" w:cs="Times New Roman"/>
          <w:sz w:val="24"/>
          <w:szCs w:val="24"/>
          <w:rPrChange w:id="5049" w:author="Owner" w:date="2017-04-10T10:31:00Z">
            <w:rPr>
              <w:sz w:val="24"/>
              <w:szCs w:val="24"/>
            </w:rPr>
          </w:rPrChange>
        </w:rPr>
        <w:t>_[</w:t>
      </w:r>
      <w:proofErr w:type="gramEnd"/>
      <w:r w:rsidRPr="00194C1D">
        <w:rPr>
          <w:rFonts w:ascii="Times New Roman" w:hAnsi="Times New Roman" w:cs="Times New Roman"/>
          <w:sz w:val="24"/>
          <w:szCs w:val="24"/>
          <w:rPrChange w:id="5050" w:author="Owner" w:date="2017-04-10T10:31:00Z">
            <w:rPr>
              <w:sz w:val="24"/>
              <w:szCs w:val="24"/>
            </w:rPr>
          </w:rPrChange>
        </w:rPr>
        <w:t>site name].csv”.  One file per site modeled will be included.</w:t>
      </w:r>
      <w:r w:rsidR="00AE171C" w:rsidRPr="00194C1D">
        <w:rPr>
          <w:rFonts w:ascii="Times New Roman" w:hAnsi="Times New Roman" w:cs="Times New Roman"/>
          <w:sz w:val="24"/>
          <w:szCs w:val="24"/>
          <w:rPrChange w:id="5051" w:author="Owner" w:date="2017-04-10T10:31:00Z">
            <w:rPr>
              <w:sz w:val="24"/>
              <w:szCs w:val="24"/>
            </w:rPr>
          </w:rPrChange>
        </w:rPr>
        <w:t xml:space="preserve">  </w:t>
      </w:r>
      <w:r w:rsidR="00DC152F" w:rsidRPr="00194C1D">
        <w:rPr>
          <w:rFonts w:ascii="Times New Roman" w:hAnsi="Times New Roman" w:cs="Times New Roman"/>
          <w:sz w:val="24"/>
          <w:szCs w:val="24"/>
          <w:rPrChange w:id="5052" w:author="Owner" w:date="2017-04-10T10:31:00Z">
            <w:rPr>
              <w:sz w:val="24"/>
              <w:szCs w:val="24"/>
            </w:rPr>
          </w:rPrChange>
        </w:rPr>
        <w:t xml:space="preserve">  A file called “Results_All_Sites_combined.csv” will be created showing the population totals across all sites.</w:t>
      </w:r>
    </w:p>
    <w:p w:rsidR="0099658F" w:rsidRPr="00194C1D" w:rsidRDefault="0099658F" w:rsidP="00D20A24">
      <w:pPr>
        <w:rPr>
          <w:rFonts w:ascii="Times New Roman" w:hAnsi="Times New Roman" w:cs="Times New Roman"/>
          <w:sz w:val="24"/>
          <w:szCs w:val="24"/>
          <w:rPrChange w:id="5053" w:author="Owner" w:date="2017-04-10T10:31:00Z">
            <w:rPr>
              <w:sz w:val="24"/>
              <w:szCs w:val="24"/>
            </w:rPr>
          </w:rPrChange>
        </w:rPr>
      </w:pPr>
      <w:r w:rsidRPr="00194C1D">
        <w:rPr>
          <w:rFonts w:ascii="Times New Roman" w:hAnsi="Times New Roman" w:cs="Times New Roman"/>
          <w:sz w:val="24"/>
          <w:szCs w:val="24"/>
          <w:rPrChange w:id="5054" w:author="Owner" w:date="2017-04-10T10:31:00Z">
            <w:rPr>
              <w:sz w:val="24"/>
              <w:szCs w:val="24"/>
            </w:rPr>
          </w:rPrChange>
        </w:rPr>
        <w:t xml:space="preserve">The first couple of columns are simply an index column, and a column showing the time step of the simulation (these columns are duplicates of each other).  </w:t>
      </w:r>
    </w:p>
    <w:p w:rsidR="0099658F" w:rsidRPr="00194C1D" w:rsidRDefault="0099658F" w:rsidP="00D20A24">
      <w:pPr>
        <w:rPr>
          <w:rFonts w:ascii="Times New Roman" w:hAnsi="Times New Roman" w:cs="Times New Roman"/>
          <w:sz w:val="24"/>
          <w:szCs w:val="24"/>
          <w:rPrChange w:id="5055" w:author="Owner" w:date="2017-04-10T10:31:00Z">
            <w:rPr>
              <w:sz w:val="24"/>
              <w:szCs w:val="24"/>
            </w:rPr>
          </w:rPrChange>
        </w:rPr>
      </w:pPr>
      <w:r w:rsidRPr="00194C1D">
        <w:rPr>
          <w:rFonts w:ascii="Times New Roman" w:hAnsi="Times New Roman" w:cs="Times New Roman"/>
          <w:sz w:val="24"/>
          <w:szCs w:val="24"/>
          <w:rPrChange w:id="5056" w:author="Owner" w:date="2017-04-10T10:31:00Z">
            <w:rPr>
              <w:sz w:val="24"/>
              <w:szCs w:val="24"/>
            </w:rPr>
          </w:rPrChange>
        </w:rPr>
        <w:t>The next</w:t>
      </w:r>
      <w:r w:rsidR="00AE171C" w:rsidRPr="00194C1D">
        <w:rPr>
          <w:rFonts w:ascii="Times New Roman" w:hAnsi="Times New Roman" w:cs="Times New Roman"/>
          <w:sz w:val="24"/>
          <w:szCs w:val="24"/>
          <w:rPrChange w:id="5057" w:author="Owner" w:date="2017-04-10T10:31:00Z">
            <w:rPr>
              <w:sz w:val="24"/>
              <w:szCs w:val="24"/>
            </w:rPr>
          </w:rPrChange>
        </w:rPr>
        <w:t xml:space="preserve"> 17 columns in this output file list the number of fish (averaged over all Monte-Carlo iterations) at eac</w:t>
      </w:r>
      <w:r w:rsidRPr="00194C1D">
        <w:rPr>
          <w:rFonts w:ascii="Times New Roman" w:hAnsi="Times New Roman" w:cs="Times New Roman"/>
          <w:sz w:val="24"/>
          <w:szCs w:val="24"/>
          <w:rPrChange w:id="5058" w:author="Owner" w:date="2017-04-10T10:31:00Z">
            <w:rPr>
              <w:sz w:val="24"/>
              <w:szCs w:val="24"/>
            </w:rPr>
          </w:rPrChange>
        </w:rPr>
        <w:t xml:space="preserve">h life stage (Adult Escapement, egg, </w:t>
      </w:r>
      <w:proofErr w:type="gramStart"/>
      <w:r w:rsidRPr="00194C1D">
        <w:rPr>
          <w:rFonts w:ascii="Times New Roman" w:hAnsi="Times New Roman" w:cs="Times New Roman"/>
          <w:sz w:val="24"/>
          <w:szCs w:val="24"/>
          <w:rPrChange w:id="5059" w:author="Owner" w:date="2017-04-10T10:31:00Z">
            <w:rPr>
              <w:sz w:val="24"/>
              <w:szCs w:val="24"/>
            </w:rPr>
          </w:rPrChange>
        </w:rPr>
        <w:t>fry, …</w:t>
      </w:r>
      <w:proofErr w:type="gramEnd"/>
      <w:r w:rsidRPr="00194C1D">
        <w:rPr>
          <w:rFonts w:ascii="Times New Roman" w:hAnsi="Times New Roman" w:cs="Times New Roman"/>
          <w:sz w:val="24"/>
          <w:szCs w:val="24"/>
          <w:rPrChange w:id="5060" w:author="Owner" w:date="2017-04-10T10:31:00Z">
            <w:rPr>
              <w:sz w:val="24"/>
              <w:szCs w:val="24"/>
            </w:rPr>
          </w:rPrChange>
        </w:rPr>
        <w:t xml:space="preserve"> through all 10 modeled years of Adult Salmon).  All </w:t>
      </w:r>
      <w:del w:id="5061" w:author="Mark Armour" w:date="2017-04-04T11:57:00Z">
        <w:r w:rsidRPr="00194C1D" w:rsidDel="005B25B5">
          <w:rPr>
            <w:rFonts w:ascii="Times New Roman" w:hAnsi="Times New Roman" w:cs="Times New Roman"/>
            <w:sz w:val="24"/>
            <w:szCs w:val="24"/>
            <w:rPrChange w:id="5062" w:author="Owner" w:date="2017-04-10T10:31:00Z">
              <w:rPr>
                <w:sz w:val="24"/>
                <w:szCs w:val="24"/>
              </w:rPr>
            </w:rPrChange>
          </w:rPr>
          <w:delText>pre-smolt</w:delText>
        </w:r>
      </w:del>
      <w:ins w:id="5063" w:author="Mark Armour" w:date="2017-04-04T11:57:00Z">
        <w:r w:rsidR="005B25B5" w:rsidRPr="00194C1D">
          <w:rPr>
            <w:rFonts w:ascii="Times New Roman" w:hAnsi="Times New Roman" w:cs="Times New Roman"/>
            <w:sz w:val="24"/>
            <w:szCs w:val="24"/>
            <w:rPrChange w:id="5064" w:author="Owner" w:date="2017-04-10T10:31:00Z">
              <w:rPr>
                <w:sz w:val="24"/>
                <w:szCs w:val="24"/>
              </w:rPr>
            </w:rPrChange>
          </w:rPr>
          <w:t>One-Plus</w:t>
        </w:r>
      </w:ins>
      <w:r w:rsidRPr="00194C1D">
        <w:rPr>
          <w:rFonts w:ascii="Times New Roman" w:hAnsi="Times New Roman" w:cs="Times New Roman"/>
          <w:sz w:val="24"/>
          <w:szCs w:val="24"/>
          <w:rPrChange w:id="5065" w:author="Owner" w:date="2017-04-10T10:31:00Z">
            <w:rPr>
              <w:sz w:val="24"/>
              <w:szCs w:val="24"/>
            </w:rPr>
          </w:rPrChange>
        </w:rPr>
        <w:t xml:space="preserve"> sub-life-stages are summed into a single column for the </w:t>
      </w:r>
      <w:del w:id="5066" w:author="Mark Armour" w:date="2017-04-04T11:57:00Z">
        <w:r w:rsidRPr="00194C1D" w:rsidDel="005B25B5">
          <w:rPr>
            <w:rFonts w:ascii="Times New Roman" w:hAnsi="Times New Roman" w:cs="Times New Roman"/>
            <w:sz w:val="24"/>
            <w:szCs w:val="24"/>
            <w:rPrChange w:id="5067" w:author="Owner" w:date="2017-04-10T10:31:00Z">
              <w:rPr>
                <w:sz w:val="24"/>
                <w:szCs w:val="24"/>
              </w:rPr>
            </w:rPrChange>
          </w:rPr>
          <w:delText>pre-smolt</w:delText>
        </w:r>
      </w:del>
      <w:ins w:id="5068" w:author="Mark Armour" w:date="2017-04-04T11:57:00Z">
        <w:r w:rsidR="005B25B5" w:rsidRPr="00194C1D">
          <w:rPr>
            <w:rFonts w:ascii="Times New Roman" w:hAnsi="Times New Roman" w:cs="Times New Roman"/>
            <w:sz w:val="24"/>
            <w:szCs w:val="24"/>
            <w:rPrChange w:id="5069" w:author="Owner" w:date="2017-04-10T10:31:00Z">
              <w:rPr>
                <w:sz w:val="24"/>
                <w:szCs w:val="24"/>
              </w:rPr>
            </w:rPrChange>
          </w:rPr>
          <w:t>One-Plus</w:t>
        </w:r>
      </w:ins>
      <w:r w:rsidRPr="00194C1D">
        <w:rPr>
          <w:rFonts w:ascii="Times New Roman" w:hAnsi="Times New Roman" w:cs="Times New Roman"/>
          <w:sz w:val="24"/>
          <w:szCs w:val="24"/>
          <w:rPrChange w:id="5070" w:author="Owner" w:date="2017-04-10T10:31:00Z">
            <w:rPr>
              <w:sz w:val="24"/>
              <w:szCs w:val="24"/>
            </w:rPr>
          </w:rPrChange>
        </w:rPr>
        <w:t xml:space="preserve"> life stage.  </w:t>
      </w:r>
    </w:p>
    <w:p w:rsidR="0099658F" w:rsidRPr="00194C1D" w:rsidRDefault="0099658F" w:rsidP="00D20A24">
      <w:pPr>
        <w:rPr>
          <w:rFonts w:ascii="Times New Roman" w:hAnsi="Times New Roman" w:cs="Times New Roman"/>
          <w:sz w:val="24"/>
          <w:szCs w:val="24"/>
          <w:rPrChange w:id="5071" w:author="Owner" w:date="2017-04-10T10:31:00Z">
            <w:rPr>
              <w:sz w:val="24"/>
              <w:szCs w:val="24"/>
            </w:rPr>
          </w:rPrChange>
        </w:rPr>
      </w:pPr>
      <w:r w:rsidRPr="00194C1D">
        <w:rPr>
          <w:rFonts w:ascii="Times New Roman" w:hAnsi="Times New Roman" w:cs="Times New Roman"/>
          <w:sz w:val="24"/>
          <w:szCs w:val="24"/>
          <w:rPrChange w:id="5072" w:author="Owner" w:date="2017-04-10T10:31:00Z">
            <w:rPr>
              <w:sz w:val="24"/>
              <w:szCs w:val="24"/>
            </w:rPr>
          </w:rPrChange>
        </w:rPr>
        <w:t xml:space="preserve">Note that the column names for these columns include “mean”, which indicates that these values are mean values (averaged across all monte-carlo simulations; even if only 1 run is done, with no stochasticity applied). </w:t>
      </w:r>
    </w:p>
    <w:p w:rsidR="0099658F" w:rsidRPr="00194C1D" w:rsidRDefault="0099658F" w:rsidP="00D20A24">
      <w:pPr>
        <w:rPr>
          <w:rFonts w:ascii="Times New Roman" w:hAnsi="Times New Roman" w:cs="Times New Roman"/>
          <w:sz w:val="24"/>
          <w:szCs w:val="24"/>
          <w:rPrChange w:id="5073" w:author="Owner" w:date="2017-04-10T10:31:00Z">
            <w:rPr>
              <w:sz w:val="24"/>
              <w:szCs w:val="24"/>
            </w:rPr>
          </w:rPrChange>
        </w:rPr>
      </w:pPr>
      <w:r w:rsidRPr="00194C1D">
        <w:rPr>
          <w:rFonts w:ascii="Times New Roman" w:hAnsi="Times New Roman" w:cs="Times New Roman"/>
          <w:sz w:val="24"/>
          <w:szCs w:val="24"/>
          <w:rPrChange w:id="5074" w:author="Owner" w:date="2017-04-10T10:31:00Z">
            <w:rPr>
              <w:sz w:val="24"/>
              <w:szCs w:val="24"/>
            </w:rPr>
          </w:rPrChange>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194C1D" w:rsidRDefault="0099658F" w:rsidP="00D20A24">
      <w:pPr>
        <w:rPr>
          <w:rFonts w:ascii="Times New Roman" w:hAnsi="Times New Roman" w:cs="Times New Roman"/>
          <w:sz w:val="24"/>
          <w:szCs w:val="24"/>
          <w:rPrChange w:id="5075" w:author="Owner" w:date="2017-04-10T10:31:00Z">
            <w:rPr>
              <w:sz w:val="24"/>
              <w:szCs w:val="24"/>
            </w:rPr>
          </w:rPrChange>
        </w:rPr>
      </w:pPr>
      <w:r w:rsidRPr="00194C1D">
        <w:rPr>
          <w:rFonts w:ascii="Times New Roman" w:hAnsi="Times New Roman" w:cs="Times New Roman"/>
          <w:sz w:val="24"/>
          <w:szCs w:val="24"/>
          <w:rPrChange w:id="5076" w:author="Owner" w:date="2017-04-10T10:31:00Z">
            <w:rPr>
              <w:sz w:val="24"/>
              <w:szCs w:val="24"/>
            </w:rPr>
          </w:rPrChange>
        </w:rPr>
        <w:t xml:space="preserve">The next set of columns again lists average fish populations over all life stages, except these columns indicate Hatchery origin fish, and thus have “H1” included in the column names.  </w:t>
      </w:r>
      <w:r w:rsidRPr="00194C1D">
        <w:rPr>
          <w:rFonts w:ascii="Times New Roman" w:hAnsi="Times New Roman" w:cs="Times New Roman"/>
          <w:sz w:val="24"/>
          <w:szCs w:val="24"/>
          <w:rPrChange w:id="5077" w:author="Owner" w:date="2017-04-10T10:31:00Z">
            <w:rPr>
              <w:sz w:val="24"/>
              <w:szCs w:val="24"/>
            </w:rPr>
          </w:rPrChange>
        </w:rPr>
        <w:lastRenderedPageBreak/>
        <w:t xml:space="preserve">Additional sets of 17 columns provide fish numbers for all other genetic sub-types (see table 4.12.1 for details).  </w:t>
      </w:r>
    </w:p>
    <w:p w:rsidR="00DC152F" w:rsidRPr="00194C1D" w:rsidRDefault="0099658F" w:rsidP="00D20A24">
      <w:pPr>
        <w:rPr>
          <w:rFonts w:ascii="Times New Roman" w:hAnsi="Times New Roman" w:cs="Times New Roman"/>
          <w:sz w:val="24"/>
          <w:szCs w:val="24"/>
          <w:rPrChange w:id="5078" w:author="Owner" w:date="2017-04-10T10:31:00Z">
            <w:rPr>
              <w:sz w:val="24"/>
              <w:szCs w:val="24"/>
            </w:rPr>
          </w:rPrChange>
        </w:rPr>
      </w:pPr>
      <w:r w:rsidRPr="00194C1D">
        <w:rPr>
          <w:rFonts w:ascii="Times New Roman" w:hAnsi="Times New Roman" w:cs="Times New Roman"/>
          <w:sz w:val="24"/>
          <w:szCs w:val="24"/>
          <w:rPrChange w:id="5079" w:author="Owner" w:date="2017-04-10T10:31:00Z">
            <w:rPr>
              <w:sz w:val="24"/>
              <w:szCs w:val="24"/>
            </w:rPr>
          </w:rPrChange>
        </w:rPr>
        <w:t>Columns to the right of all the mean fish population columns, starting at the 190</w:t>
      </w:r>
      <w:r w:rsidRPr="00194C1D">
        <w:rPr>
          <w:rFonts w:ascii="Times New Roman" w:hAnsi="Times New Roman" w:cs="Times New Roman"/>
          <w:sz w:val="24"/>
          <w:szCs w:val="24"/>
          <w:vertAlign w:val="superscript"/>
          <w:rPrChange w:id="5080" w:author="Owner" w:date="2017-04-10T10:31:00Z">
            <w:rPr>
              <w:sz w:val="24"/>
              <w:szCs w:val="24"/>
              <w:vertAlign w:val="superscript"/>
            </w:rPr>
          </w:rPrChange>
        </w:rPr>
        <w:t>th</w:t>
      </w:r>
      <w:r w:rsidRPr="00194C1D">
        <w:rPr>
          <w:rFonts w:ascii="Times New Roman" w:hAnsi="Times New Roman" w:cs="Times New Roman"/>
          <w:sz w:val="24"/>
          <w:szCs w:val="24"/>
          <w:rPrChange w:id="5081" w:author="Owner" w:date="2017-04-10T10:31:00Z">
            <w:rPr>
              <w:sz w:val="24"/>
              <w:szCs w:val="24"/>
            </w:rPr>
          </w:rPrChange>
        </w:rPr>
        <w:t xml:space="preserve"> column</w:t>
      </w:r>
      <w:r w:rsidR="00DC152F" w:rsidRPr="00194C1D">
        <w:rPr>
          <w:rFonts w:ascii="Times New Roman" w:hAnsi="Times New Roman" w:cs="Times New Roman"/>
          <w:sz w:val="24"/>
          <w:szCs w:val="24"/>
          <w:rPrChange w:id="5082" w:author="Owner" w:date="2017-04-10T10:31:00Z">
            <w:rPr>
              <w:sz w:val="24"/>
              <w:szCs w:val="24"/>
            </w:rPr>
          </w:rPrChange>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194C1D" w:rsidRDefault="0099658F" w:rsidP="00D20A24">
      <w:pPr>
        <w:rPr>
          <w:rFonts w:ascii="Times New Roman" w:hAnsi="Times New Roman" w:cs="Times New Roman"/>
          <w:sz w:val="24"/>
          <w:szCs w:val="24"/>
          <w:rPrChange w:id="5083" w:author="Owner" w:date="2017-04-10T10:31:00Z">
            <w:rPr>
              <w:sz w:val="24"/>
              <w:szCs w:val="24"/>
            </w:rPr>
          </w:rPrChange>
        </w:rPr>
      </w:pPr>
    </w:p>
    <w:p w:rsidR="00DC152F" w:rsidRPr="00194C1D" w:rsidRDefault="009307B9" w:rsidP="0019245D">
      <w:pPr>
        <w:ind w:firstLine="720"/>
        <w:rPr>
          <w:rFonts w:ascii="Times New Roman" w:hAnsi="Times New Roman" w:cs="Times New Roman"/>
          <w:b/>
          <w:sz w:val="24"/>
          <w:szCs w:val="24"/>
          <w:rPrChange w:id="5084" w:author="Owner" w:date="2017-04-10T10:31:00Z">
            <w:rPr>
              <w:b/>
              <w:sz w:val="24"/>
              <w:szCs w:val="24"/>
            </w:rPr>
          </w:rPrChange>
        </w:rPr>
      </w:pPr>
      <w:ins w:id="5085" w:author="Owner" w:date="2017-04-10T10:36:00Z">
        <w:r>
          <w:rPr>
            <w:rFonts w:ascii="Times New Roman" w:hAnsi="Times New Roman" w:cs="Times New Roman"/>
            <w:b/>
            <w:sz w:val="24"/>
            <w:szCs w:val="24"/>
          </w:rPr>
          <w:t>10</w:t>
        </w:r>
      </w:ins>
      <w:del w:id="5086" w:author="Owner" w:date="2017-04-10T10:36:00Z">
        <w:r w:rsidR="00DC152F" w:rsidRPr="00194C1D" w:rsidDel="009307B9">
          <w:rPr>
            <w:rFonts w:ascii="Times New Roman" w:hAnsi="Times New Roman" w:cs="Times New Roman"/>
            <w:b/>
            <w:sz w:val="24"/>
            <w:szCs w:val="24"/>
            <w:rPrChange w:id="5087" w:author="Owner" w:date="2017-04-10T10:31:00Z">
              <w:rPr>
                <w:b/>
                <w:sz w:val="24"/>
                <w:szCs w:val="24"/>
              </w:rPr>
            </w:rPrChange>
          </w:rPr>
          <w:delText>9</w:delText>
        </w:r>
      </w:del>
      <w:r w:rsidR="00DC152F" w:rsidRPr="00194C1D">
        <w:rPr>
          <w:rFonts w:ascii="Times New Roman" w:hAnsi="Times New Roman" w:cs="Times New Roman"/>
          <w:b/>
          <w:sz w:val="24"/>
          <w:szCs w:val="24"/>
          <w:rPrChange w:id="5088" w:author="Owner" w:date="2017-04-10T10:31:00Z">
            <w:rPr>
              <w:b/>
              <w:sz w:val="24"/>
              <w:szCs w:val="24"/>
            </w:rPr>
          </w:rPrChange>
        </w:rPr>
        <w:t>.</w:t>
      </w:r>
      <w:proofErr w:type="gramStart"/>
      <w:r w:rsidR="0019245D" w:rsidRPr="00194C1D">
        <w:rPr>
          <w:rFonts w:ascii="Times New Roman" w:hAnsi="Times New Roman" w:cs="Times New Roman"/>
          <w:b/>
          <w:sz w:val="24"/>
          <w:szCs w:val="24"/>
          <w:rPrChange w:id="5089" w:author="Owner" w:date="2017-04-10T10:31:00Z">
            <w:rPr>
              <w:b/>
              <w:sz w:val="24"/>
              <w:szCs w:val="24"/>
            </w:rPr>
          </w:rPrChange>
        </w:rPr>
        <w:t>1.</w:t>
      </w:r>
      <w:r w:rsidR="00DC152F" w:rsidRPr="00194C1D">
        <w:rPr>
          <w:rFonts w:ascii="Times New Roman" w:hAnsi="Times New Roman" w:cs="Times New Roman"/>
          <w:b/>
          <w:sz w:val="24"/>
          <w:szCs w:val="24"/>
          <w:rPrChange w:id="5090" w:author="Owner" w:date="2017-04-10T10:31:00Z">
            <w:rPr>
              <w:b/>
              <w:sz w:val="24"/>
              <w:szCs w:val="24"/>
            </w:rPr>
          </w:rPrChange>
        </w:rPr>
        <w:t>2</w:t>
      </w:r>
      <w:r w:rsidR="0019245D" w:rsidRPr="00194C1D">
        <w:rPr>
          <w:rFonts w:ascii="Times New Roman" w:hAnsi="Times New Roman" w:cs="Times New Roman"/>
          <w:b/>
          <w:sz w:val="24"/>
          <w:szCs w:val="24"/>
          <w:rPrChange w:id="5091" w:author="Owner" w:date="2017-04-10T10:31:00Z">
            <w:rPr>
              <w:b/>
              <w:sz w:val="24"/>
              <w:szCs w:val="24"/>
            </w:rPr>
          </w:rPrChange>
        </w:rPr>
        <w:t xml:space="preserve">  </w:t>
      </w:r>
      <w:r w:rsidR="00DC152F" w:rsidRPr="00194C1D">
        <w:rPr>
          <w:rFonts w:ascii="Times New Roman" w:hAnsi="Times New Roman" w:cs="Times New Roman"/>
          <w:b/>
          <w:sz w:val="24"/>
          <w:szCs w:val="24"/>
          <w:rPrChange w:id="5092" w:author="Owner" w:date="2017-04-10T10:31:00Z">
            <w:rPr>
              <w:b/>
              <w:sz w:val="24"/>
              <w:szCs w:val="24"/>
            </w:rPr>
          </w:rPrChange>
        </w:rPr>
        <w:t>Smolts</w:t>
      </w:r>
      <w:proofErr w:type="gramEnd"/>
      <w:r w:rsidR="00DC152F" w:rsidRPr="00194C1D">
        <w:rPr>
          <w:rFonts w:ascii="Times New Roman" w:hAnsi="Times New Roman" w:cs="Times New Roman"/>
          <w:b/>
          <w:sz w:val="24"/>
          <w:szCs w:val="24"/>
          <w:rPrChange w:id="5093" w:author="Owner" w:date="2017-04-10T10:31:00Z">
            <w:rPr>
              <w:b/>
              <w:sz w:val="24"/>
              <w:szCs w:val="24"/>
            </w:rPr>
          </w:rPrChange>
        </w:rPr>
        <w:t xml:space="preserve"> by Time and Genetic Sub-Type</w:t>
      </w:r>
    </w:p>
    <w:p w:rsidR="00F715A3" w:rsidRPr="00194C1D" w:rsidRDefault="00DC152F" w:rsidP="00D20A24">
      <w:pPr>
        <w:rPr>
          <w:rFonts w:ascii="Times New Roman" w:hAnsi="Times New Roman" w:cs="Times New Roman"/>
          <w:sz w:val="24"/>
          <w:szCs w:val="24"/>
          <w:rPrChange w:id="5094" w:author="Owner" w:date="2017-04-10T10:31:00Z">
            <w:rPr>
              <w:sz w:val="24"/>
              <w:szCs w:val="24"/>
            </w:rPr>
          </w:rPrChange>
        </w:rPr>
      </w:pPr>
      <w:r w:rsidRPr="00194C1D">
        <w:rPr>
          <w:rFonts w:ascii="Times New Roman" w:hAnsi="Times New Roman" w:cs="Times New Roman"/>
          <w:sz w:val="24"/>
          <w:szCs w:val="24"/>
          <w:rPrChange w:id="5095" w:author="Owner" w:date="2017-04-10T10:31:00Z">
            <w:rPr>
              <w:sz w:val="24"/>
              <w:szCs w:val="24"/>
            </w:rPr>
          </w:rPrChange>
        </w:rPr>
        <w:t xml:space="preserve">A file </w:t>
      </w:r>
      <w:r w:rsidR="00F715A3" w:rsidRPr="00194C1D">
        <w:rPr>
          <w:rFonts w:ascii="Times New Roman" w:hAnsi="Times New Roman" w:cs="Times New Roman"/>
          <w:sz w:val="24"/>
          <w:szCs w:val="24"/>
          <w:rPrChange w:id="5096" w:author="Owner" w:date="2017-04-10T10:31:00Z">
            <w:rPr>
              <w:sz w:val="24"/>
              <w:szCs w:val="24"/>
            </w:rPr>
          </w:rPrChange>
        </w:rPr>
        <w:t>containing the number of smolts (fish leaving the watershed, attempting to migrate to the ocean), by genetic sub-type, at each life stage, are also generated for each site.  Data include average and standard deviations (across all MC iterations).  These files are named “Smolts_by_</w:t>
      </w:r>
      <w:proofErr w:type="gramStart"/>
      <w:r w:rsidR="00F715A3" w:rsidRPr="00194C1D">
        <w:rPr>
          <w:rFonts w:ascii="Times New Roman" w:hAnsi="Times New Roman" w:cs="Times New Roman"/>
          <w:sz w:val="24"/>
          <w:szCs w:val="24"/>
          <w:rPrChange w:id="5097" w:author="Owner" w:date="2017-04-10T10:31:00Z">
            <w:rPr>
              <w:sz w:val="24"/>
              <w:szCs w:val="24"/>
            </w:rPr>
          </w:rPrChange>
        </w:rPr>
        <w:t>Subpop[</w:t>
      </w:r>
      <w:proofErr w:type="gramEnd"/>
      <w:r w:rsidR="00F715A3" w:rsidRPr="00194C1D">
        <w:rPr>
          <w:rFonts w:ascii="Times New Roman" w:hAnsi="Times New Roman" w:cs="Times New Roman"/>
          <w:sz w:val="24"/>
          <w:szCs w:val="24"/>
          <w:rPrChange w:id="5098" w:author="Owner" w:date="2017-04-10T10:31:00Z">
            <w:rPr>
              <w:sz w:val="24"/>
              <w:szCs w:val="24"/>
            </w:rPr>
          </w:rPrChange>
        </w:rPr>
        <w:t xml:space="preserve">site name].csv”.  </w:t>
      </w:r>
      <w:r w:rsidRPr="00194C1D">
        <w:rPr>
          <w:rFonts w:ascii="Times New Roman" w:hAnsi="Times New Roman" w:cs="Times New Roman"/>
          <w:sz w:val="24"/>
          <w:szCs w:val="24"/>
          <w:rPrChange w:id="5099" w:author="Owner" w:date="2017-04-10T10:31:00Z">
            <w:rPr>
              <w:sz w:val="24"/>
              <w:szCs w:val="24"/>
            </w:rPr>
          </w:rPrChange>
        </w:rPr>
        <w:t xml:space="preserve"> This information is duplicated in the “</w:t>
      </w:r>
      <w:proofErr w:type="gramStart"/>
      <w:r w:rsidRPr="00194C1D">
        <w:rPr>
          <w:rFonts w:ascii="Times New Roman" w:hAnsi="Times New Roman" w:cs="Times New Roman"/>
          <w:sz w:val="24"/>
          <w:szCs w:val="24"/>
          <w:rPrChange w:id="5100" w:author="Owner" w:date="2017-04-10T10:31:00Z">
            <w:rPr>
              <w:sz w:val="24"/>
              <w:szCs w:val="24"/>
            </w:rPr>
          </w:rPrChange>
        </w:rPr>
        <w:t>Results[</w:t>
      </w:r>
      <w:proofErr w:type="gramEnd"/>
      <w:r w:rsidRPr="00194C1D">
        <w:rPr>
          <w:rFonts w:ascii="Times New Roman" w:hAnsi="Times New Roman" w:cs="Times New Roman"/>
          <w:sz w:val="24"/>
          <w:szCs w:val="24"/>
          <w:rPrChange w:id="5101" w:author="Owner" w:date="2017-04-10T10:31:00Z">
            <w:rPr>
              <w:sz w:val="24"/>
              <w:szCs w:val="24"/>
            </w:rPr>
          </w:rPrChange>
        </w:rPr>
        <w:t xml:space="preserve"> ].csv” files.  It is output separately here as a convenience to the user.</w:t>
      </w:r>
    </w:p>
    <w:p w:rsidR="00DC152F" w:rsidRPr="00194C1D" w:rsidRDefault="009307B9" w:rsidP="00DC152F">
      <w:pPr>
        <w:ind w:firstLine="720"/>
        <w:rPr>
          <w:rFonts w:ascii="Times New Roman" w:hAnsi="Times New Roman" w:cs="Times New Roman"/>
          <w:b/>
          <w:sz w:val="24"/>
          <w:szCs w:val="24"/>
          <w:rPrChange w:id="5102" w:author="Owner" w:date="2017-04-10T10:31:00Z">
            <w:rPr>
              <w:b/>
              <w:sz w:val="24"/>
              <w:szCs w:val="24"/>
            </w:rPr>
          </w:rPrChange>
        </w:rPr>
      </w:pPr>
      <w:ins w:id="5103" w:author="Owner" w:date="2017-04-10T10:36:00Z">
        <w:r>
          <w:rPr>
            <w:rFonts w:ascii="Times New Roman" w:hAnsi="Times New Roman" w:cs="Times New Roman"/>
            <w:b/>
            <w:sz w:val="24"/>
            <w:szCs w:val="24"/>
          </w:rPr>
          <w:t>10</w:t>
        </w:r>
      </w:ins>
      <w:del w:id="5104" w:author="Owner" w:date="2017-04-10T10:36:00Z">
        <w:r w:rsidR="00DC152F" w:rsidRPr="00194C1D" w:rsidDel="009307B9">
          <w:rPr>
            <w:rFonts w:ascii="Times New Roman" w:hAnsi="Times New Roman" w:cs="Times New Roman"/>
            <w:b/>
            <w:sz w:val="24"/>
            <w:szCs w:val="24"/>
            <w:rPrChange w:id="5105" w:author="Owner" w:date="2017-04-10T10:31:00Z">
              <w:rPr>
                <w:b/>
                <w:sz w:val="24"/>
                <w:szCs w:val="24"/>
              </w:rPr>
            </w:rPrChange>
          </w:rPr>
          <w:delText>9</w:delText>
        </w:r>
      </w:del>
      <w:r w:rsidR="00DC152F" w:rsidRPr="00194C1D">
        <w:rPr>
          <w:rFonts w:ascii="Times New Roman" w:hAnsi="Times New Roman" w:cs="Times New Roman"/>
          <w:b/>
          <w:sz w:val="24"/>
          <w:szCs w:val="24"/>
          <w:rPrChange w:id="5106" w:author="Owner" w:date="2017-04-10T10:31:00Z">
            <w:rPr>
              <w:b/>
              <w:sz w:val="24"/>
              <w:szCs w:val="24"/>
            </w:rPr>
          </w:rPrChange>
        </w:rPr>
        <w:t>.</w:t>
      </w:r>
      <w:r w:rsidR="0019245D" w:rsidRPr="00194C1D">
        <w:rPr>
          <w:rFonts w:ascii="Times New Roman" w:hAnsi="Times New Roman" w:cs="Times New Roman"/>
          <w:b/>
          <w:sz w:val="24"/>
          <w:szCs w:val="24"/>
          <w:rPrChange w:id="5107" w:author="Owner" w:date="2017-04-10T10:31:00Z">
            <w:rPr>
              <w:b/>
              <w:sz w:val="24"/>
              <w:szCs w:val="24"/>
            </w:rPr>
          </w:rPrChange>
        </w:rPr>
        <w:t>1.</w:t>
      </w:r>
      <w:r w:rsidR="00DC152F" w:rsidRPr="00194C1D">
        <w:rPr>
          <w:rFonts w:ascii="Times New Roman" w:hAnsi="Times New Roman" w:cs="Times New Roman"/>
          <w:b/>
          <w:sz w:val="24"/>
          <w:szCs w:val="24"/>
          <w:rPrChange w:id="5108" w:author="Owner" w:date="2017-04-10T10:31:00Z">
            <w:rPr>
              <w:b/>
              <w:sz w:val="24"/>
              <w:szCs w:val="24"/>
            </w:rPr>
          </w:rPrChange>
        </w:rPr>
        <w:t>3. Spawners by Time and Genetic Subtype</w:t>
      </w:r>
    </w:p>
    <w:p w:rsidR="00F715A3" w:rsidRPr="00194C1D" w:rsidRDefault="00F715A3" w:rsidP="00D20A24">
      <w:pPr>
        <w:rPr>
          <w:rFonts w:ascii="Times New Roman" w:hAnsi="Times New Roman" w:cs="Times New Roman"/>
          <w:sz w:val="24"/>
          <w:szCs w:val="24"/>
          <w:rPrChange w:id="5109" w:author="Owner" w:date="2017-04-10T10:31:00Z">
            <w:rPr>
              <w:sz w:val="24"/>
              <w:szCs w:val="24"/>
            </w:rPr>
          </w:rPrChange>
        </w:rPr>
      </w:pPr>
      <w:r w:rsidRPr="00194C1D">
        <w:rPr>
          <w:rFonts w:ascii="Times New Roman" w:hAnsi="Times New Roman" w:cs="Times New Roman"/>
          <w:sz w:val="24"/>
          <w:szCs w:val="24"/>
          <w:rPrChange w:id="5110" w:author="Owner" w:date="2017-04-10T10:31:00Z">
            <w:rPr>
              <w:sz w:val="24"/>
              <w:szCs w:val="24"/>
            </w:rPr>
          </w:rPrChange>
        </w:rPr>
        <w:t>Similarly, files containing the number of spawners by genetic subpopulation are written, in the same format as the files outputting the number of smolts.  These files are named “Spawners_by_</w:t>
      </w:r>
      <w:proofErr w:type="gramStart"/>
      <w:r w:rsidRPr="00194C1D">
        <w:rPr>
          <w:rFonts w:ascii="Times New Roman" w:hAnsi="Times New Roman" w:cs="Times New Roman"/>
          <w:sz w:val="24"/>
          <w:szCs w:val="24"/>
          <w:rPrChange w:id="5111" w:author="Owner" w:date="2017-04-10T10:31:00Z">
            <w:rPr>
              <w:sz w:val="24"/>
              <w:szCs w:val="24"/>
            </w:rPr>
          </w:rPrChange>
        </w:rPr>
        <w:t>Subpop[</w:t>
      </w:r>
      <w:proofErr w:type="gramEnd"/>
      <w:r w:rsidRPr="00194C1D">
        <w:rPr>
          <w:rFonts w:ascii="Times New Roman" w:hAnsi="Times New Roman" w:cs="Times New Roman"/>
          <w:sz w:val="24"/>
          <w:szCs w:val="24"/>
          <w:rPrChange w:id="5112" w:author="Owner" w:date="2017-04-10T10:31:00Z">
            <w:rPr>
              <w:sz w:val="24"/>
              <w:szCs w:val="24"/>
            </w:rPr>
          </w:rPrChange>
        </w:rPr>
        <w:t>site.name].csv”.</w:t>
      </w:r>
      <w:r w:rsidR="00DC152F" w:rsidRPr="00194C1D">
        <w:rPr>
          <w:rFonts w:ascii="Times New Roman" w:hAnsi="Times New Roman" w:cs="Times New Roman"/>
          <w:sz w:val="24"/>
          <w:szCs w:val="24"/>
          <w:rPrChange w:id="5113" w:author="Owner" w:date="2017-04-10T10:31:00Z">
            <w:rPr>
              <w:sz w:val="24"/>
              <w:szCs w:val="24"/>
            </w:rPr>
          </w:rPrChange>
        </w:rPr>
        <w:t xml:space="preserve">  The information in the spawners output is not duplicated in the “</w:t>
      </w:r>
      <w:proofErr w:type="gramStart"/>
      <w:r w:rsidR="00DC152F" w:rsidRPr="00194C1D">
        <w:rPr>
          <w:rFonts w:ascii="Times New Roman" w:hAnsi="Times New Roman" w:cs="Times New Roman"/>
          <w:sz w:val="24"/>
          <w:szCs w:val="24"/>
          <w:rPrChange w:id="5114" w:author="Owner" w:date="2017-04-10T10:31:00Z">
            <w:rPr>
              <w:sz w:val="24"/>
              <w:szCs w:val="24"/>
            </w:rPr>
          </w:rPrChange>
        </w:rPr>
        <w:t>Results[</w:t>
      </w:r>
      <w:proofErr w:type="gramEnd"/>
      <w:r w:rsidR="00DC152F" w:rsidRPr="00194C1D">
        <w:rPr>
          <w:rFonts w:ascii="Times New Roman" w:hAnsi="Times New Roman" w:cs="Times New Roman"/>
          <w:sz w:val="24"/>
          <w:szCs w:val="24"/>
          <w:rPrChange w:id="5115" w:author="Owner" w:date="2017-04-10T10:31:00Z">
            <w:rPr>
              <w:sz w:val="24"/>
              <w:szCs w:val="24"/>
            </w:rPr>
          </w:rPrChange>
        </w:rPr>
        <w:t>…].csv” files.  Adult escapement (fish attempting to spawn that escape the fisheries) is list in the “results” files.  “Spawners”, on the other hand, is a measure of that portion of adult escapement that survives to spawn (i.e. does not die of disease, exhaustion, etc;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194C1D" w:rsidRDefault="009307B9" w:rsidP="0019245D">
      <w:pPr>
        <w:ind w:firstLine="720"/>
        <w:rPr>
          <w:rFonts w:ascii="Times New Roman" w:hAnsi="Times New Roman" w:cs="Times New Roman"/>
          <w:b/>
          <w:sz w:val="24"/>
          <w:szCs w:val="24"/>
          <w:rPrChange w:id="5116" w:author="Owner" w:date="2017-04-10T10:31:00Z">
            <w:rPr>
              <w:b/>
              <w:sz w:val="24"/>
              <w:szCs w:val="24"/>
            </w:rPr>
          </w:rPrChange>
        </w:rPr>
      </w:pPr>
      <w:ins w:id="5117" w:author="Owner" w:date="2017-04-10T10:36:00Z">
        <w:r>
          <w:rPr>
            <w:rFonts w:ascii="Times New Roman" w:hAnsi="Times New Roman" w:cs="Times New Roman"/>
            <w:b/>
            <w:sz w:val="24"/>
            <w:szCs w:val="24"/>
          </w:rPr>
          <w:t>10</w:t>
        </w:r>
      </w:ins>
      <w:del w:id="5118" w:author="Owner" w:date="2017-04-10T10:36:00Z">
        <w:r w:rsidR="0019245D" w:rsidRPr="00194C1D" w:rsidDel="009307B9">
          <w:rPr>
            <w:rFonts w:ascii="Times New Roman" w:hAnsi="Times New Roman" w:cs="Times New Roman"/>
            <w:b/>
            <w:sz w:val="24"/>
            <w:szCs w:val="24"/>
            <w:rPrChange w:id="5119" w:author="Owner" w:date="2017-04-10T10:31:00Z">
              <w:rPr>
                <w:b/>
                <w:sz w:val="24"/>
                <w:szCs w:val="24"/>
              </w:rPr>
            </w:rPrChange>
          </w:rPr>
          <w:delText>9</w:delText>
        </w:r>
      </w:del>
      <w:r w:rsidR="0019245D" w:rsidRPr="00194C1D">
        <w:rPr>
          <w:rFonts w:ascii="Times New Roman" w:hAnsi="Times New Roman" w:cs="Times New Roman"/>
          <w:b/>
          <w:sz w:val="24"/>
          <w:szCs w:val="24"/>
          <w:rPrChange w:id="5120" w:author="Owner" w:date="2017-04-10T10:31:00Z">
            <w:rPr>
              <w:b/>
              <w:sz w:val="24"/>
              <w:szCs w:val="24"/>
            </w:rPr>
          </w:rPrChange>
        </w:rPr>
        <w:t>.1.4. Population Values to Final Time Step</w:t>
      </w:r>
    </w:p>
    <w:p w:rsidR="0019245D" w:rsidRPr="00194C1D" w:rsidRDefault="00F715A3" w:rsidP="00D20A24">
      <w:pPr>
        <w:rPr>
          <w:rFonts w:ascii="Times New Roman" w:hAnsi="Times New Roman" w:cs="Times New Roman"/>
          <w:sz w:val="24"/>
          <w:szCs w:val="24"/>
          <w:rPrChange w:id="5121" w:author="Owner" w:date="2017-04-10T10:31:00Z">
            <w:rPr>
              <w:sz w:val="24"/>
              <w:szCs w:val="24"/>
            </w:rPr>
          </w:rPrChange>
        </w:rPr>
      </w:pPr>
      <w:r w:rsidRPr="00194C1D">
        <w:rPr>
          <w:rFonts w:ascii="Times New Roman" w:hAnsi="Times New Roman" w:cs="Times New Roman"/>
          <w:sz w:val="24"/>
          <w:szCs w:val="24"/>
          <w:rPrChange w:id="5122" w:author="Owner" w:date="2017-04-10T10:31:00Z">
            <w:rPr>
              <w:sz w:val="24"/>
              <w:szCs w:val="24"/>
            </w:rPr>
          </w:rPrChange>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194C1D">
        <w:rPr>
          <w:rFonts w:ascii="Times New Roman" w:hAnsi="Times New Roman" w:cs="Times New Roman"/>
          <w:sz w:val="24"/>
          <w:szCs w:val="24"/>
          <w:rPrChange w:id="5123" w:author="Owner" w:date="2017-04-10T10:31:00Z">
            <w:rPr>
              <w:sz w:val="24"/>
              <w:szCs w:val="24"/>
            </w:rPr>
          </w:rPrChange>
        </w:rPr>
        <w:t xml:space="preserve">  </w:t>
      </w:r>
    </w:p>
    <w:p w:rsidR="00F715A3" w:rsidRPr="00194C1D" w:rsidRDefault="0019245D" w:rsidP="00D20A24">
      <w:pPr>
        <w:rPr>
          <w:rFonts w:ascii="Times New Roman" w:hAnsi="Times New Roman" w:cs="Times New Roman"/>
          <w:sz w:val="24"/>
          <w:szCs w:val="24"/>
          <w:rPrChange w:id="5124" w:author="Owner" w:date="2017-04-10T10:31:00Z">
            <w:rPr>
              <w:sz w:val="24"/>
              <w:szCs w:val="24"/>
            </w:rPr>
          </w:rPrChange>
        </w:rPr>
      </w:pPr>
      <w:r w:rsidRPr="00194C1D">
        <w:rPr>
          <w:rFonts w:ascii="Times New Roman" w:hAnsi="Times New Roman" w:cs="Times New Roman"/>
          <w:sz w:val="24"/>
          <w:szCs w:val="24"/>
          <w:rPrChange w:id="5125" w:author="Owner" w:date="2017-04-10T10:31:00Z">
            <w:rPr>
              <w:sz w:val="24"/>
              <w:szCs w:val="24"/>
            </w:rPr>
          </w:rPrChange>
        </w:rPr>
        <w:t>(Note: in actuality, some of these values are from the final time step, and some are from the 2</w:t>
      </w:r>
      <w:r w:rsidRPr="00194C1D">
        <w:rPr>
          <w:rFonts w:ascii="Times New Roman" w:hAnsi="Times New Roman" w:cs="Times New Roman"/>
          <w:sz w:val="24"/>
          <w:szCs w:val="24"/>
          <w:vertAlign w:val="superscript"/>
          <w:rPrChange w:id="5126" w:author="Owner" w:date="2017-04-10T10:31:00Z">
            <w:rPr>
              <w:sz w:val="24"/>
              <w:szCs w:val="24"/>
              <w:vertAlign w:val="superscript"/>
            </w:rPr>
          </w:rPrChange>
        </w:rPr>
        <w:t>nd</w:t>
      </w:r>
      <w:r w:rsidRPr="00194C1D">
        <w:rPr>
          <w:rFonts w:ascii="Times New Roman" w:hAnsi="Times New Roman" w:cs="Times New Roman"/>
          <w:sz w:val="24"/>
          <w:szCs w:val="24"/>
          <w:rPrChange w:id="5127" w:author="Owner" w:date="2017-04-10T10:31:00Z">
            <w:rPr>
              <w:sz w:val="24"/>
              <w:szCs w:val="24"/>
            </w:rPr>
          </w:rPrChange>
        </w:rPr>
        <w:t xml:space="preserve"> to last time step.  Due to the fact that some vales are calculated from the previous year’s time step, and some are calculated from the same year’s time step, the model cannot calculate all values through to the last simulation time step.  This is accounted for, however, when using these files as input files to follow on simulations:  Values are either assigned to “year-1” or “year-2”, as appropriate).</w:t>
      </w:r>
    </w:p>
    <w:p w:rsidR="00F715A3" w:rsidRPr="00194C1D" w:rsidRDefault="00F715A3" w:rsidP="00D20A24">
      <w:pPr>
        <w:rPr>
          <w:rFonts w:ascii="Times New Roman" w:hAnsi="Times New Roman" w:cs="Times New Roman"/>
          <w:b/>
          <w:color w:val="FF0000"/>
          <w:sz w:val="24"/>
          <w:szCs w:val="24"/>
          <w:rPrChange w:id="5128" w:author="Owner" w:date="2017-04-10T10:31:00Z">
            <w:rPr>
              <w:b/>
              <w:color w:val="FF0000"/>
              <w:sz w:val="24"/>
              <w:szCs w:val="24"/>
            </w:rPr>
          </w:rPrChange>
        </w:rPr>
      </w:pPr>
    </w:p>
    <w:p w:rsidR="00F715A3" w:rsidRPr="00194C1D" w:rsidRDefault="009307B9" w:rsidP="00BB689A">
      <w:pPr>
        <w:ind w:firstLine="720"/>
        <w:rPr>
          <w:rFonts w:ascii="Times New Roman" w:hAnsi="Times New Roman" w:cs="Times New Roman"/>
          <w:b/>
          <w:sz w:val="24"/>
          <w:szCs w:val="24"/>
          <w:rPrChange w:id="5129" w:author="Owner" w:date="2017-04-10T10:31:00Z">
            <w:rPr>
              <w:b/>
              <w:sz w:val="24"/>
              <w:szCs w:val="24"/>
            </w:rPr>
          </w:rPrChange>
        </w:rPr>
      </w:pPr>
      <w:ins w:id="5130" w:author="Owner" w:date="2017-04-10T10:36:00Z">
        <w:r>
          <w:rPr>
            <w:rFonts w:ascii="Times New Roman" w:hAnsi="Times New Roman" w:cs="Times New Roman"/>
            <w:b/>
            <w:sz w:val="24"/>
            <w:szCs w:val="24"/>
          </w:rPr>
          <w:t>10</w:t>
        </w:r>
      </w:ins>
      <w:del w:id="5131" w:author="Owner" w:date="2017-04-10T10:36:00Z">
        <w:r w:rsidR="00BB689A" w:rsidRPr="00194C1D" w:rsidDel="009307B9">
          <w:rPr>
            <w:rFonts w:ascii="Times New Roman" w:hAnsi="Times New Roman" w:cs="Times New Roman"/>
            <w:b/>
            <w:sz w:val="24"/>
            <w:szCs w:val="24"/>
            <w:rPrChange w:id="5132" w:author="Owner" w:date="2017-04-10T10:31:00Z">
              <w:rPr>
                <w:b/>
                <w:sz w:val="24"/>
                <w:szCs w:val="24"/>
              </w:rPr>
            </w:rPrChange>
          </w:rPr>
          <w:delText>9</w:delText>
        </w:r>
      </w:del>
      <w:r w:rsidR="00BB689A" w:rsidRPr="00194C1D">
        <w:rPr>
          <w:rFonts w:ascii="Times New Roman" w:hAnsi="Times New Roman" w:cs="Times New Roman"/>
          <w:b/>
          <w:sz w:val="24"/>
          <w:szCs w:val="24"/>
          <w:rPrChange w:id="5133" w:author="Owner" w:date="2017-04-10T10:31:00Z">
            <w:rPr>
              <w:b/>
              <w:sz w:val="24"/>
              <w:szCs w:val="24"/>
            </w:rPr>
          </w:rPrChange>
        </w:rPr>
        <w:t xml:space="preserve">.2. </w:t>
      </w:r>
      <w:r w:rsidR="00F715A3" w:rsidRPr="00194C1D">
        <w:rPr>
          <w:rFonts w:ascii="Times New Roman" w:hAnsi="Times New Roman" w:cs="Times New Roman"/>
          <w:b/>
          <w:sz w:val="24"/>
          <w:szCs w:val="24"/>
          <w:rPrChange w:id="5134" w:author="Owner" w:date="2017-04-10T10:31:00Z">
            <w:rPr>
              <w:b/>
              <w:sz w:val="24"/>
              <w:szCs w:val="24"/>
            </w:rPr>
          </w:rPrChange>
        </w:rPr>
        <w:t>Output Data Plots</w:t>
      </w:r>
    </w:p>
    <w:p w:rsidR="00C36727" w:rsidRPr="00194C1D" w:rsidRDefault="00F715A3" w:rsidP="00D20A24">
      <w:pPr>
        <w:rPr>
          <w:rFonts w:ascii="Times New Roman" w:hAnsi="Times New Roman" w:cs="Times New Roman"/>
          <w:sz w:val="24"/>
          <w:szCs w:val="24"/>
          <w:rPrChange w:id="5135" w:author="Owner" w:date="2017-04-10T10:31:00Z">
            <w:rPr>
              <w:sz w:val="24"/>
              <w:szCs w:val="24"/>
            </w:rPr>
          </w:rPrChange>
        </w:rPr>
      </w:pPr>
      <w:r w:rsidRPr="00194C1D">
        <w:rPr>
          <w:rFonts w:ascii="Times New Roman" w:hAnsi="Times New Roman" w:cs="Times New Roman"/>
          <w:sz w:val="24"/>
          <w:szCs w:val="24"/>
          <w:rPrChange w:id="5136" w:author="Owner" w:date="2017-04-10T10:31:00Z">
            <w:rPr>
              <w:sz w:val="24"/>
              <w:szCs w:val="24"/>
            </w:rPr>
          </w:rPrChange>
        </w:rPr>
        <w:t>A series of output plots are generated.  These are displayed on the screen, as well as stored as jpeg files in the folder “Output Plots”, which will be created as a subdirectory of the working directory.</w:t>
      </w:r>
      <w:r w:rsidR="00A254C5" w:rsidRPr="00194C1D">
        <w:rPr>
          <w:rFonts w:ascii="Times New Roman" w:hAnsi="Times New Roman" w:cs="Times New Roman"/>
          <w:sz w:val="24"/>
          <w:szCs w:val="24"/>
          <w:rPrChange w:id="5137" w:author="Owner" w:date="2017-04-10T10:31:00Z">
            <w:rPr>
              <w:sz w:val="24"/>
              <w:szCs w:val="24"/>
            </w:rPr>
          </w:rPrChange>
        </w:rPr>
        <w:t xml:space="preserve">  Standard plots created include the following:</w:t>
      </w:r>
    </w:p>
    <w:p w:rsidR="00A254C5" w:rsidRPr="00194C1D" w:rsidRDefault="00A254C5" w:rsidP="00D20A24">
      <w:pPr>
        <w:rPr>
          <w:rFonts w:ascii="Times New Roman" w:hAnsi="Times New Roman" w:cs="Times New Roman"/>
          <w:sz w:val="24"/>
          <w:szCs w:val="24"/>
          <w:rPrChange w:id="5138" w:author="Owner" w:date="2017-04-10T10:31:00Z">
            <w:rPr>
              <w:sz w:val="24"/>
              <w:szCs w:val="24"/>
            </w:rPr>
          </w:rPrChange>
        </w:rPr>
      </w:pPr>
    </w:p>
    <w:p w:rsidR="00C36727" w:rsidRPr="00194C1D" w:rsidRDefault="00C36727" w:rsidP="00D20A24">
      <w:pPr>
        <w:rPr>
          <w:rFonts w:ascii="Times New Roman" w:hAnsi="Times New Roman" w:cs="Times New Roman"/>
          <w:sz w:val="24"/>
          <w:szCs w:val="24"/>
          <w:rPrChange w:id="5139" w:author="Owner" w:date="2017-04-10T10:31:00Z">
            <w:rPr>
              <w:sz w:val="24"/>
              <w:szCs w:val="24"/>
            </w:rPr>
          </w:rPrChange>
        </w:rPr>
      </w:pPr>
      <w:r w:rsidRPr="00194C1D">
        <w:rPr>
          <w:rFonts w:ascii="Times New Roman" w:hAnsi="Times New Roman" w:cs="Times New Roman"/>
          <w:b/>
          <w:sz w:val="24"/>
          <w:szCs w:val="24"/>
          <w:rPrChange w:id="5140" w:author="Owner" w:date="2017-04-10T10:31:00Z">
            <w:rPr>
              <w:b/>
              <w:sz w:val="24"/>
              <w:szCs w:val="24"/>
            </w:rPr>
          </w:rPrChange>
        </w:rPr>
        <w:t>Adult Escapement</w:t>
      </w:r>
      <w:r w:rsidRPr="00194C1D">
        <w:rPr>
          <w:rFonts w:ascii="Times New Roman" w:hAnsi="Times New Roman" w:cs="Times New Roman"/>
          <w:sz w:val="24"/>
          <w:szCs w:val="24"/>
          <w:rPrChange w:id="5141" w:author="Owner" w:date="2017-04-10T10:31:00Z">
            <w:rPr>
              <w:sz w:val="24"/>
              <w:szCs w:val="24"/>
            </w:rPr>
          </w:rPrChange>
        </w:rPr>
        <w:t xml:space="preserve">: Figure 10.1 shows an example output plot for the number of smolts </w:t>
      </w:r>
      <w:r w:rsidRPr="00194C1D">
        <w:rPr>
          <w:rFonts w:ascii="Times New Roman" w:hAnsi="Times New Roman" w:cs="Times New Roman"/>
          <w:b/>
          <w:i/>
          <w:sz w:val="24"/>
          <w:szCs w:val="24"/>
          <w:rPrChange w:id="5142" w:author="Owner" w:date="2017-04-10T10:31:00Z">
            <w:rPr>
              <w:b/>
              <w:i/>
              <w:sz w:val="24"/>
              <w:szCs w:val="24"/>
            </w:rPr>
          </w:rPrChange>
        </w:rPr>
        <w:t>successfully</w:t>
      </w:r>
      <w:r w:rsidRPr="00194C1D">
        <w:rPr>
          <w:rFonts w:ascii="Times New Roman" w:hAnsi="Times New Roman" w:cs="Times New Roman"/>
          <w:sz w:val="24"/>
          <w:szCs w:val="24"/>
          <w:rPrChange w:id="5143" w:author="Owner" w:date="2017-04-10T10:31:00Z">
            <w:rPr>
              <w:sz w:val="24"/>
              <w:szCs w:val="24"/>
            </w:rPr>
          </w:rPrChange>
        </w:rPr>
        <w:t xml:space="preserve"> migrating to the sea, across all genetic subtypes.  The mean result, by time, across all Monte-Carlo iterations, is plotted.  If </w:t>
      </w:r>
      <w:proofErr w:type="gramStart"/>
      <w:r w:rsidRPr="00194C1D">
        <w:rPr>
          <w:rFonts w:ascii="Times New Roman" w:hAnsi="Times New Roman" w:cs="Times New Roman"/>
          <w:sz w:val="24"/>
          <w:szCs w:val="24"/>
          <w:rPrChange w:id="5144" w:author="Owner" w:date="2017-04-10T10:31:00Z">
            <w:rPr>
              <w:sz w:val="24"/>
              <w:szCs w:val="24"/>
            </w:rPr>
          </w:rPrChange>
        </w:rPr>
        <w:t>Two</w:t>
      </w:r>
      <w:proofErr w:type="gramEnd"/>
      <w:r w:rsidRPr="00194C1D">
        <w:rPr>
          <w:rFonts w:ascii="Times New Roman" w:hAnsi="Times New Roman" w:cs="Times New Roman"/>
          <w:sz w:val="24"/>
          <w:szCs w:val="24"/>
          <w:rPrChange w:id="5145" w:author="Owner" w:date="2017-04-10T10:31:00Z">
            <w:rPr>
              <w:sz w:val="24"/>
              <w:szCs w:val="24"/>
            </w:rPr>
          </w:rPrChange>
        </w:rPr>
        <w:t xml:space="preserve"> or more Monte-Carlo iterations are modeled, 95% bounds on the distribution of results are included.  </w:t>
      </w:r>
    </w:p>
    <w:p w:rsidR="00C36727" w:rsidRPr="00194C1D" w:rsidRDefault="004D20F3" w:rsidP="00BB689A">
      <w:pPr>
        <w:rPr>
          <w:rFonts w:ascii="Times New Roman" w:hAnsi="Times New Roman" w:cs="Times New Roman"/>
          <w:sz w:val="24"/>
          <w:szCs w:val="24"/>
          <w:rPrChange w:id="5146" w:author="Owner" w:date="2017-04-10T10:31:00Z">
            <w:rPr>
              <w:sz w:val="24"/>
              <w:szCs w:val="24"/>
            </w:rPr>
          </w:rPrChange>
        </w:rPr>
      </w:pPr>
      <w:r w:rsidRPr="00194C1D">
        <w:rPr>
          <w:rFonts w:ascii="Times New Roman" w:hAnsi="Times New Roman" w:cs="Times New Roman"/>
          <w:noProof/>
          <w:sz w:val="24"/>
          <w:szCs w:val="24"/>
          <w:rPrChange w:id="5147" w:author="Owner" w:date="2017-04-10T10:31:00Z">
            <w:rPr>
              <w:noProof/>
              <w:sz w:val="24"/>
              <w:szCs w:val="24"/>
            </w:rPr>
          </w:rPrChange>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2"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nNRsYDECAABaBAAADgAAAAAAAAAAAAAAAAAu&#10;AgAAZHJzL2Uyb0RvYy54bWxQSwECLQAUAAYACAAAACEA4yp5Wt8AAAAKAQAADwAAAAAAAAAAAAAA&#10;AACLBAAAZHJzL2Rvd25yZXYueG1sUEsFBgAAAAAEAAQA8wAAAJcFAAAAAA==&#10;">
                <v:textbox>
                  <w:txbxContent>
                    <w:p w:rsidR="00194C1D" w:rsidRDefault="00194C1D" w:rsidP="00C5054A">
                      <w:pPr>
                        <w:rPr>
                          <w:b/>
                          <w:sz w:val="24"/>
                          <w:szCs w:val="24"/>
                        </w:rPr>
                      </w:pPr>
                      <w:r w:rsidRPr="002C4F97">
                        <w:rPr>
                          <w:b/>
                          <w:sz w:val="24"/>
                          <w:szCs w:val="24"/>
                        </w:rPr>
                        <w:t>Figure 10.1.  Sample Model Output</w:t>
                      </w:r>
                      <w:r>
                        <w:rPr>
                          <w:b/>
                          <w:sz w:val="24"/>
                          <w:szCs w:val="24"/>
                        </w:rPr>
                        <w:t xml:space="preserve"> for Adult Escapement</w:t>
                      </w:r>
                    </w:p>
                    <w:p w:rsidR="00194C1D" w:rsidRDefault="00194C1D"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194C1D" w:rsidRDefault="009307B9" w:rsidP="00D20A24">
      <w:pPr>
        <w:rPr>
          <w:rFonts w:ascii="Times New Roman" w:hAnsi="Times New Roman" w:cs="Times New Roman"/>
          <w:sz w:val="24"/>
          <w:szCs w:val="24"/>
          <w:rPrChange w:id="5148" w:author="Owner" w:date="2017-04-10T10:31:00Z">
            <w:rPr>
              <w:sz w:val="24"/>
              <w:szCs w:val="24"/>
            </w:rPr>
          </w:rPrChange>
        </w:rPr>
      </w:pPr>
      <w:r w:rsidRPr="00194C1D">
        <w:rPr>
          <w:rFonts w:ascii="Times New Roman" w:hAnsi="Times New Roman" w:cs="Times New Roman"/>
          <w:noProof/>
          <w:sz w:val="24"/>
          <w:szCs w:val="24"/>
          <w:rPrChange w:id="5149" w:author="Owner" w:date="2017-04-10T10:31:00Z">
            <w:rPr>
              <w:noProof/>
              <w:sz w:val="24"/>
              <w:szCs w:val="24"/>
            </w:rPr>
          </w:rPrChange>
        </w:rPr>
        <w:lastRenderedPageBreak/>
        <mc:AlternateContent>
          <mc:Choice Requires="wps">
            <w:drawing>
              <wp:anchor distT="0" distB="0" distL="114300" distR="114300" simplePos="0" relativeHeight="251722752" behindDoc="0" locked="0" layoutInCell="1" allowOverlap="1" wp14:anchorId="687A8C89" wp14:editId="406E4D6B">
                <wp:simplePos x="0" y="0"/>
                <wp:positionH relativeFrom="margin">
                  <wp:align>left</wp:align>
                </wp:positionH>
                <wp:positionV relativeFrom="paragraph">
                  <wp:posOffset>4987925</wp:posOffset>
                </wp:positionV>
                <wp:extent cx="4981575" cy="3219450"/>
                <wp:effectExtent l="0" t="0" r="28575" b="19050"/>
                <wp:wrapTopAndBottom/>
                <wp:docPr id="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3219450"/>
                        </a:xfrm>
                        <a:prstGeom prst="rect">
                          <a:avLst/>
                        </a:prstGeom>
                        <a:solidFill>
                          <a:srgbClr val="FFFFFF"/>
                        </a:solidFill>
                        <a:ln w="9525">
                          <a:solidFill>
                            <a:srgbClr val="000000"/>
                          </a:solidFill>
                          <a:miter lim="800000"/>
                          <a:headEnd/>
                          <a:tailEnd/>
                        </a:ln>
                      </wps:spPr>
                      <wps:txb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7A8C89" id="_x0000_s1063" type="#_x0000_t202" style="position:absolute;margin-left:0;margin-top:392.75pt;width:392.25pt;height:25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">
                <v:textbox>
                  <w:txbxContent>
                    <w:p w:rsidR="00194C1D" w:rsidRDefault="00194C1D" w:rsidP="00864D33">
                      <w:r w:rsidRPr="002C4F97">
                        <w:rPr>
                          <w:b/>
                          <w:sz w:val="24"/>
                          <w:szCs w:val="24"/>
                        </w:rPr>
                        <w:t>Figure 10.</w:t>
                      </w:r>
                      <w:r>
                        <w:rPr>
                          <w:b/>
                          <w:sz w:val="24"/>
                          <w:szCs w:val="24"/>
                        </w:rPr>
                        <w:t>3</w:t>
                      </w:r>
                      <w:r w:rsidRPr="002C4F97">
                        <w:rPr>
                          <w:b/>
                          <w:sz w:val="24"/>
                          <w:szCs w:val="24"/>
                        </w:rPr>
                        <w:t xml:space="preserve">. </w:t>
                      </w:r>
                      <w:r>
                        <w:rPr>
                          <w:b/>
                          <w:sz w:val="24"/>
                          <w:szCs w:val="24"/>
                        </w:rPr>
                        <w:t xml:space="preserve"> Returning Spawners by Site, by Genetic Sub-Type</w:t>
                      </w:r>
                      <w:r>
                        <w:rPr>
                          <w:b/>
                          <w:noProof/>
                          <w:sz w:val="24"/>
                          <w:szCs w:val="24"/>
                        </w:rPr>
                        <w:drawing>
                          <wp:inline distT="0" distB="0" distL="0" distR="0" wp14:anchorId="4F2D1CC2" wp14:editId="10B50C41">
                            <wp:extent cx="3746501" cy="2809875"/>
                            <wp:effectExtent l="0" t="0" r="6350" b="0"/>
                            <wp:docPr id="542" name="Picture 542" descr="C:\Matt-SFR Files\Watershed\Watershed_ReadCSV_Version\Output Plots\Returning Spawners by Subspecies for SiteSit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tt-SFR Files\Watershed\Watershed_ReadCSV_Version\Output Plots\Returning Spawners by Subspecies for SiteSite 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5535" cy="2809150"/>
                                    </a:xfrm>
                                    <a:prstGeom prst="rect">
                                      <a:avLst/>
                                    </a:prstGeom>
                                    <a:noFill/>
                                    <a:ln>
                                      <a:noFill/>
                                    </a:ln>
                                  </pic:spPr>
                                </pic:pic>
                              </a:graphicData>
                            </a:graphic>
                          </wp:inline>
                        </w:drawing>
                      </w:r>
                    </w:p>
                  </w:txbxContent>
                </v:textbox>
                <w10:wrap type="topAndBottom" anchorx="margin"/>
              </v:shape>
            </w:pict>
          </mc:Fallback>
        </mc:AlternateContent>
      </w:r>
      <w:r w:rsidR="001A6A5A" w:rsidRPr="00194C1D">
        <w:rPr>
          <w:rFonts w:ascii="Times New Roman" w:hAnsi="Times New Roman" w:cs="Times New Roman"/>
          <w:b/>
          <w:noProof/>
          <w:sz w:val="24"/>
          <w:szCs w:val="24"/>
          <w:rPrChange w:id="5150" w:author="Owner" w:date="2017-04-10T10:31:00Z">
            <w:rPr>
              <w:b/>
              <w:noProof/>
              <w:sz w:val="24"/>
              <w:szCs w:val="24"/>
            </w:rPr>
          </w:rPrChange>
        </w:rPr>
        <mc:AlternateContent>
          <mc:Choice Requires="wps">
            <w:drawing>
              <wp:anchor distT="0" distB="0" distL="114300" distR="114300" simplePos="0" relativeHeight="251720704" behindDoc="0" locked="0" layoutInCell="1" allowOverlap="1" wp14:anchorId="772BA5FE" wp14:editId="608BEFDE">
                <wp:simplePos x="0" y="0"/>
                <wp:positionH relativeFrom="column">
                  <wp:posOffset>-19050</wp:posOffset>
                </wp:positionH>
                <wp:positionV relativeFrom="paragraph">
                  <wp:posOffset>1135380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4" type="#_x0000_t202" style="position:absolute;margin-left:-1.5pt;margin-top:89.4pt;width:419.25pt;height:29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">
                <v:textbox>
                  <w:txbxContent>
                    <w:p w:rsidR="00194C1D" w:rsidRDefault="00194C1D" w:rsidP="005833CC">
                      <w:r w:rsidRPr="002C4F97">
                        <w:rPr>
                          <w:b/>
                          <w:sz w:val="24"/>
                          <w:szCs w:val="24"/>
                        </w:rPr>
                        <w:t>Figure 10.</w:t>
                      </w:r>
                      <w:r>
                        <w:rPr>
                          <w:b/>
                          <w:sz w:val="24"/>
                          <w:szCs w:val="24"/>
                        </w:rPr>
                        <w:t>2</w:t>
                      </w:r>
                      <w:r w:rsidRPr="002C4F97">
                        <w:rPr>
                          <w:b/>
                          <w:sz w:val="24"/>
                          <w:szCs w:val="24"/>
                        </w:rPr>
                        <w:t xml:space="preserve">.  </w:t>
                      </w:r>
                      <w:r>
                        <w:rPr>
                          <w:b/>
                          <w:sz w:val="24"/>
                          <w:szCs w:val="24"/>
                        </w:rPr>
                        <w:t>Non Hatchery Smolts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v:shape>
            </w:pict>
          </mc:Fallback>
        </mc:AlternateContent>
      </w:r>
      <w:r w:rsidR="005833CC" w:rsidRPr="00194C1D">
        <w:rPr>
          <w:rFonts w:ascii="Times New Roman" w:hAnsi="Times New Roman" w:cs="Times New Roman"/>
          <w:b/>
          <w:sz w:val="24"/>
          <w:szCs w:val="24"/>
          <w:rPrChange w:id="5151" w:author="Owner" w:date="2017-04-10T10:31:00Z">
            <w:rPr>
              <w:b/>
              <w:sz w:val="24"/>
              <w:szCs w:val="24"/>
            </w:rPr>
          </w:rPrChange>
        </w:rPr>
        <w:t>Non-Hatchery Smolts:</w:t>
      </w:r>
      <w:r w:rsidR="005833CC" w:rsidRPr="00194C1D">
        <w:rPr>
          <w:rFonts w:ascii="Times New Roman" w:hAnsi="Times New Roman" w:cs="Times New Roman"/>
          <w:sz w:val="24"/>
          <w:szCs w:val="24"/>
          <w:rPrChange w:id="5152" w:author="Owner" w:date="2017-04-10T10:31:00Z">
            <w:rPr>
              <w:sz w:val="24"/>
              <w:szCs w:val="24"/>
            </w:rPr>
          </w:rPrChange>
        </w:rPr>
        <w:t xml:space="preserve">  Figure 10.2 shows an example output plot for non-hatchery smolts per year, by site.  This includes all smolts except those of the “H1” genetic subtype (those individuals bred in a hatchery).  Lines plotted represent the average results over all Monte-Carlo simulations.  Each line represents an individual site.</w:t>
      </w:r>
    </w:p>
    <w:p w:rsidR="005833CC" w:rsidRPr="00194C1D" w:rsidRDefault="00BE52CD" w:rsidP="00D20A24">
      <w:pPr>
        <w:rPr>
          <w:rFonts w:ascii="Times New Roman" w:hAnsi="Times New Roman" w:cs="Times New Roman"/>
          <w:sz w:val="24"/>
          <w:szCs w:val="24"/>
          <w:rPrChange w:id="5153" w:author="Owner" w:date="2017-04-10T10:31:00Z">
            <w:rPr>
              <w:sz w:val="24"/>
              <w:szCs w:val="24"/>
            </w:rPr>
          </w:rPrChange>
        </w:rPr>
      </w:pPr>
      <w:r w:rsidRPr="00194C1D">
        <w:rPr>
          <w:rFonts w:ascii="Times New Roman" w:hAnsi="Times New Roman" w:cs="Times New Roman"/>
          <w:b/>
          <w:sz w:val="24"/>
          <w:szCs w:val="24"/>
          <w:rPrChange w:id="5154" w:author="Owner" w:date="2017-04-10T10:31:00Z">
            <w:rPr>
              <w:b/>
              <w:sz w:val="24"/>
              <w:szCs w:val="24"/>
            </w:rPr>
          </w:rPrChange>
        </w:rPr>
        <w:lastRenderedPageBreak/>
        <w:t>Returning Spawners by Site</w:t>
      </w:r>
      <w:r w:rsidR="001A6A5A" w:rsidRPr="00194C1D">
        <w:rPr>
          <w:rFonts w:ascii="Times New Roman" w:hAnsi="Times New Roman" w:cs="Times New Roman"/>
          <w:b/>
          <w:sz w:val="24"/>
          <w:szCs w:val="24"/>
          <w:rPrChange w:id="5155" w:author="Owner" w:date="2017-04-10T10:31:00Z">
            <w:rPr>
              <w:b/>
              <w:sz w:val="24"/>
              <w:szCs w:val="24"/>
            </w:rPr>
          </w:rPrChange>
        </w:rPr>
        <w:t>, by Genetic Sub-Type</w:t>
      </w:r>
      <w:r w:rsidRPr="00194C1D">
        <w:rPr>
          <w:rFonts w:ascii="Times New Roman" w:hAnsi="Times New Roman" w:cs="Times New Roman"/>
          <w:sz w:val="24"/>
          <w:szCs w:val="24"/>
          <w:rPrChange w:id="5156" w:author="Owner" w:date="2017-04-10T10:31:00Z">
            <w:rPr>
              <w:sz w:val="24"/>
              <w:szCs w:val="24"/>
            </w:rPr>
          </w:rPrChange>
        </w:rPr>
        <w:t>:</w:t>
      </w:r>
      <w:r w:rsidR="001A6A5A" w:rsidRPr="00194C1D">
        <w:rPr>
          <w:rFonts w:ascii="Times New Roman" w:hAnsi="Times New Roman" w:cs="Times New Roman"/>
          <w:sz w:val="24"/>
          <w:szCs w:val="24"/>
          <w:rPrChange w:id="5157" w:author="Owner" w:date="2017-04-10T10:31:00Z">
            <w:rPr>
              <w:sz w:val="24"/>
              <w:szCs w:val="24"/>
            </w:rPr>
          </w:rPrChange>
        </w:rPr>
        <w:t xml:space="preserve"> </w:t>
      </w:r>
      <w:r w:rsidRPr="00194C1D">
        <w:rPr>
          <w:rFonts w:ascii="Times New Roman" w:hAnsi="Times New Roman" w:cs="Times New Roman"/>
          <w:sz w:val="24"/>
          <w:szCs w:val="24"/>
          <w:rPrChange w:id="5158" w:author="Owner" w:date="2017-04-10T10:31:00Z">
            <w:rPr>
              <w:sz w:val="24"/>
              <w:szCs w:val="24"/>
            </w:rPr>
          </w:rPrChange>
        </w:rPr>
        <w:t>Figure 10.3 shows an example output plot of returning spawners for a site, by genetic sub-type.</w:t>
      </w:r>
    </w:p>
    <w:p w:rsidR="005833CC" w:rsidRPr="00194C1D" w:rsidRDefault="005833CC" w:rsidP="00D20A24">
      <w:pPr>
        <w:rPr>
          <w:rFonts w:ascii="Times New Roman" w:hAnsi="Times New Roman" w:cs="Times New Roman"/>
          <w:sz w:val="24"/>
          <w:szCs w:val="24"/>
          <w:rPrChange w:id="5159" w:author="Owner" w:date="2017-04-10T10:31:00Z">
            <w:rPr>
              <w:sz w:val="24"/>
              <w:szCs w:val="24"/>
            </w:rPr>
          </w:rPrChange>
        </w:rPr>
      </w:pPr>
    </w:p>
    <w:p w:rsidR="00864D33" w:rsidRPr="00194C1D" w:rsidRDefault="00BB689A" w:rsidP="00D20A24">
      <w:pPr>
        <w:rPr>
          <w:rFonts w:ascii="Times New Roman" w:hAnsi="Times New Roman" w:cs="Times New Roman"/>
          <w:sz w:val="24"/>
          <w:szCs w:val="24"/>
          <w:rPrChange w:id="5160" w:author="Owner" w:date="2017-04-10T10:31:00Z">
            <w:rPr>
              <w:sz w:val="24"/>
              <w:szCs w:val="24"/>
            </w:rPr>
          </w:rPrChange>
        </w:rPr>
      </w:pPr>
      <w:r w:rsidRPr="00194C1D">
        <w:rPr>
          <w:rFonts w:ascii="Times New Roman" w:hAnsi="Times New Roman" w:cs="Times New Roman"/>
          <w:noProof/>
          <w:sz w:val="24"/>
          <w:szCs w:val="24"/>
          <w:rPrChange w:id="5161" w:author="Owner" w:date="2017-04-10T10:31:00Z">
            <w:rPr>
              <w:noProof/>
              <w:sz w:val="24"/>
              <w:szCs w:val="24"/>
            </w:rPr>
          </w:rPrChange>
        </w:rPr>
        <mc:AlternateContent>
          <mc:Choice Requires="wps">
            <w:drawing>
              <wp:anchor distT="0" distB="0" distL="114300" distR="114300" simplePos="0" relativeHeight="251724800" behindDoc="0" locked="0" layoutInCell="1" allowOverlap="1" wp14:anchorId="4C181C7C" wp14:editId="5409ACDE">
                <wp:simplePos x="0" y="0"/>
                <wp:positionH relativeFrom="column">
                  <wp:posOffset>0</wp:posOffset>
                </wp:positionH>
                <wp:positionV relativeFrom="paragraph">
                  <wp:posOffset>935355</wp:posOffset>
                </wp:positionV>
                <wp:extent cx="5133975" cy="3295650"/>
                <wp:effectExtent l="0" t="0" r="28575" b="1905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3295650"/>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81C7C" id="_x0000_s1065" type="#_x0000_t202" style="position:absolute;margin-left:0;margin-top:73.65pt;width:404.25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">
                <v:textbox>
                  <w:txbxContent>
                    <w:p w:rsidR="00194C1D" w:rsidRDefault="00194C1D" w:rsidP="001A6A5A">
                      <w:pPr>
                        <w:rPr>
                          <w:b/>
                          <w:sz w:val="24"/>
                          <w:szCs w:val="24"/>
                        </w:rPr>
                      </w:pPr>
                      <w:r w:rsidRPr="002C4F97">
                        <w:rPr>
                          <w:b/>
                          <w:sz w:val="24"/>
                          <w:szCs w:val="24"/>
                        </w:rPr>
                        <w:t>Figure 10.</w:t>
                      </w:r>
                      <w:r>
                        <w:rPr>
                          <w:b/>
                          <w:sz w:val="24"/>
                          <w:szCs w:val="24"/>
                        </w:rPr>
                        <w:t>4</w:t>
                      </w:r>
                      <w:r w:rsidRPr="002C4F97">
                        <w:rPr>
                          <w:b/>
                          <w:sz w:val="24"/>
                          <w:szCs w:val="24"/>
                        </w:rPr>
                        <w:t xml:space="preserve">. </w:t>
                      </w:r>
                      <w:r>
                        <w:rPr>
                          <w:b/>
                          <w:sz w:val="24"/>
                          <w:szCs w:val="24"/>
                        </w:rPr>
                        <w:t xml:space="preserve"> Returning Spawners by Site, Sum of All Genetic Sub-Types</w:t>
                      </w:r>
                      <w:r>
                        <w:rPr>
                          <w:b/>
                          <w:noProof/>
                          <w:sz w:val="24"/>
                          <w:szCs w:val="24"/>
                        </w:rPr>
                        <w:drawing>
                          <wp:inline distT="0" distB="0" distL="0" distR="0" wp14:anchorId="47046D66" wp14:editId="0FE5AFE9">
                            <wp:extent cx="3743325" cy="2807494"/>
                            <wp:effectExtent l="0" t="0" r="0" b="0"/>
                            <wp:docPr id="543" name="Picture 543" descr="C:\Matt-SFR Files\Watershed\Watershed_ReadCSV_Version\Output Plots\Returning Spawners Site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tt-SFR Files\Watershed\Watershed_ReadCSV_Version\Output Plots\Returning Spawners Site Site A.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0266" cy="2812700"/>
                                    </a:xfrm>
                                    <a:prstGeom prst="rect">
                                      <a:avLst/>
                                    </a:prstGeom>
                                    <a:noFill/>
                                    <a:ln>
                                      <a:noFill/>
                                    </a:ln>
                                  </pic:spPr>
                                </pic:pic>
                              </a:graphicData>
                            </a:graphic>
                          </wp:inline>
                        </w:drawing>
                      </w:r>
                    </w:p>
                    <w:p w:rsidR="00194C1D" w:rsidRDefault="00194C1D" w:rsidP="001A6A5A"/>
                  </w:txbxContent>
                </v:textbox>
                <w10:wrap type="topAndBottom"/>
              </v:shape>
            </w:pict>
          </mc:Fallback>
        </mc:AlternateContent>
      </w:r>
      <w:r w:rsidRPr="00194C1D">
        <w:rPr>
          <w:rFonts w:ascii="Times New Roman" w:hAnsi="Times New Roman" w:cs="Times New Roman"/>
          <w:b/>
          <w:sz w:val="24"/>
          <w:szCs w:val="24"/>
          <w:rPrChange w:id="5162" w:author="Owner" w:date="2017-04-10T10:31:00Z">
            <w:rPr>
              <w:b/>
              <w:sz w:val="24"/>
              <w:szCs w:val="24"/>
            </w:rPr>
          </w:rPrChange>
        </w:rPr>
        <w:t>Returning Spawners by Site, Total</w:t>
      </w:r>
      <w:r w:rsidRPr="00194C1D">
        <w:rPr>
          <w:rFonts w:ascii="Times New Roman" w:hAnsi="Times New Roman" w:cs="Times New Roman"/>
          <w:sz w:val="24"/>
          <w:szCs w:val="24"/>
          <w:rPrChange w:id="5163" w:author="Owner" w:date="2017-04-10T10:31:00Z">
            <w:rPr>
              <w:sz w:val="24"/>
              <w:szCs w:val="24"/>
            </w:rPr>
          </w:rPrChange>
        </w:rPr>
        <w:t xml:space="preserve">: Figure 10.4 shows an example output plot of returning spawners for a site, totaled across all genetic sub-types, with limits showing the upper and lower 95% bounds on the distribution of results. </w:t>
      </w:r>
    </w:p>
    <w:p w:rsidR="001A6A5A" w:rsidRPr="00194C1D" w:rsidRDefault="001A6A5A" w:rsidP="001A6A5A">
      <w:pPr>
        <w:rPr>
          <w:rFonts w:ascii="Times New Roman" w:hAnsi="Times New Roman" w:cs="Times New Roman"/>
          <w:sz w:val="24"/>
          <w:szCs w:val="24"/>
          <w:rPrChange w:id="5164" w:author="Owner" w:date="2017-04-10T10:31:00Z">
            <w:rPr>
              <w:sz w:val="24"/>
              <w:szCs w:val="24"/>
            </w:rPr>
          </w:rPrChange>
        </w:rPr>
      </w:pPr>
    </w:p>
    <w:p w:rsidR="002D06E4" w:rsidRPr="00194C1D" w:rsidRDefault="001A6A5A" w:rsidP="00D20A24">
      <w:pPr>
        <w:rPr>
          <w:rFonts w:ascii="Times New Roman" w:hAnsi="Times New Roman" w:cs="Times New Roman"/>
          <w:b/>
          <w:sz w:val="24"/>
          <w:szCs w:val="24"/>
          <w:rPrChange w:id="5165" w:author="Owner" w:date="2017-04-10T10:31:00Z">
            <w:rPr>
              <w:b/>
              <w:sz w:val="24"/>
              <w:szCs w:val="24"/>
            </w:rPr>
          </w:rPrChange>
        </w:rPr>
      </w:pPr>
      <w:r w:rsidRPr="00194C1D">
        <w:rPr>
          <w:rFonts w:ascii="Times New Roman" w:hAnsi="Times New Roman" w:cs="Times New Roman"/>
          <w:noProof/>
          <w:sz w:val="24"/>
          <w:szCs w:val="24"/>
          <w:rPrChange w:id="5166" w:author="Owner" w:date="2017-04-10T10:31:00Z">
            <w:rPr>
              <w:noProof/>
              <w:sz w:val="24"/>
              <w:szCs w:val="24"/>
            </w:rPr>
          </w:rPrChange>
        </w:rPr>
        <w:t xml:space="preserve"> </w:t>
      </w:r>
      <w:r w:rsidR="002D06E4" w:rsidRPr="00194C1D">
        <w:rPr>
          <w:rFonts w:ascii="Times New Roman" w:hAnsi="Times New Roman" w:cs="Times New Roman"/>
          <w:b/>
          <w:sz w:val="24"/>
          <w:szCs w:val="24"/>
          <w:rPrChange w:id="5167" w:author="Owner" w:date="2017-04-10T10:31:00Z">
            <w:rPr>
              <w:b/>
              <w:sz w:val="24"/>
              <w:szCs w:val="24"/>
            </w:rPr>
          </w:rPrChange>
        </w:rPr>
        <w:t>Smolts per Female Spawner</w:t>
      </w:r>
    </w:p>
    <w:p w:rsidR="001A6A5A" w:rsidRPr="00194C1D" w:rsidRDefault="001A6A5A" w:rsidP="00D20A24">
      <w:pPr>
        <w:rPr>
          <w:rFonts w:ascii="Times New Roman" w:hAnsi="Times New Roman" w:cs="Times New Roman"/>
          <w:sz w:val="24"/>
          <w:szCs w:val="24"/>
          <w:rPrChange w:id="5168" w:author="Owner" w:date="2017-04-10T10:31:00Z">
            <w:rPr>
              <w:sz w:val="24"/>
              <w:szCs w:val="24"/>
            </w:rPr>
          </w:rPrChange>
        </w:rPr>
      </w:pPr>
      <w:r w:rsidRPr="00194C1D">
        <w:rPr>
          <w:rFonts w:ascii="Times New Roman" w:hAnsi="Times New Roman" w:cs="Times New Roman"/>
          <w:noProof/>
          <w:sz w:val="24"/>
          <w:szCs w:val="24"/>
          <w:rPrChange w:id="5169" w:author="Owner" w:date="2017-04-10T10:31:00Z">
            <w:rPr>
              <w:noProof/>
              <w:sz w:val="24"/>
              <w:szCs w:val="24"/>
            </w:rPr>
          </w:rPrChange>
        </w:rPr>
        <w:lastRenderedPageBreak/>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6"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KYM6d4vAgAAXAQAAA4AAAAAAAAAAAAAAAAALgIA&#10;AGRycy9lMm9Eb2MueG1sUEsBAi0AFAAGAAgAAAAhAKVLZcLfAAAACQEAAA8AAAAAAAAAAAAAAAAA&#10;iQQAAGRycy9kb3ducmV2LnhtbFBLBQYAAAAABAAEAPMAAACVBQAAAAA=&#10;">
                <v:textbox>
                  <w:txbxContent>
                    <w:p w:rsidR="00194C1D" w:rsidRDefault="00194C1D" w:rsidP="001A6A5A">
                      <w:pPr>
                        <w:rPr>
                          <w:b/>
                          <w:sz w:val="24"/>
                          <w:szCs w:val="24"/>
                        </w:rPr>
                      </w:pPr>
                      <w:r w:rsidRPr="002C4F97">
                        <w:rPr>
                          <w:b/>
                          <w:sz w:val="24"/>
                          <w:szCs w:val="24"/>
                        </w:rPr>
                        <w:t>Figure 10.</w:t>
                      </w:r>
                      <w:r>
                        <w:rPr>
                          <w:b/>
                          <w:sz w:val="24"/>
                          <w:szCs w:val="24"/>
                        </w:rPr>
                        <w:t>5</w:t>
                      </w:r>
                      <w:r w:rsidRPr="002C4F97">
                        <w:rPr>
                          <w:b/>
                          <w:sz w:val="24"/>
                          <w:szCs w:val="24"/>
                        </w:rPr>
                        <w:t xml:space="preserve">. </w:t>
                      </w:r>
                      <w:r>
                        <w:rPr>
                          <w:b/>
                          <w:sz w:val="24"/>
                          <w:szCs w:val="24"/>
                        </w:rPr>
                        <w:t xml:space="preserve"> Smolts per Female Spawner</w:t>
                      </w:r>
                    </w:p>
                    <w:p w:rsidR="00194C1D" w:rsidRDefault="00194C1D"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194C1D">
        <w:rPr>
          <w:rFonts w:ascii="Times New Roman" w:hAnsi="Times New Roman" w:cs="Times New Roman"/>
          <w:sz w:val="24"/>
          <w:szCs w:val="24"/>
          <w:rPrChange w:id="5170" w:author="Owner" w:date="2017-04-10T10:31:00Z">
            <w:rPr>
              <w:sz w:val="24"/>
              <w:szCs w:val="24"/>
            </w:rPr>
          </w:rPrChange>
        </w:rPr>
        <w:t>Lastly, a plot of the average smolts per female spawner, totaled across the entire watershed, is included.  Note that the smolts and spawners used in this calculation are not exact matches to spawners and their unique broods.  Rather, all smolts (excluding those of hatchery origin) for a given year are divided by the number of female spawners in that same year to arrive at a smolts per spawner value.  Thus, this response will be biased relative to year to year and near term trends, but should accurately reflect trends over the long term.</w:t>
      </w:r>
    </w:p>
    <w:p w:rsidR="001A6A5A" w:rsidRPr="00194C1D" w:rsidRDefault="001A6A5A" w:rsidP="00D20A24">
      <w:pPr>
        <w:rPr>
          <w:rFonts w:ascii="Times New Roman" w:hAnsi="Times New Roman" w:cs="Times New Roman"/>
          <w:sz w:val="24"/>
          <w:szCs w:val="24"/>
          <w:rPrChange w:id="5171" w:author="Owner" w:date="2017-04-10T10:31:00Z">
            <w:rPr>
              <w:sz w:val="24"/>
              <w:szCs w:val="24"/>
            </w:rPr>
          </w:rPrChange>
        </w:rPr>
      </w:pPr>
    </w:p>
    <w:p w:rsidR="00864D33" w:rsidRPr="00194C1D" w:rsidRDefault="00864D33" w:rsidP="00D20A24">
      <w:pPr>
        <w:rPr>
          <w:rFonts w:ascii="Times New Roman" w:hAnsi="Times New Roman" w:cs="Times New Roman"/>
          <w:sz w:val="24"/>
          <w:szCs w:val="24"/>
          <w:rPrChange w:id="5172" w:author="Owner" w:date="2017-04-10T10:31:00Z">
            <w:rPr>
              <w:sz w:val="24"/>
              <w:szCs w:val="24"/>
            </w:rPr>
          </w:rPrChange>
        </w:rPr>
      </w:pPr>
    </w:p>
    <w:p w:rsidR="00DC3F34" w:rsidRPr="00194C1D" w:rsidRDefault="00FB5F74" w:rsidP="00D20A24">
      <w:pPr>
        <w:rPr>
          <w:rFonts w:ascii="Times New Roman" w:hAnsi="Times New Roman" w:cs="Times New Roman"/>
          <w:sz w:val="24"/>
          <w:szCs w:val="24"/>
          <w:rPrChange w:id="5173" w:author="Owner" w:date="2017-04-10T10:31:00Z">
            <w:rPr>
              <w:sz w:val="24"/>
              <w:szCs w:val="24"/>
            </w:rPr>
          </w:rPrChange>
        </w:rPr>
      </w:pPr>
      <w:r w:rsidRPr="00194C1D">
        <w:rPr>
          <w:rFonts w:ascii="Times New Roman" w:hAnsi="Times New Roman" w:cs="Times New Roman"/>
          <w:sz w:val="24"/>
          <w:szCs w:val="24"/>
          <w:rPrChange w:id="5174" w:author="Owner" w:date="2017-04-10T10:31:00Z">
            <w:rPr>
              <w:sz w:val="24"/>
              <w:szCs w:val="24"/>
            </w:rPr>
          </w:rPrChange>
        </w:rPr>
        <w:t>U</w:t>
      </w:r>
      <w:r w:rsidR="00C2480F" w:rsidRPr="00194C1D">
        <w:rPr>
          <w:rFonts w:ascii="Times New Roman" w:hAnsi="Times New Roman" w:cs="Times New Roman"/>
          <w:sz w:val="24"/>
          <w:szCs w:val="24"/>
          <w:rPrChange w:id="5175" w:author="Owner" w:date="2017-04-10T10:31:00Z">
            <w:rPr>
              <w:sz w:val="24"/>
              <w:szCs w:val="24"/>
            </w:rPr>
          </w:rPrChange>
        </w:rPr>
        <w:t xml:space="preserve">sers with competent R skills may also wish to access data and results for additional analysis, plotting, or create additional output files.  </w:t>
      </w:r>
      <w:r w:rsidR="00A42DBB" w:rsidRPr="00194C1D">
        <w:rPr>
          <w:rFonts w:ascii="Times New Roman" w:hAnsi="Times New Roman" w:cs="Times New Roman"/>
          <w:sz w:val="24"/>
          <w:szCs w:val="24"/>
          <w:rPrChange w:id="5176" w:author="Owner" w:date="2017-04-10T10:31:00Z">
            <w:rPr>
              <w:sz w:val="24"/>
              <w:szCs w:val="24"/>
            </w:rPr>
          </w:rPrChange>
        </w:rPr>
        <w:t>Consult the author for details on data structures and related information necessary for custom plots.</w:t>
      </w:r>
    </w:p>
    <w:p w:rsidR="0081652F" w:rsidRPr="00194C1D" w:rsidRDefault="0081652F" w:rsidP="00D20A24">
      <w:pPr>
        <w:rPr>
          <w:rFonts w:ascii="Times New Roman" w:hAnsi="Times New Roman" w:cs="Times New Roman"/>
          <w:sz w:val="24"/>
          <w:szCs w:val="24"/>
          <w:rPrChange w:id="5177" w:author="Owner" w:date="2017-04-10T10:31:00Z">
            <w:rPr>
              <w:sz w:val="24"/>
              <w:szCs w:val="24"/>
            </w:rPr>
          </w:rPrChange>
        </w:rPr>
      </w:pPr>
    </w:p>
    <w:p w:rsidR="006F400D" w:rsidRPr="00194C1D" w:rsidRDefault="006F400D" w:rsidP="00194C1D">
      <w:pPr>
        <w:pStyle w:val="ListParagraph"/>
        <w:numPr>
          <w:ilvl w:val="0"/>
          <w:numId w:val="17"/>
        </w:numPr>
        <w:spacing w:after="0"/>
        <w:outlineLvl w:val="0"/>
        <w:rPr>
          <w:rFonts w:ascii="Times New Roman" w:hAnsi="Times New Roman" w:cs="Times New Roman"/>
          <w:b/>
          <w:sz w:val="28"/>
          <w:szCs w:val="24"/>
          <w:rPrChange w:id="5178" w:author="Owner" w:date="2017-04-10T10:31:00Z">
            <w:rPr>
              <w:b/>
              <w:sz w:val="28"/>
              <w:szCs w:val="24"/>
            </w:rPr>
          </w:rPrChange>
        </w:rPr>
        <w:pPrChange w:id="5179" w:author="Owner" w:date="2017-04-10T10:33:00Z">
          <w:pPr>
            <w:pStyle w:val="ListParagraph"/>
            <w:numPr>
              <w:numId w:val="6"/>
            </w:numPr>
            <w:spacing w:after="0"/>
            <w:ind w:left="360" w:hanging="360"/>
            <w:outlineLvl w:val="0"/>
          </w:pPr>
        </w:pPrChange>
      </w:pPr>
      <w:r w:rsidRPr="00194C1D">
        <w:rPr>
          <w:rFonts w:ascii="Times New Roman" w:hAnsi="Times New Roman" w:cs="Times New Roman"/>
          <w:b/>
          <w:sz w:val="28"/>
          <w:szCs w:val="24"/>
          <w:rPrChange w:id="5180" w:author="Owner" w:date="2017-04-10T10:31:00Z">
            <w:rPr>
              <w:b/>
              <w:sz w:val="28"/>
              <w:szCs w:val="24"/>
            </w:rPr>
          </w:rPrChange>
        </w:rPr>
        <w:t xml:space="preserve">  </w:t>
      </w:r>
      <w:bookmarkStart w:id="5181" w:name="_Toc479584377"/>
      <w:r w:rsidRPr="00194C1D">
        <w:rPr>
          <w:rFonts w:ascii="Times New Roman" w:hAnsi="Times New Roman" w:cs="Times New Roman"/>
          <w:b/>
          <w:sz w:val="28"/>
          <w:szCs w:val="24"/>
          <w:rPrChange w:id="5182" w:author="Owner" w:date="2017-04-10T10:31:00Z">
            <w:rPr>
              <w:b/>
              <w:sz w:val="28"/>
              <w:szCs w:val="24"/>
            </w:rPr>
          </w:rPrChange>
        </w:rPr>
        <w:t>Checking the Inputs with Graphs</w:t>
      </w:r>
      <w:bookmarkEnd w:id="5181"/>
    </w:p>
    <w:p w:rsidR="008212B7" w:rsidRPr="00194C1D" w:rsidRDefault="008212B7" w:rsidP="00D20A24">
      <w:pPr>
        <w:rPr>
          <w:rFonts w:ascii="Times New Roman" w:hAnsi="Times New Roman" w:cs="Times New Roman"/>
          <w:sz w:val="24"/>
          <w:szCs w:val="24"/>
          <w:rPrChange w:id="5183" w:author="Owner" w:date="2017-04-10T10:31:00Z">
            <w:rPr>
              <w:sz w:val="24"/>
              <w:szCs w:val="24"/>
            </w:rPr>
          </w:rPrChange>
        </w:rPr>
      </w:pPr>
    </w:p>
    <w:p w:rsidR="002C4F97" w:rsidRPr="00194C1D" w:rsidRDefault="008212B7" w:rsidP="00D20A24">
      <w:pPr>
        <w:rPr>
          <w:rFonts w:ascii="Times New Roman" w:hAnsi="Times New Roman" w:cs="Times New Roman"/>
          <w:sz w:val="24"/>
          <w:szCs w:val="24"/>
          <w:rPrChange w:id="5184" w:author="Owner" w:date="2017-04-10T10:31:00Z">
            <w:rPr>
              <w:sz w:val="24"/>
              <w:szCs w:val="24"/>
            </w:rPr>
          </w:rPrChange>
        </w:rPr>
      </w:pPr>
      <w:r w:rsidRPr="00194C1D">
        <w:rPr>
          <w:rFonts w:ascii="Times New Roman" w:hAnsi="Times New Roman" w:cs="Times New Roman"/>
          <w:sz w:val="24"/>
          <w:szCs w:val="24"/>
          <w:rPrChange w:id="5185" w:author="Owner" w:date="2017-04-10T10:31:00Z">
            <w:rPr>
              <w:sz w:val="24"/>
              <w:szCs w:val="24"/>
            </w:rPr>
          </w:rPrChange>
        </w:rPr>
        <w:t xml:space="preserve">An R file called “Watershed_Graph_Inputs.R” is included in package.  This is not part of the watershed model, but rather a separate script available to allow users to automatically generate </w:t>
      </w:r>
      <w:r w:rsidRPr="00194C1D">
        <w:rPr>
          <w:rFonts w:ascii="Times New Roman" w:hAnsi="Times New Roman" w:cs="Times New Roman"/>
          <w:sz w:val="24"/>
          <w:szCs w:val="24"/>
          <w:rPrChange w:id="5186" w:author="Owner" w:date="2017-04-10T10:31:00Z">
            <w:rPr>
              <w:sz w:val="24"/>
              <w:szCs w:val="24"/>
            </w:rPr>
          </w:rPrChange>
        </w:rPr>
        <w:lastRenderedPageBreak/>
        <w:t>plots of all inputs versus simulation time.  This may be especially useful to those users who are including stochasticity, step function changes, and/or trend changes in their parameter specifications.</w:t>
      </w:r>
    </w:p>
    <w:p w:rsidR="008212B7" w:rsidRPr="00194C1D" w:rsidRDefault="008212B7" w:rsidP="00D20A24">
      <w:pPr>
        <w:rPr>
          <w:rFonts w:ascii="Times New Roman" w:hAnsi="Times New Roman" w:cs="Times New Roman"/>
          <w:sz w:val="24"/>
          <w:szCs w:val="24"/>
          <w:rPrChange w:id="5187" w:author="Owner" w:date="2017-04-10T10:31:00Z">
            <w:rPr>
              <w:sz w:val="24"/>
              <w:szCs w:val="24"/>
            </w:rPr>
          </w:rPrChange>
        </w:rPr>
      </w:pPr>
      <w:r w:rsidRPr="00194C1D">
        <w:rPr>
          <w:rFonts w:ascii="Times New Roman" w:hAnsi="Times New Roman" w:cs="Times New Roman"/>
          <w:sz w:val="24"/>
          <w:szCs w:val="24"/>
          <w:rPrChange w:id="5188" w:author="Owner" w:date="2017-04-10T10:31:00Z">
            <w:rPr>
              <w:sz w:val="24"/>
              <w:szCs w:val="24"/>
            </w:rPr>
          </w:rPrChange>
        </w:rPr>
        <w:t>This R-script uses functions in the files “Watershed_Read_Data.R” and “Watershed_MonteCarlo.R”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MCMCpack).  See section 2 of this document for details.</w:t>
      </w:r>
    </w:p>
    <w:p w:rsidR="009F7B18" w:rsidRPr="00194C1D" w:rsidRDefault="008212B7" w:rsidP="00D20A24">
      <w:pPr>
        <w:rPr>
          <w:rFonts w:ascii="Times New Roman" w:hAnsi="Times New Roman" w:cs="Times New Roman"/>
          <w:sz w:val="24"/>
          <w:szCs w:val="24"/>
          <w:rPrChange w:id="5189" w:author="Owner" w:date="2017-04-10T10:31:00Z">
            <w:rPr>
              <w:sz w:val="24"/>
              <w:szCs w:val="24"/>
            </w:rPr>
          </w:rPrChange>
        </w:rPr>
      </w:pPr>
      <w:r w:rsidRPr="00194C1D">
        <w:rPr>
          <w:rFonts w:ascii="Times New Roman" w:hAnsi="Times New Roman" w:cs="Times New Roman"/>
          <w:sz w:val="24"/>
          <w:szCs w:val="24"/>
          <w:rPrChange w:id="5190" w:author="Owner" w:date="2017-04-10T10:31:00Z">
            <w:rPr>
              <w:sz w:val="24"/>
              <w:szCs w:val="24"/>
            </w:rPr>
          </w:rPrChange>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194C1D" w:rsidRDefault="008212B7" w:rsidP="00D20A24">
      <w:pPr>
        <w:rPr>
          <w:rFonts w:ascii="Times New Roman" w:hAnsi="Times New Roman" w:cs="Times New Roman"/>
          <w:sz w:val="24"/>
          <w:szCs w:val="24"/>
          <w:rPrChange w:id="5191" w:author="Owner" w:date="2017-04-10T10:31:00Z">
            <w:rPr>
              <w:sz w:val="24"/>
              <w:szCs w:val="24"/>
            </w:rPr>
          </w:rPrChange>
        </w:rPr>
      </w:pPr>
      <w:r w:rsidRPr="00194C1D">
        <w:rPr>
          <w:rFonts w:ascii="Times New Roman" w:hAnsi="Times New Roman" w:cs="Times New Roman"/>
          <w:sz w:val="24"/>
          <w:szCs w:val="24"/>
          <w:rPrChange w:id="5192" w:author="Owner" w:date="2017-04-10T10:31:00Z">
            <w:rPr>
              <w:sz w:val="24"/>
              <w:szCs w:val="24"/>
            </w:rPr>
          </w:rPrChange>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194C1D" w:rsidRDefault="008212B7" w:rsidP="00D20A24">
      <w:pPr>
        <w:rPr>
          <w:rFonts w:ascii="Times New Roman" w:hAnsi="Times New Roman" w:cs="Times New Roman"/>
          <w:sz w:val="24"/>
          <w:szCs w:val="24"/>
          <w:rPrChange w:id="5193" w:author="Owner" w:date="2017-04-10T10:31:00Z">
            <w:rPr>
              <w:sz w:val="24"/>
              <w:szCs w:val="24"/>
            </w:rPr>
          </w:rPrChange>
        </w:rPr>
      </w:pPr>
      <w:r w:rsidRPr="00194C1D">
        <w:rPr>
          <w:rFonts w:ascii="Times New Roman" w:hAnsi="Times New Roman" w:cs="Times New Roman"/>
          <w:sz w:val="24"/>
          <w:szCs w:val="24"/>
          <w:rPrChange w:id="5194" w:author="Owner" w:date="2017-04-10T10:31:00Z">
            <w:rPr>
              <w:sz w:val="24"/>
              <w:szCs w:val="24"/>
            </w:rPr>
          </w:rPrChange>
        </w:rPr>
        <w:t>Note that these are not intended as presentation quality plots, but rather as a useful tool to check that the inputs are as intended, and to visualize the variability and trend changes.</w:t>
      </w:r>
      <w:r w:rsidR="009F7B18" w:rsidRPr="00194C1D">
        <w:rPr>
          <w:rFonts w:ascii="Times New Roman" w:hAnsi="Times New Roman" w:cs="Times New Roman"/>
          <w:sz w:val="24"/>
          <w:szCs w:val="24"/>
          <w:rPrChange w:id="5195" w:author="Owner" w:date="2017-04-10T10:31:00Z">
            <w:rPr>
              <w:sz w:val="24"/>
              <w:szCs w:val="24"/>
            </w:rPr>
          </w:rPrChange>
        </w:rPr>
        <w:t xml:space="preserve"> </w:t>
      </w:r>
    </w:p>
    <w:p w:rsidR="00F12822" w:rsidRPr="00194C1D" w:rsidRDefault="00F12822">
      <w:pPr>
        <w:rPr>
          <w:rFonts w:ascii="Times New Roman" w:hAnsi="Times New Roman" w:cs="Times New Roman"/>
          <w:sz w:val="24"/>
          <w:szCs w:val="24"/>
          <w:rPrChange w:id="5196" w:author="Owner" w:date="2017-04-10T10:31:00Z">
            <w:rPr>
              <w:sz w:val="24"/>
              <w:szCs w:val="24"/>
            </w:rPr>
          </w:rPrChange>
        </w:rPr>
      </w:pPr>
      <w:r w:rsidRPr="00194C1D">
        <w:rPr>
          <w:rFonts w:ascii="Times New Roman" w:hAnsi="Times New Roman" w:cs="Times New Roman"/>
          <w:sz w:val="24"/>
          <w:szCs w:val="24"/>
          <w:rPrChange w:id="5197" w:author="Owner" w:date="2017-04-10T10:31:00Z">
            <w:rPr>
              <w:sz w:val="24"/>
              <w:szCs w:val="24"/>
            </w:rPr>
          </w:rPrChange>
        </w:rPr>
        <w:br w:type="page"/>
      </w:r>
    </w:p>
    <w:p w:rsidR="00355109" w:rsidRPr="00194C1D" w:rsidRDefault="006F400D" w:rsidP="00194C1D">
      <w:pPr>
        <w:pStyle w:val="ListParagraph"/>
        <w:numPr>
          <w:ilvl w:val="0"/>
          <w:numId w:val="17"/>
        </w:numPr>
        <w:outlineLvl w:val="0"/>
        <w:rPr>
          <w:rFonts w:ascii="Times New Roman" w:hAnsi="Times New Roman" w:cs="Times New Roman"/>
          <w:b/>
          <w:sz w:val="28"/>
          <w:szCs w:val="24"/>
          <w:rPrChange w:id="5198" w:author="Owner" w:date="2017-04-10T10:31:00Z">
            <w:rPr>
              <w:b/>
              <w:sz w:val="28"/>
              <w:szCs w:val="24"/>
            </w:rPr>
          </w:rPrChange>
        </w:rPr>
        <w:pPrChange w:id="5199" w:author="Owner" w:date="2017-04-10T10:33:00Z">
          <w:pPr>
            <w:pStyle w:val="ListParagraph"/>
            <w:numPr>
              <w:numId w:val="6"/>
            </w:numPr>
            <w:ind w:left="360" w:hanging="360"/>
            <w:outlineLvl w:val="0"/>
          </w:pPr>
        </w:pPrChange>
      </w:pPr>
      <w:r w:rsidRPr="00194C1D">
        <w:rPr>
          <w:rFonts w:ascii="Times New Roman" w:hAnsi="Times New Roman" w:cs="Times New Roman"/>
          <w:b/>
          <w:sz w:val="28"/>
          <w:szCs w:val="24"/>
          <w:rPrChange w:id="5200" w:author="Owner" w:date="2017-04-10T10:31:00Z">
            <w:rPr>
              <w:b/>
              <w:sz w:val="28"/>
              <w:szCs w:val="24"/>
            </w:rPr>
          </w:rPrChange>
        </w:rPr>
        <w:lastRenderedPageBreak/>
        <w:t xml:space="preserve">  </w:t>
      </w:r>
      <w:bookmarkStart w:id="5201" w:name="_Toc479584378"/>
      <w:r w:rsidR="00355109" w:rsidRPr="00194C1D">
        <w:rPr>
          <w:rFonts w:ascii="Times New Roman" w:hAnsi="Times New Roman" w:cs="Times New Roman"/>
          <w:b/>
          <w:sz w:val="28"/>
          <w:szCs w:val="24"/>
          <w:rPrChange w:id="5202" w:author="Owner" w:date="2017-04-10T10:31:00Z">
            <w:rPr>
              <w:b/>
              <w:sz w:val="28"/>
              <w:szCs w:val="24"/>
            </w:rPr>
          </w:rPrChange>
        </w:rPr>
        <w:t>Common Problems and Troubleshooting</w:t>
      </w:r>
      <w:bookmarkEnd w:id="5201"/>
    </w:p>
    <w:p w:rsidR="00355109" w:rsidRPr="00194C1D" w:rsidRDefault="00355109" w:rsidP="00355109">
      <w:pPr>
        <w:rPr>
          <w:rFonts w:ascii="Times New Roman" w:hAnsi="Times New Roman" w:cs="Times New Roman"/>
          <w:sz w:val="24"/>
          <w:szCs w:val="24"/>
          <w:rPrChange w:id="5203" w:author="Owner" w:date="2017-04-10T10:31:00Z">
            <w:rPr>
              <w:sz w:val="24"/>
              <w:szCs w:val="24"/>
            </w:rPr>
          </w:rPrChange>
        </w:rPr>
      </w:pPr>
      <w:r w:rsidRPr="00194C1D">
        <w:rPr>
          <w:rFonts w:ascii="Times New Roman" w:hAnsi="Times New Roman" w:cs="Times New Roman"/>
          <w:sz w:val="24"/>
          <w:szCs w:val="24"/>
          <w:rPrChange w:id="5204" w:author="Owner" w:date="2017-04-10T10:31:00Z">
            <w:rPr>
              <w:sz w:val="24"/>
              <w:szCs w:val="24"/>
            </w:rPr>
          </w:rPrChange>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194C1D" w:rsidRDefault="00355109" w:rsidP="00355109">
      <w:pPr>
        <w:rPr>
          <w:rFonts w:ascii="Times New Roman" w:hAnsi="Times New Roman" w:cs="Times New Roman"/>
          <w:b/>
          <w:sz w:val="24"/>
          <w:szCs w:val="24"/>
          <w:rPrChange w:id="5205" w:author="Owner" w:date="2017-04-10T10:31:00Z">
            <w:rPr>
              <w:b/>
              <w:sz w:val="24"/>
              <w:szCs w:val="24"/>
            </w:rPr>
          </w:rPrChange>
        </w:rPr>
      </w:pPr>
      <w:r w:rsidRPr="00194C1D">
        <w:rPr>
          <w:rFonts w:ascii="Times New Roman" w:hAnsi="Times New Roman" w:cs="Times New Roman"/>
          <w:b/>
          <w:sz w:val="24"/>
          <w:szCs w:val="24"/>
          <w:rPrChange w:id="5206" w:author="Owner" w:date="2017-04-10T10:31:00Z">
            <w:rPr>
              <w:b/>
              <w:sz w:val="24"/>
              <w:szCs w:val="24"/>
            </w:rPr>
          </w:rPrChange>
        </w:rPr>
        <w:t>Watershed Model: Debugging Checklist</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207" w:author="Owner" w:date="2017-04-10T10:31:00Z">
            <w:rPr>
              <w:sz w:val="24"/>
              <w:szCs w:val="24"/>
            </w:rPr>
          </w:rPrChange>
        </w:rPr>
      </w:pPr>
      <w:r w:rsidRPr="00194C1D">
        <w:rPr>
          <w:rFonts w:ascii="Times New Roman" w:hAnsi="Times New Roman" w:cs="Times New Roman"/>
          <w:sz w:val="24"/>
          <w:szCs w:val="24"/>
          <w:rPrChange w:id="5208" w:author="Owner" w:date="2017-04-10T10:31:00Z">
            <w:rPr>
              <w:sz w:val="24"/>
              <w:szCs w:val="24"/>
            </w:rPr>
          </w:rPrChange>
        </w:rPr>
        <w:t>Are all inputs entered in user file?</w:t>
      </w:r>
      <w:r w:rsidR="00E63627" w:rsidRPr="00194C1D">
        <w:rPr>
          <w:rFonts w:ascii="Times New Roman" w:hAnsi="Times New Roman" w:cs="Times New Roman"/>
          <w:sz w:val="24"/>
          <w:szCs w:val="24"/>
          <w:rPrChange w:id="5209" w:author="Owner" w:date="2017-04-10T10:31:00Z">
            <w:rPr>
              <w:sz w:val="24"/>
              <w:szCs w:val="24"/>
            </w:rPr>
          </w:rPrChange>
        </w:rPr>
        <w:t xml:space="preserve">  Are there any blanks where number (even zeroes) should be?</w:t>
      </w:r>
    </w:p>
    <w:p w:rsidR="009F7B18" w:rsidRPr="00194C1D" w:rsidRDefault="009F7B18" w:rsidP="00355109">
      <w:pPr>
        <w:pStyle w:val="ListParagraph"/>
        <w:numPr>
          <w:ilvl w:val="0"/>
          <w:numId w:val="15"/>
        </w:numPr>
        <w:spacing w:after="0"/>
        <w:rPr>
          <w:rFonts w:ascii="Times New Roman" w:hAnsi="Times New Roman" w:cs="Times New Roman"/>
          <w:sz w:val="24"/>
          <w:szCs w:val="24"/>
          <w:rPrChange w:id="5210" w:author="Owner" w:date="2017-04-10T10:31:00Z">
            <w:rPr>
              <w:sz w:val="24"/>
              <w:szCs w:val="24"/>
            </w:rPr>
          </w:rPrChange>
        </w:rPr>
      </w:pPr>
      <w:r w:rsidRPr="00194C1D">
        <w:rPr>
          <w:rFonts w:ascii="Times New Roman" w:hAnsi="Times New Roman" w:cs="Times New Roman"/>
          <w:sz w:val="24"/>
          <w:szCs w:val="24"/>
          <w:rPrChange w:id="5211" w:author="Owner" w:date="2017-04-10T10:31:00Z">
            <w:rPr>
              <w:sz w:val="24"/>
              <w:szCs w:val="24"/>
            </w:rPr>
          </w:rPrChange>
        </w:rPr>
        <w:t>Are the input files saved as .csv file?</w:t>
      </w:r>
    </w:p>
    <w:p w:rsidR="00355109" w:rsidRPr="00194C1D" w:rsidRDefault="004107F7" w:rsidP="00355109">
      <w:pPr>
        <w:pStyle w:val="ListParagraph"/>
        <w:numPr>
          <w:ilvl w:val="0"/>
          <w:numId w:val="15"/>
        </w:numPr>
        <w:spacing w:after="0"/>
        <w:rPr>
          <w:rFonts w:ascii="Times New Roman" w:hAnsi="Times New Roman" w:cs="Times New Roman"/>
          <w:sz w:val="24"/>
          <w:szCs w:val="24"/>
          <w:rPrChange w:id="5212" w:author="Owner" w:date="2017-04-10T10:31:00Z">
            <w:rPr>
              <w:sz w:val="24"/>
              <w:szCs w:val="24"/>
            </w:rPr>
          </w:rPrChange>
        </w:rPr>
      </w:pPr>
      <w:r w:rsidRPr="00194C1D">
        <w:rPr>
          <w:rFonts w:ascii="Times New Roman" w:hAnsi="Times New Roman" w:cs="Times New Roman"/>
          <w:sz w:val="24"/>
          <w:szCs w:val="24"/>
          <w:rPrChange w:id="5213" w:author="Owner" w:date="2017-04-10T10:31:00Z">
            <w:rPr>
              <w:sz w:val="24"/>
              <w:szCs w:val="24"/>
            </w:rPr>
          </w:rPrChange>
        </w:rPr>
        <w:t>Is the number</w:t>
      </w:r>
      <w:r w:rsidR="00355109" w:rsidRPr="00194C1D">
        <w:rPr>
          <w:rFonts w:ascii="Times New Roman" w:hAnsi="Times New Roman" w:cs="Times New Roman"/>
          <w:sz w:val="24"/>
          <w:szCs w:val="24"/>
          <w:rPrChange w:id="5214" w:author="Owner" w:date="2017-04-10T10:31:00Z">
            <w:rPr>
              <w:sz w:val="24"/>
              <w:szCs w:val="24"/>
            </w:rPr>
          </w:rPrChange>
        </w:rPr>
        <w:t xml:space="preserve"> of regions specified in "</w:t>
      </w:r>
      <w:r w:rsidR="00E63627" w:rsidRPr="00194C1D">
        <w:rPr>
          <w:rFonts w:ascii="Times New Roman" w:hAnsi="Times New Roman" w:cs="Times New Roman"/>
          <w:sz w:val="24"/>
          <w:szCs w:val="24"/>
          <w:rPrChange w:id="5215" w:author="Owner" w:date="2017-04-10T10:31:00Z">
            <w:rPr>
              <w:sz w:val="24"/>
              <w:szCs w:val="24"/>
            </w:rPr>
          </w:rPrChange>
        </w:rPr>
        <w:t>Watershed_Header_File.csv”</w:t>
      </w:r>
      <w:r w:rsidR="00355109" w:rsidRPr="00194C1D">
        <w:rPr>
          <w:rFonts w:ascii="Times New Roman" w:hAnsi="Times New Roman" w:cs="Times New Roman"/>
          <w:sz w:val="24"/>
          <w:szCs w:val="24"/>
          <w:rPrChange w:id="5216" w:author="Owner" w:date="2017-04-10T10:31:00Z">
            <w:rPr>
              <w:sz w:val="24"/>
              <w:szCs w:val="24"/>
            </w:rPr>
          </w:rPrChange>
        </w:rPr>
        <w:t xml:space="preserve"> consistent with the number of input sheets?</w:t>
      </w:r>
    </w:p>
    <w:p w:rsidR="00355109" w:rsidRPr="00194C1D" w:rsidRDefault="009F7B18" w:rsidP="00355109">
      <w:pPr>
        <w:pStyle w:val="ListParagraph"/>
        <w:numPr>
          <w:ilvl w:val="0"/>
          <w:numId w:val="15"/>
        </w:numPr>
        <w:spacing w:after="0"/>
        <w:rPr>
          <w:rFonts w:ascii="Times New Roman" w:hAnsi="Times New Roman" w:cs="Times New Roman"/>
          <w:sz w:val="24"/>
          <w:szCs w:val="24"/>
          <w:rPrChange w:id="5217" w:author="Owner" w:date="2017-04-10T10:31:00Z">
            <w:rPr>
              <w:sz w:val="24"/>
              <w:szCs w:val="24"/>
            </w:rPr>
          </w:rPrChange>
        </w:rPr>
      </w:pPr>
      <w:r w:rsidRPr="00194C1D">
        <w:rPr>
          <w:rFonts w:ascii="Times New Roman" w:hAnsi="Times New Roman" w:cs="Times New Roman"/>
          <w:sz w:val="24"/>
          <w:szCs w:val="24"/>
          <w:rPrChange w:id="5218" w:author="Owner" w:date="2017-04-10T10:31:00Z">
            <w:rPr>
              <w:sz w:val="24"/>
              <w:szCs w:val="24"/>
            </w:rPr>
          </w:rPrChange>
        </w:rPr>
        <w:t>Is</w:t>
      </w:r>
      <w:r w:rsidR="00355109" w:rsidRPr="00194C1D">
        <w:rPr>
          <w:rFonts w:ascii="Times New Roman" w:hAnsi="Times New Roman" w:cs="Times New Roman"/>
          <w:sz w:val="24"/>
          <w:szCs w:val="24"/>
          <w:rPrChange w:id="5219" w:author="Owner" w:date="2017-04-10T10:31:00Z">
            <w:rPr>
              <w:sz w:val="24"/>
              <w:szCs w:val="24"/>
            </w:rPr>
          </w:rPrChange>
        </w:rPr>
        <w:t xml:space="preserve"> the number of input data files</w:t>
      </w:r>
      <w:r w:rsidR="00E63627" w:rsidRPr="00194C1D">
        <w:rPr>
          <w:rFonts w:ascii="Times New Roman" w:hAnsi="Times New Roman" w:cs="Times New Roman"/>
          <w:sz w:val="24"/>
          <w:szCs w:val="24"/>
          <w:rPrChange w:id="5220" w:author="Owner" w:date="2017-04-10T10:31:00Z">
            <w:rPr>
              <w:sz w:val="24"/>
              <w:szCs w:val="24"/>
            </w:rPr>
          </w:rPrChange>
        </w:rPr>
        <w:t xml:space="preserve"> per site</w:t>
      </w:r>
      <w:r w:rsidR="00355109" w:rsidRPr="00194C1D">
        <w:rPr>
          <w:rFonts w:ascii="Times New Roman" w:hAnsi="Times New Roman" w:cs="Times New Roman"/>
          <w:sz w:val="24"/>
          <w:szCs w:val="24"/>
          <w:rPrChange w:id="5221" w:author="Owner" w:date="2017-04-10T10:31:00Z">
            <w:rPr>
              <w:sz w:val="24"/>
              <w:szCs w:val="24"/>
            </w:rPr>
          </w:rPrChange>
        </w:rPr>
        <w:t xml:space="preserve"> specified in "</w:t>
      </w:r>
      <w:r w:rsidR="00E63627" w:rsidRPr="00194C1D">
        <w:rPr>
          <w:rFonts w:ascii="Times New Roman" w:hAnsi="Times New Roman" w:cs="Times New Roman"/>
          <w:sz w:val="24"/>
          <w:szCs w:val="24"/>
          <w:rPrChange w:id="5222" w:author="Owner" w:date="2017-04-10T10:31:00Z">
            <w:rPr>
              <w:sz w:val="24"/>
              <w:szCs w:val="24"/>
            </w:rPr>
          </w:rPrChange>
        </w:rPr>
        <w:t>Watershed_Header_File.csv”</w:t>
      </w:r>
      <w:r w:rsidR="00355109" w:rsidRPr="00194C1D">
        <w:rPr>
          <w:rFonts w:ascii="Times New Roman" w:hAnsi="Times New Roman" w:cs="Times New Roman"/>
          <w:sz w:val="24"/>
          <w:szCs w:val="24"/>
          <w:rPrChange w:id="5223" w:author="Owner" w:date="2017-04-10T10:31:00Z">
            <w:rPr>
              <w:sz w:val="24"/>
              <w:szCs w:val="24"/>
            </w:rPr>
          </w:rPrChange>
        </w:rPr>
        <w:t xml:space="preserve"> consistent with the number of input files?</w:t>
      </w:r>
    </w:p>
    <w:p w:rsidR="00355109" w:rsidRPr="00194C1D" w:rsidRDefault="004107F7" w:rsidP="00355109">
      <w:pPr>
        <w:pStyle w:val="ListParagraph"/>
        <w:numPr>
          <w:ilvl w:val="0"/>
          <w:numId w:val="15"/>
        </w:numPr>
        <w:spacing w:after="0"/>
        <w:rPr>
          <w:rFonts w:ascii="Times New Roman" w:hAnsi="Times New Roman" w:cs="Times New Roman"/>
          <w:sz w:val="24"/>
          <w:szCs w:val="24"/>
          <w:rPrChange w:id="5224" w:author="Owner" w:date="2017-04-10T10:31:00Z">
            <w:rPr>
              <w:sz w:val="24"/>
              <w:szCs w:val="24"/>
            </w:rPr>
          </w:rPrChange>
        </w:rPr>
      </w:pPr>
      <w:r w:rsidRPr="00194C1D">
        <w:rPr>
          <w:rFonts w:ascii="Times New Roman" w:hAnsi="Times New Roman" w:cs="Times New Roman"/>
          <w:sz w:val="24"/>
          <w:szCs w:val="24"/>
          <w:rPrChange w:id="5225" w:author="Owner" w:date="2017-04-10T10:31:00Z">
            <w:rPr>
              <w:sz w:val="24"/>
              <w:szCs w:val="24"/>
            </w:rPr>
          </w:rPrChange>
        </w:rPr>
        <w:t>Is the number</w:t>
      </w:r>
      <w:r w:rsidR="00355109" w:rsidRPr="00194C1D">
        <w:rPr>
          <w:rFonts w:ascii="Times New Roman" w:hAnsi="Times New Roman" w:cs="Times New Roman"/>
          <w:sz w:val="24"/>
          <w:szCs w:val="24"/>
          <w:rPrChange w:id="5226" w:author="Owner" w:date="2017-04-10T10:31:00Z">
            <w:rPr>
              <w:sz w:val="24"/>
              <w:szCs w:val="24"/>
            </w:rPr>
          </w:rPrChange>
        </w:rPr>
        <w:t xml:space="preserve"> of habitat </w:t>
      </w:r>
      <w:r w:rsidR="00E63627" w:rsidRPr="00194C1D">
        <w:rPr>
          <w:rFonts w:ascii="Times New Roman" w:hAnsi="Times New Roman" w:cs="Times New Roman"/>
          <w:sz w:val="24"/>
          <w:szCs w:val="24"/>
          <w:rPrChange w:id="5227" w:author="Owner" w:date="2017-04-10T10:31:00Z">
            <w:rPr>
              <w:sz w:val="24"/>
              <w:szCs w:val="24"/>
            </w:rPr>
          </w:rPrChange>
        </w:rPr>
        <w:t>types specified in "Watershed_Header_File.csv”</w:t>
      </w:r>
      <w:r w:rsidR="00355109" w:rsidRPr="00194C1D">
        <w:rPr>
          <w:rFonts w:ascii="Times New Roman" w:hAnsi="Times New Roman" w:cs="Times New Roman"/>
          <w:sz w:val="24"/>
          <w:szCs w:val="24"/>
          <w:rPrChange w:id="5228" w:author="Owner" w:date="2017-04-10T10:31:00Z">
            <w:rPr>
              <w:sz w:val="24"/>
              <w:szCs w:val="24"/>
            </w:rPr>
          </w:rPrChange>
        </w:rPr>
        <w:t xml:space="preserve"> consistent with the number of habitat types in the input data files?</w:t>
      </w:r>
    </w:p>
    <w:p w:rsidR="00355109" w:rsidRPr="00194C1D" w:rsidRDefault="004107F7" w:rsidP="00355109">
      <w:pPr>
        <w:pStyle w:val="ListParagraph"/>
        <w:numPr>
          <w:ilvl w:val="0"/>
          <w:numId w:val="15"/>
        </w:numPr>
        <w:spacing w:after="0"/>
        <w:rPr>
          <w:rFonts w:ascii="Times New Roman" w:hAnsi="Times New Roman" w:cs="Times New Roman"/>
          <w:sz w:val="24"/>
          <w:szCs w:val="24"/>
          <w:rPrChange w:id="5229" w:author="Owner" w:date="2017-04-10T10:31:00Z">
            <w:rPr>
              <w:sz w:val="24"/>
              <w:szCs w:val="24"/>
            </w:rPr>
          </w:rPrChange>
        </w:rPr>
      </w:pPr>
      <w:r w:rsidRPr="00194C1D">
        <w:rPr>
          <w:rFonts w:ascii="Times New Roman" w:hAnsi="Times New Roman" w:cs="Times New Roman"/>
          <w:sz w:val="24"/>
          <w:szCs w:val="24"/>
          <w:rPrChange w:id="5230" w:author="Owner" w:date="2017-04-10T10:31:00Z">
            <w:rPr>
              <w:sz w:val="24"/>
              <w:szCs w:val="24"/>
            </w:rPr>
          </w:rPrChange>
        </w:rPr>
        <w:t>Is</w:t>
      </w:r>
      <w:r w:rsidR="00355109" w:rsidRPr="00194C1D">
        <w:rPr>
          <w:rFonts w:ascii="Times New Roman" w:hAnsi="Times New Roman" w:cs="Times New Roman"/>
          <w:sz w:val="24"/>
          <w:szCs w:val="24"/>
          <w:rPrChange w:id="5231" w:author="Owner" w:date="2017-04-10T10:31:00Z">
            <w:rPr>
              <w:sz w:val="24"/>
              <w:szCs w:val="24"/>
            </w:rPr>
          </w:rPrChange>
        </w:rPr>
        <w:t xml:space="preserve"> the number of land use classifications </w:t>
      </w:r>
      <w:r w:rsidR="007A2ECE" w:rsidRPr="00194C1D">
        <w:rPr>
          <w:rFonts w:ascii="Times New Roman" w:hAnsi="Times New Roman" w:cs="Times New Roman"/>
          <w:sz w:val="24"/>
          <w:szCs w:val="24"/>
          <w:rPrChange w:id="5232" w:author="Owner" w:date="2017-04-10T10:31:00Z">
            <w:rPr>
              <w:sz w:val="24"/>
              <w:szCs w:val="24"/>
            </w:rPr>
          </w:rPrChange>
        </w:rPr>
        <w:t>specified</w:t>
      </w:r>
      <w:r w:rsidR="00E63627" w:rsidRPr="00194C1D">
        <w:rPr>
          <w:rFonts w:ascii="Times New Roman" w:hAnsi="Times New Roman" w:cs="Times New Roman"/>
          <w:sz w:val="24"/>
          <w:szCs w:val="24"/>
          <w:rPrChange w:id="5233" w:author="Owner" w:date="2017-04-10T10:31:00Z">
            <w:rPr>
              <w:sz w:val="24"/>
              <w:szCs w:val="24"/>
            </w:rPr>
          </w:rPrChange>
        </w:rPr>
        <w:t xml:space="preserve"> in "Watershed_Header_File.csv”</w:t>
      </w:r>
      <w:r w:rsidR="00355109" w:rsidRPr="00194C1D">
        <w:rPr>
          <w:rFonts w:ascii="Times New Roman" w:hAnsi="Times New Roman" w:cs="Times New Roman"/>
          <w:sz w:val="24"/>
          <w:szCs w:val="24"/>
          <w:rPrChange w:id="5234" w:author="Owner" w:date="2017-04-10T10:31:00Z">
            <w:rPr>
              <w:sz w:val="24"/>
              <w:szCs w:val="24"/>
            </w:rPr>
          </w:rPrChange>
        </w:rPr>
        <w:t xml:space="preserve"> consis</w:t>
      </w:r>
      <w:r w:rsidR="007A2ECE" w:rsidRPr="00194C1D">
        <w:rPr>
          <w:rFonts w:ascii="Times New Roman" w:hAnsi="Times New Roman" w:cs="Times New Roman"/>
          <w:sz w:val="24"/>
          <w:szCs w:val="24"/>
          <w:rPrChange w:id="5235" w:author="Owner" w:date="2017-04-10T10:31:00Z">
            <w:rPr>
              <w:sz w:val="24"/>
              <w:szCs w:val="24"/>
            </w:rPr>
          </w:rPrChange>
        </w:rPr>
        <w:t>tent with the number of habitat</w:t>
      </w:r>
      <w:r w:rsidR="00355109" w:rsidRPr="00194C1D">
        <w:rPr>
          <w:rFonts w:ascii="Times New Roman" w:hAnsi="Times New Roman" w:cs="Times New Roman"/>
          <w:sz w:val="24"/>
          <w:szCs w:val="24"/>
          <w:rPrChange w:id="5236" w:author="Owner" w:date="2017-04-10T10:31:00Z">
            <w:rPr>
              <w:sz w:val="24"/>
              <w:szCs w:val="24"/>
            </w:rPr>
          </w:rPrChange>
        </w:rPr>
        <w:t xml:space="preserve"> types in the input files?</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237" w:author="Owner" w:date="2017-04-10T10:31:00Z">
            <w:rPr>
              <w:sz w:val="24"/>
              <w:szCs w:val="24"/>
            </w:rPr>
          </w:rPrChange>
        </w:rPr>
      </w:pPr>
      <w:r w:rsidRPr="00194C1D">
        <w:rPr>
          <w:rFonts w:ascii="Times New Roman" w:hAnsi="Times New Roman" w:cs="Times New Roman"/>
          <w:sz w:val="24"/>
          <w:szCs w:val="24"/>
          <w:rPrChange w:id="5238" w:author="Owner" w:date="2017-04-10T10:31:00Z">
            <w:rPr>
              <w:sz w:val="24"/>
              <w:szCs w:val="24"/>
            </w:rPr>
          </w:rPrChange>
        </w:rPr>
        <w:t>Are initial values specified for all life stages</w:t>
      </w:r>
      <w:r w:rsidR="00E63627" w:rsidRPr="00194C1D">
        <w:rPr>
          <w:rFonts w:ascii="Times New Roman" w:hAnsi="Times New Roman" w:cs="Times New Roman"/>
          <w:sz w:val="24"/>
          <w:szCs w:val="24"/>
          <w:rPrChange w:id="5239" w:author="Owner" w:date="2017-04-10T10:31:00Z">
            <w:rPr>
              <w:sz w:val="24"/>
              <w:szCs w:val="24"/>
            </w:rPr>
          </w:rPrChange>
        </w:rPr>
        <w:t>?  Are files present for all sites?</w:t>
      </w:r>
      <w:r w:rsidRPr="00194C1D">
        <w:rPr>
          <w:rFonts w:ascii="Times New Roman" w:hAnsi="Times New Roman" w:cs="Times New Roman"/>
          <w:sz w:val="24"/>
          <w:szCs w:val="24"/>
          <w:rPrChange w:id="5240" w:author="Owner" w:date="2017-04-10T10:31:00Z">
            <w:rPr>
              <w:sz w:val="24"/>
              <w:szCs w:val="24"/>
            </w:rPr>
          </w:rPrChange>
        </w:rPr>
        <w:t xml:space="preserve">  (Note: zero's are OK)</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241" w:author="Owner" w:date="2017-04-10T10:31:00Z">
            <w:rPr>
              <w:sz w:val="24"/>
              <w:szCs w:val="24"/>
            </w:rPr>
          </w:rPrChange>
        </w:rPr>
      </w:pPr>
      <w:r w:rsidRPr="00194C1D">
        <w:rPr>
          <w:rFonts w:ascii="Times New Roman" w:hAnsi="Times New Roman" w:cs="Times New Roman"/>
          <w:sz w:val="24"/>
          <w:szCs w:val="24"/>
          <w:rPrChange w:id="5242" w:author="Owner" w:date="2017-04-10T10:31:00Z">
            <w:rPr>
              <w:sz w:val="24"/>
              <w:szCs w:val="24"/>
            </w:rPr>
          </w:rPrChange>
        </w:rPr>
        <w:t>Have cells been moved, or row</w:t>
      </w:r>
      <w:r w:rsidR="007A2ECE" w:rsidRPr="00194C1D">
        <w:rPr>
          <w:rFonts w:ascii="Times New Roman" w:hAnsi="Times New Roman" w:cs="Times New Roman"/>
          <w:sz w:val="24"/>
          <w:szCs w:val="24"/>
          <w:rPrChange w:id="5243" w:author="Owner" w:date="2017-04-10T10:31:00Z">
            <w:rPr>
              <w:sz w:val="24"/>
              <w:szCs w:val="24"/>
            </w:rPr>
          </w:rPrChange>
        </w:rPr>
        <w:t>s</w:t>
      </w:r>
      <w:r w:rsidRPr="00194C1D">
        <w:rPr>
          <w:rFonts w:ascii="Times New Roman" w:hAnsi="Times New Roman" w:cs="Times New Roman"/>
          <w:sz w:val="24"/>
          <w:szCs w:val="24"/>
          <w:rPrChange w:id="5244" w:author="Owner" w:date="2017-04-10T10:31:00Z">
            <w:rPr>
              <w:sz w:val="24"/>
              <w:szCs w:val="24"/>
            </w:rPr>
          </w:rPrChange>
        </w:rPr>
        <w:t xml:space="preserve"> or columns added, to any input file?  (Cells must remain exactly as in initial file templates)</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245" w:author="Owner" w:date="2017-04-10T10:31:00Z">
            <w:rPr>
              <w:sz w:val="24"/>
              <w:szCs w:val="24"/>
            </w:rPr>
          </w:rPrChange>
        </w:rPr>
      </w:pPr>
      <w:r w:rsidRPr="00194C1D">
        <w:rPr>
          <w:rFonts w:ascii="Times New Roman" w:hAnsi="Times New Roman" w:cs="Times New Roman"/>
          <w:sz w:val="24"/>
          <w:szCs w:val="24"/>
          <w:rPrChange w:id="5246" w:author="Owner" w:date="2017-04-10T10:31:00Z">
            <w:rPr>
              <w:sz w:val="24"/>
              <w:szCs w:val="24"/>
            </w:rPr>
          </w:rPrChange>
        </w:rPr>
        <w:t>Are Excel and R files in the same directory, and is that directory set as the working directory within R?</w:t>
      </w:r>
    </w:p>
    <w:p w:rsidR="00355109" w:rsidRPr="00194C1D" w:rsidRDefault="00355109" w:rsidP="00355109">
      <w:pPr>
        <w:pStyle w:val="ListParagraph"/>
        <w:numPr>
          <w:ilvl w:val="0"/>
          <w:numId w:val="15"/>
        </w:numPr>
        <w:spacing w:after="0"/>
        <w:rPr>
          <w:rFonts w:ascii="Times New Roman" w:hAnsi="Times New Roman" w:cs="Times New Roman"/>
          <w:sz w:val="24"/>
          <w:szCs w:val="24"/>
          <w:rPrChange w:id="5247" w:author="Owner" w:date="2017-04-10T10:31:00Z">
            <w:rPr>
              <w:sz w:val="24"/>
              <w:szCs w:val="24"/>
            </w:rPr>
          </w:rPrChange>
        </w:rPr>
      </w:pPr>
      <w:r w:rsidRPr="00194C1D">
        <w:rPr>
          <w:rFonts w:ascii="Times New Roman" w:hAnsi="Times New Roman" w:cs="Times New Roman"/>
          <w:sz w:val="24"/>
          <w:szCs w:val="24"/>
          <w:rPrChange w:id="5248" w:author="Owner" w:date="2017-04-10T10:31:00Z">
            <w:rPr>
              <w:sz w:val="24"/>
              <w:szCs w:val="24"/>
            </w:rPr>
          </w:rPrChange>
        </w:rPr>
        <w:t>Has the program crashed or been stopped prior to completion?  May need to close R and restart to ensure memory data structure integrity.</w:t>
      </w:r>
    </w:p>
    <w:p w:rsidR="007A2ECE" w:rsidRPr="00194C1D" w:rsidRDefault="007A2ECE" w:rsidP="00355109">
      <w:pPr>
        <w:pStyle w:val="ListParagraph"/>
        <w:numPr>
          <w:ilvl w:val="0"/>
          <w:numId w:val="15"/>
        </w:numPr>
        <w:spacing w:after="0"/>
        <w:rPr>
          <w:rFonts w:ascii="Times New Roman" w:hAnsi="Times New Roman" w:cs="Times New Roman"/>
          <w:sz w:val="24"/>
          <w:szCs w:val="24"/>
          <w:rPrChange w:id="5249" w:author="Owner" w:date="2017-04-10T10:31:00Z">
            <w:rPr>
              <w:sz w:val="24"/>
              <w:szCs w:val="24"/>
            </w:rPr>
          </w:rPrChange>
        </w:rPr>
      </w:pPr>
      <w:r w:rsidRPr="00194C1D">
        <w:rPr>
          <w:rFonts w:ascii="Times New Roman" w:hAnsi="Times New Roman" w:cs="Times New Roman"/>
          <w:sz w:val="24"/>
          <w:szCs w:val="24"/>
          <w:rPrChange w:id="5250" w:author="Owner" w:date="2017-04-10T10:31:00Z">
            <w:rPr>
              <w:sz w:val="24"/>
              <w:szCs w:val="24"/>
            </w:rPr>
          </w:rPrChange>
        </w:rPr>
        <w:t>Have all required R add-on packages been installed (see section 2).</w:t>
      </w:r>
    </w:p>
    <w:p w:rsidR="009F7B18" w:rsidRPr="00194C1D" w:rsidRDefault="009F7B18" w:rsidP="00355109">
      <w:pPr>
        <w:pStyle w:val="ListParagraph"/>
        <w:numPr>
          <w:ilvl w:val="0"/>
          <w:numId w:val="15"/>
        </w:numPr>
        <w:spacing w:after="0"/>
        <w:rPr>
          <w:rFonts w:ascii="Times New Roman" w:hAnsi="Times New Roman" w:cs="Times New Roman"/>
          <w:sz w:val="24"/>
          <w:szCs w:val="24"/>
          <w:rPrChange w:id="5251" w:author="Owner" w:date="2017-04-10T10:31:00Z">
            <w:rPr>
              <w:sz w:val="24"/>
              <w:szCs w:val="24"/>
            </w:rPr>
          </w:rPrChange>
        </w:rPr>
      </w:pPr>
      <w:r w:rsidRPr="00194C1D">
        <w:rPr>
          <w:rFonts w:ascii="Times New Roman" w:hAnsi="Times New Roman" w:cs="Times New Roman"/>
          <w:sz w:val="24"/>
          <w:szCs w:val="24"/>
          <w:rPrChange w:id="5252" w:author="Owner" w:date="2017-04-10T10:31:00Z">
            <w:rPr>
              <w:sz w:val="24"/>
              <w:szCs w:val="24"/>
            </w:rPr>
          </w:rPrChange>
        </w:rPr>
        <w:t>Are any output files from previous model runs being used by another program?  (If so, the R-code will error as it tries to over-write a file in use).</w:t>
      </w:r>
    </w:p>
    <w:p w:rsidR="009F7B18" w:rsidRPr="00194C1D" w:rsidRDefault="009F7B18" w:rsidP="00355109">
      <w:pPr>
        <w:pStyle w:val="ListParagraph"/>
        <w:numPr>
          <w:ilvl w:val="0"/>
          <w:numId w:val="15"/>
        </w:numPr>
        <w:spacing w:after="0"/>
        <w:rPr>
          <w:rFonts w:ascii="Times New Roman" w:hAnsi="Times New Roman" w:cs="Times New Roman"/>
          <w:sz w:val="24"/>
          <w:szCs w:val="24"/>
          <w:rPrChange w:id="5253" w:author="Owner" w:date="2017-04-10T10:31:00Z">
            <w:rPr>
              <w:sz w:val="24"/>
              <w:szCs w:val="24"/>
            </w:rPr>
          </w:rPrChange>
        </w:rPr>
      </w:pPr>
      <w:r w:rsidRPr="00194C1D">
        <w:rPr>
          <w:rFonts w:ascii="Times New Roman" w:hAnsi="Times New Roman" w:cs="Times New Roman"/>
          <w:sz w:val="24"/>
          <w:szCs w:val="24"/>
          <w:rPrChange w:id="5254" w:author="Owner" w:date="2017-04-10T10:31:00Z">
            <w:rPr>
              <w:sz w:val="24"/>
              <w:szCs w:val="24"/>
            </w:rPr>
          </w:rPrChange>
        </w:rPr>
        <w:t>Do any of the site names include “/”?  This will cause an error when attempting to wite output files that include the site names.</w:t>
      </w:r>
    </w:p>
    <w:p w:rsidR="007C468F" w:rsidRPr="00194C1D" w:rsidRDefault="007C468F" w:rsidP="00E63627">
      <w:pPr>
        <w:pStyle w:val="ListParagraph"/>
        <w:spacing w:after="0"/>
        <w:rPr>
          <w:rFonts w:ascii="Times New Roman" w:hAnsi="Times New Roman" w:cs="Times New Roman"/>
          <w:sz w:val="24"/>
          <w:szCs w:val="24"/>
          <w:rPrChange w:id="5255" w:author="Owner" w:date="2017-04-10T10:31:00Z">
            <w:rPr>
              <w:sz w:val="24"/>
              <w:szCs w:val="24"/>
            </w:rPr>
          </w:rPrChange>
        </w:rPr>
      </w:pPr>
    </w:p>
    <w:p w:rsidR="00355109" w:rsidRPr="00194C1D" w:rsidRDefault="00355109" w:rsidP="00355109">
      <w:pPr>
        <w:rPr>
          <w:rFonts w:ascii="Times New Roman" w:hAnsi="Times New Roman" w:cs="Times New Roman"/>
          <w:sz w:val="24"/>
          <w:szCs w:val="24"/>
          <w:rPrChange w:id="5256" w:author="Owner" w:date="2017-04-10T10:31:00Z">
            <w:rPr>
              <w:sz w:val="24"/>
              <w:szCs w:val="24"/>
            </w:rPr>
          </w:rPrChange>
        </w:rPr>
      </w:pPr>
    </w:p>
    <w:p w:rsidR="00355109" w:rsidRPr="00194C1D" w:rsidRDefault="00355109" w:rsidP="00355109">
      <w:pPr>
        <w:rPr>
          <w:rFonts w:ascii="Times New Roman" w:hAnsi="Times New Roman" w:cs="Times New Roman"/>
          <w:sz w:val="24"/>
          <w:szCs w:val="24"/>
          <w:rPrChange w:id="5257" w:author="Owner" w:date="2017-04-10T10:31:00Z">
            <w:rPr>
              <w:sz w:val="24"/>
              <w:szCs w:val="24"/>
            </w:rPr>
          </w:rPrChange>
        </w:rPr>
      </w:pPr>
      <w:r w:rsidRPr="00194C1D">
        <w:rPr>
          <w:rFonts w:ascii="Times New Roman" w:hAnsi="Times New Roman" w:cs="Times New Roman"/>
          <w:sz w:val="24"/>
          <w:szCs w:val="24"/>
          <w:rPrChange w:id="5258" w:author="Owner" w:date="2017-04-10T10:31:00Z">
            <w:rPr>
              <w:sz w:val="24"/>
              <w:szCs w:val="24"/>
            </w:rPr>
          </w:rPrChange>
        </w:rPr>
        <w:lastRenderedPageBreak/>
        <w:t>There are a set of warning messages that may appear when the program runs correctly.  These have to do with the installation of packages that, in some cases, mask other functions loaded as default with R.  These can be safely ignored.  Table 1</w:t>
      </w:r>
      <w:del w:id="5259" w:author="Owner" w:date="2017-04-10T10:37:00Z">
        <w:r w:rsidRPr="00194C1D" w:rsidDel="009307B9">
          <w:rPr>
            <w:rFonts w:ascii="Times New Roman" w:hAnsi="Times New Roman" w:cs="Times New Roman"/>
            <w:sz w:val="24"/>
            <w:szCs w:val="24"/>
            <w:rPrChange w:id="5260" w:author="Owner" w:date="2017-04-10T10:31:00Z">
              <w:rPr>
                <w:sz w:val="24"/>
                <w:szCs w:val="24"/>
              </w:rPr>
            </w:rPrChange>
          </w:rPr>
          <w:delText>0</w:delText>
        </w:r>
      </w:del>
      <w:ins w:id="5261" w:author="Owner" w:date="2017-04-10T10:37:00Z">
        <w:r w:rsidR="009307B9">
          <w:rPr>
            <w:rFonts w:ascii="Times New Roman" w:hAnsi="Times New Roman" w:cs="Times New Roman"/>
            <w:sz w:val="24"/>
            <w:szCs w:val="24"/>
          </w:rPr>
          <w:t>2</w:t>
        </w:r>
      </w:ins>
      <w:r w:rsidRPr="00194C1D">
        <w:rPr>
          <w:rFonts w:ascii="Times New Roman" w:hAnsi="Times New Roman" w:cs="Times New Roman"/>
          <w:sz w:val="24"/>
          <w:szCs w:val="24"/>
          <w:rPrChange w:id="5262" w:author="Owner" w:date="2017-04-10T10:31:00Z">
            <w:rPr>
              <w:sz w:val="24"/>
              <w:szCs w:val="24"/>
            </w:rPr>
          </w:rPrChange>
        </w:rPr>
        <w:t>.1 lists these ignorable warning messages.</w:t>
      </w:r>
    </w:p>
    <w:p w:rsidR="004107F7" w:rsidRPr="00194C1D" w:rsidRDefault="004107F7">
      <w:pPr>
        <w:rPr>
          <w:rFonts w:ascii="Times New Roman" w:hAnsi="Times New Roman" w:cs="Times New Roman"/>
          <w:b/>
          <w:sz w:val="24"/>
          <w:szCs w:val="24"/>
          <w:rPrChange w:id="5263" w:author="Owner" w:date="2017-04-10T10:31:00Z">
            <w:rPr>
              <w:b/>
              <w:sz w:val="24"/>
              <w:szCs w:val="24"/>
            </w:rPr>
          </w:rPrChange>
        </w:rPr>
      </w:pPr>
    </w:p>
    <w:p w:rsidR="00355109" w:rsidRPr="00194C1D" w:rsidRDefault="00355109" w:rsidP="00355109">
      <w:pPr>
        <w:rPr>
          <w:rFonts w:ascii="Times New Roman" w:hAnsi="Times New Roman" w:cs="Times New Roman"/>
          <w:b/>
          <w:sz w:val="24"/>
          <w:szCs w:val="24"/>
          <w:rPrChange w:id="5264" w:author="Owner" w:date="2017-04-10T10:31:00Z">
            <w:rPr>
              <w:b/>
              <w:sz w:val="24"/>
              <w:szCs w:val="24"/>
            </w:rPr>
          </w:rPrChange>
        </w:rPr>
      </w:pPr>
      <w:r w:rsidRPr="00194C1D">
        <w:rPr>
          <w:rFonts w:ascii="Times New Roman" w:hAnsi="Times New Roman" w:cs="Times New Roman"/>
          <w:b/>
          <w:sz w:val="24"/>
          <w:szCs w:val="24"/>
          <w:rPrChange w:id="5265" w:author="Owner" w:date="2017-04-10T10:31:00Z">
            <w:rPr>
              <w:b/>
              <w:sz w:val="24"/>
              <w:szCs w:val="24"/>
            </w:rPr>
          </w:rPrChange>
        </w:rPr>
        <w:t>Table 1</w:t>
      </w:r>
      <w:del w:id="5266" w:author="Owner" w:date="2017-04-10T10:37:00Z">
        <w:r w:rsidRPr="00194C1D" w:rsidDel="009307B9">
          <w:rPr>
            <w:rFonts w:ascii="Times New Roman" w:hAnsi="Times New Roman" w:cs="Times New Roman"/>
            <w:b/>
            <w:sz w:val="24"/>
            <w:szCs w:val="24"/>
            <w:rPrChange w:id="5267" w:author="Owner" w:date="2017-04-10T10:31:00Z">
              <w:rPr>
                <w:b/>
                <w:sz w:val="24"/>
                <w:szCs w:val="24"/>
              </w:rPr>
            </w:rPrChange>
          </w:rPr>
          <w:delText>0</w:delText>
        </w:r>
      </w:del>
      <w:ins w:id="5268" w:author="Owner" w:date="2017-04-10T10:37:00Z">
        <w:r w:rsidR="009307B9">
          <w:rPr>
            <w:rFonts w:ascii="Times New Roman" w:hAnsi="Times New Roman" w:cs="Times New Roman"/>
            <w:b/>
            <w:sz w:val="24"/>
            <w:szCs w:val="24"/>
          </w:rPr>
          <w:t>2</w:t>
        </w:r>
      </w:ins>
      <w:r w:rsidRPr="00194C1D">
        <w:rPr>
          <w:rFonts w:ascii="Times New Roman" w:hAnsi="Times New Roman" w:cs="Times New Roman"/>
          <w:b/>
          <w:sz w:val="24"/>
          <w:szCs w:val="24"/>
          <w:rPrChange w:id="5269" w:author="Owner" w:date="2017-04-10T10:31:00Z">
            <w:rPr>
              <w:b/>
              <w:sz w:val="24"/>
              <w:szCs w:val="24"/>
            </w:rPr>
          </w:rPrChange>
        </w:rPr>
        <w:t xml:space="preserve">.1.  Warning Message that can be </w:t>
      </w:r>
      <w:proofErr w:type="gramStart"/>
      <w:r w:rsidRPr="00194C1D">
        <w:rPr>
          <w:rFonts w:ascii="Times New Roman" w:hAnsi="Times New Roman" w:cs="Times New Roman"/>
          <w:b/>
          <w:sz w:val="24"/>
          <w:szCs w:val="24"/>
          <w:rPrChange w:id="5270" w:author="Owner" w:date="2017-04-10T10:31:00Z">
            <w:rPr>
              <w:b/>
              <w:sz w:val="24"/>
              <w:szCs w:val="24"/>
            </w:rPr>
          </w:rPrChange>
        </w:rPr>
        <w:t>Ignored</w:t>
      </w:r>
      <w:proofErr w:type="gramEnd"/>
    </w:p>
    <w:p w:rsidR="00355109" w:rsidRPr="00194C1D" w:rsidRDefault="00355109" w:rsidP="00355109">
      <w:pPr>
        <w:rPr>
          <w:rFonts w:ascii="Times New Roman" w:hAnsi="Times New Roman" w:cs="Times New Roman"/>
          <w:sz w:val="24"/>
          <w:szCs w:val="24"/>
          <w:rPrChange w:id="5271" w:author="Owner" w:date="2017-04-10T10:31:00Z">
            <w:rPr>
              <w:sz w:val="24"/>
              <w:szCs w:val="24"/>
            </w:rPr>
          </w:rPrChange>
        </w:rPr>
      </w:pPr>
      <w:r w:rsidRPr="00194C1D">
        <w:rPr>
          <w:rFonts w:ascii="Times New Roman" w:hAnsi="Times New Roman" w:cs="Times New Roman"/>
          <w:noProof/>
          <w:szCs w:val="24"/>
          <w:rPrChange w:id="5272" w:author="Owner" w:date="2017-04-10T10:31:00Z">
            <w:rPr>
              <w:noProof/>
              <w:szCs w:val="24"/>
            </w:rPr>
          </w:rPrChange>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194C1D" w:rsidRDefault="00355109" w:rsidP="00355109">
      <w:pPr>
        <w:rPr>
          <w:rFonts w:ascii="Times New Roman" w:hAnsi="Times New Roman" w:cs="Times New Roman"/>
          <w:sz w:val="24"/>
          <w:szCs w:val="24"/>
          <w:rPrChange w:id="5273" w:author="Owner" w:date="2017-04-10T10:31:00Z">
            <w:rPr>
              <w:sz w:val="24"/>
              <w:szCs w:val="24"/>
            </w:rPr>
          </w:rPrChange>
        </w:rPr>
      </w:pPr>
    </w:p>
    <w:p w:rsidR="00F12822" w:rsidRPr="00194C1D" w:rsidRDefault="00F12822">
      <w:pPr>
        <w:rPr>
          <w:rFonts w:ascii="Times New Roman" w:hAnsi="Times New Roman" w:cs="Times New Roman"/>
          <w:rPrChange w:id="5274" w:author="Owner" w:date="2017-04-10T10:31:00Z">
            <w:rPr/>
          </w:rPrChange>
        </w:rPr>
      </w:pPr>
      <w:r w:rsidRPr="00194C1D">
        <w:rPr>
          <w:rFonts w:ascii="Times New Roman" w:hAnsi="Times New Roman" w:cs="Times New Roman"/>
          <w:rPrChange w:id="5275" w:author="Owner" w:date="2017-04-10T10:31:00Z">
            <w:rPr/>
          </w:rPrChange>
        </w:rPr>
        <w:br w:type="page"/>
      </w:r>
    </w:p>
    <w:p w:rsidR="00355109" w:rsidRPr="00194C1D" w:rsidRDefault="00355109" w:rsidP="00355109">
      <w:pPr>
        <w:rPr>
          <w:rFonts w:ascii="Times New Roman" w:hAnsi="Times New Roman" w:cs="Times New Roman"/>
          <w:rPrChange w:id="5276" w:author="Owner" w:date="2017-04-10T10:31:00Z">
            <w:rPr/>
          </w:rPrChange>
        </w:rPr>
      </w:pPr>
    </w:p>
    <w:p w:rsidR="000C19A7" w:rsidRPr="00194C1D" w:rsidRDefault="000C19A7" w:rsidP="00194C1D">
      <w:pPr>
        <w:pStyle w:val="ListParagraph"/>
        <w:numPr>
          <w:ilvl w:val="0"/>
          <w:numId w:val="17"/>
        </w:numPr>
        <w:spacing w:after="0"/>
        <w:outlineLvl w:val="0"/>
        <w:rPr>
          <w:rFonts w:ascii="Times New Roman" w:hAnsi="Times New Roman" w:cs="Times New Roman"/>
          <w:b/>
          <w:rPrChange w:id="5277" w:author="Owner" w:date="2017-04-10T10:31:00Z">
            <w:rPr>
              <w:b/>
            </w:rPr>
          </w:rPrChange>
        </w:rPr>
        <w:pPrChange w:id="5278" w:author="Owner" w:date="2017-04-10T10:33:00Z">
          <w:pPr>
            <w:pStyle w:val="ListParagraph"/>
            <w:numPr>
              <w:numId w:val="6"/>
            </w:numPr>
            <w:spacing w:after="0"/>
            <w:ind w:left="360" w:hanging="360"/>
            <w:outlineLvl w:val="0"/>
          </w:pPr>
        </w:pPrChange>
      </w:pPr>
      <w:bookmarkStart w:id="5279" w:name="_Toc479584379"/>
      <w:r w:rsidRPr="00194C1D">
        <w:rPr>
          <w:rFonts w:ascii="Times New Roman" w:hAnsi="Times New Roman" w:cs="Times New Roman"/>
          <w:b/>
          <w:rPrChange w:id="5280" w:author="Owner" w:date="2017-04-10T10:31:00Z">
            <w:rPr>
              <w:b/>
            </w:rPr>
          </w:rPrChange>
        </w:rPr>
        <w:t>References</w:t>
      </w:r>
      <w:bookmarkEnd w:id="5279"/>
    </w:p>
    <w:p w:rsidR="000C19A7" w:rsidRPr="00194C1D" w:rsidRDefault="000C19A7" w:rsidP="000C19A7">
      <w:pPr>
        <w:spacing w:after="0"/>
        <w:outlineLvl w:val="0"/>
        <w:rPr>
          <w:rFonts w:ascii="Times New Roman" w:hAnsi="Times New Roman" w:cs="Times New Roman"/>
          <w:b/>
          <w:rPrChange w:id="5281" w:author="Owner" w:date="2017-04-10T10:31:00Z">
            <w:rPr>
              <w:b/>
            </w:rPr>
          </w:rPrChange>
        </w:rPr>
      </w:pPr>
    </w:p>
    <w:p w:rsidR="00BE0E55" w:rsidRPr="00194C1D" w:rsidRDefault="00D7069B" w:rsidP="00355109">
      <w:pPr>
        <w:pStyle w:val="ListParagraph"/>
        <w:numPr>
          <w:ilvl w:val="0"/>
          <w:numId w:val="11"/>
        </w:numPr>
        <w:spacing w:after="0"/>
        <w:rPr>
          <w:rFonts w:ascii="Times New Roman" w:hAnsi="Times New Roman" w:cs="Times New Roman"/>
          <w:rPrChange w:id="5282" w:author="Owner" w:date="2017-04-10T10:31:00Z">
            <w:rPr/>
          </w:rPrChange>
        </w:rPr>
      </w:pPr>
      <w:r w:rsidRPr="00194C1D">
        <w:rPr>
          <w:rFonts w:ascii="Times New Roman" w:hAnsi="Times New Roman" w:cs="Times New Roman"/>
          <w:b/>
          <w:rPrChange w:id="5283" w:author="Owner" w:date="2017-04-10T10:31:00Z">
            <w:rPr>
              <w:b/>
            </w:rPr>
          </w:rPrChange>
        </w:rPr>
        <w:t>Quantitative Consultants, Inc.</w:t>
      </w:r>
      <w:r w:rsidRPr="00194C1D">
        <w:rPr>
          <w:rFonts w:ascii="Times New Roman" w:hAnsi="Times New Roman" w:cs="Times New Roman"/>
          <w:rPrChange w:id="5284" w:author="Owner" w:date="2017-04-10T10:31:00Z">
            <w:rPr/>
          </w:rPrChange>
        </w:rPr>
        <w:t xml:space="preserve">  </w:t>
      </w:r>
      <w:r w:rsidR="00BE0E55" w:rsidRPr="00194C1D">
        <w:rPr>
          <w:rFonts w:ascii="Times New Roman" w:hAnsi="Times New Roman" w:cs="Times New Roman"/>
          <w:rPrChange w:id="5285" w:author="Owner" w:date="2017-04-10T10:31:00Z">
            <w:rPr/>
          </w:rPrChange>
        </w:rPr>
        <w:t>Salmon ISEMP watershed model development: Adding stochasticity to t</w:t>
      </w:r>
      <w:r w:rsidRPr="00194C1D">
        <w:rPr>
          <w:rFonts w:ascii="Times New Roman" w:hAnsi="Times New Roman" w:cs="Times New Roman"/>
          <w:rPrChange w:id="5286" w:author="Owner" w:date="2017-04-10T10:31:00Z">
            <w:rPr/>
          </w:rPrChange>
        </w:rPr>
        <w:t>he Life History Model Structure.</w:t>
      </w:r>
      <w:r w:rsidR="00BE0E55" w:rsidRPr="00194C1D">
        <w:rPr>
          <w:rFonts w:ascii="Times New Roman" w:hAnsi="Times New Roman" w:cs="Times New Roman"/>
          <w:rPrChange w:id="5287" w:author="Owner" w:date="2017-04-10T10:31:00Z">
            <w:rPr/>
          </w:rPrChange>
        </w:rPr>
        <w:t xml:space="preserve"> 2006</w:t>
      </w:r>
    </w:p>
    <w:p w:rsidR="00D7069B" w:rsidRPr="00194C1D" w:rsidRDefault="00D7069B" w:rsidP="00355109">
      <w:pPr>
        <w:pStyle w:val="ListParagraph"/>
        <w:numPr>
          <w:ilvl w:val="0"/>
          <w:numId w:val="11"/>
        </w:numPr>
        <w:spacing w:after="0"/>
        <w:rPr>
          <w:rFonts w:ascii="Times New Roman" w:hAnsi="Times New Roman" w:cs="Times New Roman"/>
          <w:rPrChange w:id="5288" w:author="Owner" w:date="2017-04-10T10:31:00Z">
            <w:rPr/>
          </w:rPrChange>
        </w:rPr>
      </w:pPr>
      <w:r w:rsidRPr="00194C1D">
        <w:rPr>
          <w:rFonts w:ascii="Times New Roman" w:hAnsi="Times New Roman" w:cs="Times New Roman"/>
          <w:b/>
          <w:rPrChange w:id="5289" w:author="Owner" w:date="2017-04-10T10:31:00Z">
            <w:rPr>
              <w:b/>
            </w:rPr>
          </w:rPrChange>
        </w:rPr>
        <w:t>M.D. Scheuerell, R. Hillborn, M.H. Ruckelshaus, K.K. Bartz, K.M.Lagueux, A.D. Hass, K. Rawson.</w:t>
      </w:r>
      <w:r w:rsidRPr="00194C1D">
        <w:rPr>
          <w:rFonts w:ascii="Times New Roman" w:hAnsi="Times New Roman" w:cs="Times New Roman"/>
          <w:rPrChange w:id="5290" w:author="Owner" w:date="2017-04-10T10:31:00Z">
            <w:rPr/>
          </w:rPrChange>
        </w:rPr>
        <w:t xml:space="preserve">  The Shirz Model:  a Tool for Incorporating Anthropgenic Effects and Fish-Habitat Relationships in Conservation Planning.  J. Fish Aquat. Sci. 63:1596-1607.  2006.</w:t>
      </w:r>
    </w:p>
    <w:p w:rsidR="001C2F55" w:rsidRPr="00194C1D" w:rsidRDefault="001C2F55" w:rsidP="00355109">
      <w:pPr>
        <w:pStyle w:val="ListParagraph"/>
        <w:numPr>
          <w:ilvl w:val="0"/>
          <w:numId w:val="11"/>
        </w:numPr>
        <w:spacing w:after="0"/>
        <w:rPr>
          <w:rFonts w:ascii="Times New Roman" w:hAnsi="Times New Roman" w:cs="Times New Roman"/>
          <w:rPrChange w:id="5291" w:author="Owner" w:date="2017-04-10T10:31:00Z">
            <w:rPr/>
          </w:rPrChange>
        </w:rPr>
      </w:pPr>
      <w:r w:rsidRPr="00194C1D">
        <w:rPr>
          <w:rFonts w:ascii="Times New Roman" w:hAnsi="Times New Roman" w:cs="Times New Roman"/>
          <w:b/>
          <w:rPrChange w:id="5292" w:author="Owner" w:date="2017-04-10T10:31:00Z">
            <w:rPr>
              <w:b/>
            </w:rPr>
          </w:rPrChange>
        </w:rPr>
        <w:t>Yuen, H. and Sharma, R</w:t>
      </w:r>
      <w:r w:rsidRPr="00194C1D">
        <w:rPr>
          <w:rFonts w:ascii="Times New Roman" w:hAnsi="Times New Roman" w:cs="Times New Roman"/>
          <w:rPrChange w:id="5293" w:author="Owner" w:date="2017-04-10T10:31:00Z">
            <w:rPr/>
          </w:rPrChange>
        </w:rPr>
        <w:t xml:space="preserve">. 2005. Using simulation techniques to estimate management parameters on Snake River steelhead: Declines in productivity make rebuilding difficult. North Am. Jr. of Fish Mgt 25: 446-463. </w:t>
      </w:r>
    </w:p>
    <w:p w:rsidR="00C85EF3" w:rsidRPr="00194C1D" w:rsidRDefault="00C85EF3" w:rsidP="00355109">
      <w:pPr>
        <w:pStyle w:val="ListParagraph"/>
        <w:numPr>
          <w:ilvl w:val="0"/>
          <w:numId w:val="11"/>
        </w:numPr>
        <w:autoSpaceDE w:val="0"/>
        <w:autoSpaceDN w:val="0"/>
        <w:adjustRightInd w:val="0"/>
        <w:spacing w:after="0"/>
        <w:rPr>
          <w:rFonts w:ascii="Times New Roman" w:hAnsi="Times New Roman" w:cs="Times New Roman"/>
          <w:rPrChange w:id="5294" w:author="Owner" w:date="2017-04-10T10:31:00Z">
            <w:rPr/>
          </w:rPrChange>
        </w:rPr>
      </w:pPr>
      <w:r w:rsidRPr="00194C1D">
        <w:rPr>
          <w:rFonts w:ascii="Times New Roman" w:hAnsi="Times New Roman" w:cs="Times New Roman"/>
          <w:b/>
          <w:rPrChange w:id="5295" w:author="Owner" w:date="2017-04-10T10:31:00Z">
            <w:rPr>
              <w:b/>
            </w:rPr>
          </w:rPrChange>
        </w:rPr>
        <w:t>Beverton, R. J. H. and S. J. Holt. 1957</w:t>
      </w:r>
      <w:r w:rsidRPr="00194C1D">
        <w:rPr>
          <w:rFonts w:ascii="Times New Roman" w:hAnsi="Times New Roman" w:cs="Times New Roman"/>
          <w:rPrChange w:id="5296" w:author="Owner" w:date="2017-04-10T10:31:00Z">
            <w:rPr/>
          </w:rPrChange>
        </w:rPr>
        <w:t xml:space="preserve">. </w:t>
      </w:r>
      <w:proofErr w:type="gramStart"/>
      <w:r w:rsidRPr="00194C1D">
        <w:rPr>
          <w:rFonts w:ascii="Times New Roman" w:hAnsi="Times New Roman" w:cs="Times New Roman"/>
          <w:i/>
          <w:iCs/>
          <w:rPrChange w:id="5297" w:author="Owner" w:date="2017-04-10T10:31:00Z">
            <w:rPr>
              <w:i/>
              <w:iCs/>
            </w:rPr>
          </w:rPrChange>
        </w:rPr>
        <w:t>On</w:t>
      </w:r>
      <w:proofErr w:type="gramEnd"/>
      <w:r w:rsidRPr="00194C1D">
        <w:rPr>
          <w:rFonts w:ascii="Times New Roman" w:hAnsi="Times New Roman" w:cs="Times New Roman"/>
          <w:i/>
          <w:iCs/>
          <w:rPrChange w:id="5298" w:author="Owner" w:date="2017-04-10T10:31:00Z">
            <w:rPr>
              <w:i/>
              <w:iCs/>
            </w:rPr>
          </w:rPrChange>
        </w:rPr>
        <w:t xml:space="preserve"> the Dynamics of Exploited Fish Populations</w:t>
      </w:r>
      <w:r w:rsidRPr="00194C1D">
        <w:rPr>
          <w:rFonts w:ascii="Times New Roman" w:hAnsi="Times New Roman" w:cs="Times New Roman"/>
          <w:rPrChange w:id="5299" w:author="Owner" w:date="2017-04-10T10:31:00Z">
            <w:rPr/>
          </w:rPrChange>
        </w:rPr>
        <w:t>. Chapman &amp; Hall, New York.</w:t>
      </w:r>
    </w:p>
    <w:p w:rsidR="00AC1FCA" w:rsidRPr="00194C1D" w:rsidRDefault="00AC1FCA" w:rsidP="00AC1FCA">
      <w:pPr>
        <w:pStyle w:val="ListParagraph"/>
        <w:numPr>
          <w:ilvl w:val="0"/>
          <w:numId w:val="11"/>
        </w:numPr>
        <w:spacing w:after="0"/>
        <w:rPr>
          <w:rFonts w:ascii="Times New Roman" w:hAnsi="Times New Roman" w:cs="Times New Roman"/>
          <w:rPrChange w:id="5300" w:author="Owner" w:date="2017-04-10T10:31:00Z">
            <w:rPr/>
          </w:rPrChange>
        </w:rPr>
      </w:pPr>
      <w:r w:rsidRPr="00194C1D">
        <w:rPr>
          <w:rFonts w:ascii="Times New Roman" w:hAnsi="Times New Roman" w:cs="Times New Roman"/>
          <w:b/>
          <w:rPrChange w:id="5301" w:author="Owner" w:date="2017-04-10T10:31:00Z">
            <w:rPr>
              <w:b/>
            </w:rPr>
          </w:rPrChange>
        </w:rPr>
        <w:t>Mousalli, E. and R. Hilborn.</w:t>
      </w:r>
      <w:r w:rsidRPr="00194C1D">
        <w:rPr>
          <w:rFonts w:ascii="Times New Roman" w:hAnsi="Times New Roman" w:cs="Times New Roman"/>
          <w:rPrChange w:id="5302" w:author="Owner" w:date="2017-04-10T10:31:00Z">
            <w:rPr/>
          </w:rPrChange>
        </w:rPr>
        <w:t xml:space="preserve"> 1986. Optimal stock size and harvest rate in multi-stage life</w:t>
      </w:r>
    </w:p>
    <w:p w:rsidR="00AC1FCA" w:rsidRPr="00194C1D" w:rsidRDefault="00AC1FCA" w:rsidP="00AC1FCA">
      <w:pPr>
        <w:spacing w:after="0"/>
        <w:ind w:left="720"/>
        <w:rPr>
          <w:rFonts w:ascii="Times New Roman" w:hAnsi="Times New Roman" w:cs="Times New Roman"/>
          <w:rPrChange w:id="5303" w:author="Owner" w:date="2017-04-10T10:31:00Z">
            <w:rPr/>
          </w:rPrChange>
        </w:rPr>
      </w:pPr>
      <w:proofErr w:type="gramStart"/>
      <w:r w:rsidRPr="00194C1D">
        <w:rPr>
          <w:rFonts w:ascii="Times New Roman" w:hAnsi="Times New Roman" w:cs="Times New Roman"/>
          <w:rPrChange w:id="5304" w:author="Owner" w:date="2017-04-10T10:31:00Z">
            <w:rPr/>
          </w:rPrChange>
        </w:rPr>
        <w:t>history</w:t>
      </w:r>
      <w:proofErr w:type="gramEnd"/>
      <w:r w:rsidRPr="00194C1D">
        <w:rPr>
          <w:rFonts w:ascii="Times New Roman" w:hAnsi="Times New Roman" w:cs="Times New Roman"/>
          <w:rPrChange w:id="5305" w:author="Owner" w:date="2017-04-10T10:31:00Z">
            <w:rPr/>
          </w:rPrChange>
        </w:rPr>
        <w:t xml:space="preserve"> models. Canadian Journal of Fisheries and Aquatic Sciences 43:135-141.</w:t>
      </w:r>
    </w:p>
    <w:p w:rsidR="00AC1FCA" w:rsidRPr="00194C1D" w:rsidRDefault="00AC1FCA" w:rsidP="00355109">
      <w:pPr>
        <w:pStyle w:val="ListParagraph"/>
        <w:numPr>
          <w:ilvl w:val="0"/>
          <w:numId w:val="11"/>
        </w:numPr>
        <w:spacing w:after="0"/>
        <w:rPr>
          <w:rFonts w:ascii="Times New Roman" w:hAnsi="Times New Roman" w:cs="Times New Roman"/>
          <w:rPrChange w:id="5306" w:author="Owner" w:date="2017-04-10T10:31:00Z">
            <w:rPr/>
          </w:rPrChange>
        </w:rPr>
      </w:pPr>
      <w:r w:rsidRPr="00194C1D">
        <w:rPr>
          <w:rFonts w:ascii="Times New Roman" w:hAnsi="Times New Roman" w:cs="Times New Roman"/>
          <w:b/>
          <w:rPrChange w:id="5307" w:author="Owner" w:date="2017-04-10T10:31:00Z">
            <w:rPr>
              <w:rFonts w:cs="Times New Roman"/>
              <w:b/>
            </w:rPr>
          </w:rPrChange>
        </w:rPr>
        <w:t>Pacific Northwest Hatchery Reform Project</w:t>
      </w:r>
      <w:r w:rsidRPr="00194C1D">
        <w:rPr>
          <w:rFonts w:ascii="Times New Roman" w:hAnsi="Times New Roman" w:cs="Times New Roman"/>
          <w:rPrChange w:id="5308" w:author="Owner" w:date="2017-04-10T10:31:00Z">
            <w:rPr>
              <w:rFonts w:cs="Times New Roman"/>
            </w:rPr>
          </w:rPrChange>
        </w:rPr>
        <w:t xml:space="preserve">, Columbia River Hatchery Reform Project, Final System-wide Report – Appendix C: Analytical Methods and Data Sources.  </w:t>
      </w:r>
      <w:r w:rsidR="00194C1D" w:rsidRPr="00194C1D">
        <w:rPr>
          <w:rFonts w:ascii="Times New Roman" w:hAnsi="Times New Roman" w:cs="Times New Roman"/>
          <w:rPrChange w:id="5309" w:author="Owner" w:date="2017-04-10T10:31:00Z">
            <w:rPr/>
          </w:rPrChange>
        </w:rPr>
        <w:fldChar w:fldCharType="begin"/>
      </w:r>
      <w:r w:rsidR="00194C1D" w:rsidRPr="00194C1D">
        <w:rPr>
          <w:rFonts w:ascii="Times New Roman" w:hAnsi="Times New Roman" w:cs="Times New Roman"/>
          <w:rPrChange w:id="5310" w:author="Owner" w:date="2017-04-10T10:31:00Z">
            <w:rPr/>
          </w:rPrChange>
        </w:rPr>
        <w:instrText xml:space="preserve"> HYPERLINK "http://hatcheryreform.us/hrp_downloads/reports/columbia_river/system-wide/4_appendix_c_analytical_methods_and_info_sources.pdf" </w:instrText>
      </w:r>
      <w:r w:rsidR="00194C1D" w:rsidRPr="00194C1D">
        <w:rPr>
          <w:rFonts w:ascii="Times New Roman" w:hAnsi="Times New Roman" w:cs="Times New Roman"/>
          <w:rPrChange w:id="5311" w:author="Owner" w:date="2017-04-10T10:31:00Z">
            <w:rPr/>
          </w:rPrChange>
        </w:rPr>
        <w:fldChar w:fldCharType="separate"/>
      </w:r>
      <w:r w:rsidRPr="00194C1D">
        <w:rPr>
          <w:rStyle w:val="Hyperlink"/>
          <w:rFonts w:ascii="Times New Roman" w:hAnsi="Times New Roman" w:cs="Times New Roman"/>
          <w:rPrChange w:id="5312" w:author="Owner" w:date="2017-04-10T10:31:00Z">
            <w:rPr>
              <w:rStyle w:val="Hyperlink"/>
            </w:rPr>
          </w:rPrChange>
        </w:rPr>
        <w:t>http://hatcheryreform.us/hrp_downloads/reports/columbia_river/system-wide/4_appendix_c_analytical_methods_and_info_sources.pdf</w:t>
      </w:r>
      <w:r w:rsidR="00194C1D" w:rsidRPr="00194C1D">
        <w:rPr>
          <w:rStyle w:val="Hyperlink"/>
          <w:rFonts w:ascii="Times New Roman" w:hAnsi="Times New Roman" w:cs="Times New Roman"/>
          <w:rPrChange w:id="5313" w:author="Owner" w:date="2017-04-10T10:31:00Z">
            <w:rPr>
              <w:rStyle w:val="Hyperlink"/>
            </w:rPr>
          </w:rPrChange>
        </w:rPr>
        <w:fldChar w:fldCharType="end"/>
      </w:r>
    </w:p>
    <w:p w:rsidR="00AC1FCA" w:rsidRPr="00194C1D" w:rsidRDefault="00AC1FCA" w:rsidP="00AC1FCA">
      <w:pPr>
        <w:pStyle w:val="ListParagraph"/>
        <w:spacing w:after="0"/>
        <w:rPr>
          <w:rFonts w:ascii="Times New Roman" w:hAnsi="Times New Roman" w:cs="Times New Roman"/>
          <w:rPrChange w:id="5314" w:author="Owner" w:date="2017-04-10T10:31:00Z">
            <w:rPr/>
          </w:rPrChange>
        </w:rPr>
      </w:pPr>
    </w:p>
    <w:sectPr w:rsidR="00AC1FCA" w:rsidRPr="00194C1D" w:rsidSect="006C07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B07" w:rsidRDefault="00605B07" w:rsidP="00E95993">
      <w:pPr>
        <w:spacing w:after="0" w:line="240" w:lineRule="auto"/>
      </w:pPr>
      <w:r>
        <w:separator/>
      </w:r>
    </w:p>
  </w:endnote>
  <w:endnote w:type="continuationSeparator" w:id="0">
    <w:p w:rsidR="00605B07" w:rsidRDefault="00605B07"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B07" w:rsidRDefault="00605B07" w:rsidP="00E95993">
      <w:pPr>
        <w:spacing w:after="0" w:line="240" w:lineRule="auto"/>
      </w:pPr>
      <w:r>
        <w:separator/>
      </w:r>
    </w:p>
  </w:footnote>
  <w:footnote w:type="continuationSeparator" w:id="0">
    <w:p w:rsidR="00605B07" w:rsidRDefault="00605B07"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1"/>
  </w:num>
  <w:num w:numId="3">
    <w:abstractNumId w:val="14"/>
  </w:num>
  <w:num w:numId="4">
    <w:abstractNumId w:val="19"/>
  </w:num>
  <w:num w:numId="5">
    <w:abstractNumId w:val="9"/>
  </w:num>
  <w:num w:numId="6">
    <w:abstractNumId w:val="10"/>
  </w:num>
  <w:num w:numId="7">
    <w:abstractNumId w:val="3"/>
  </w:num>
  <w:num w:numId="8">
    <w:abstractNumId w:val="12"/>
  </w:num>
  <w:num w:numId="9">
    <w:abstractNumId w:val="13"/>
  </w:num>
  <w:num w:numId="10">
    <w:abstractNumId w:val="5"/>
  </w:num>
  <w:num w:numId="11">
    <w:abstractNumId w:val="1"/>
  </w:num>
  <w:num w:numId="12">
    <w:abstractNumId w:val="15"/>
  </w:num>
  <w:num w:numId="13">
    <w:abstractNumId w:val="2"/>
  </w:num>
  <w:num w:numId="14">
    <w:abstractNumId w:val="8"/>
  </w:num>
  <w:num w:numId="15">
    <w:abstractNumId w:val="7"/>
  </w:num>
  <w:num w:numId="16">
    <w:abstractNumId w:val="17"/>
  </w:num>
  <w:num w:numId="17">
    <w:abstractNumId w:val="21"/>
  </w:num>
  <w:num w:numId="18">
    <w:abstractNumId w:val="20"/>
  </w:num>
  <w:num w:numId="19">
    <w:abstractNumId w:val="4"/>
  </w:num>
  <w:num w:numId="20">
    <w:abstractNumId w:val="16"/>
  </w:num>
  <w:num w:numId="21">
    <w:abstractNumId w:val="6"/>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wner">
    <w15:presenceInfo w15:providerId="None" w15:userId="Owner"/>
  </w15:person>
  <w15:person w15:author="Mark Armour">
    <w15:presenceInfo w15:providerId="None" w15:userId="Mark Armo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0AE4"/>
    <w:rsid w:val="000510BD"/>
    <w:rsid w:val="00052933"/>
    <w:rsid w:val="000572E4"/>
    <w:rsid w:val="0005747C"/>
    <w:rsid w:val="000576BF"/>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A1433"/>
    <w:rsid w:val="002A6DD0"/>
    <w:rsid w:val="002B202A"/>
    <w:rsid w:val="002C3571"/>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3972"/>
    <w:rsid w:val="003A4EC2"/>
    <w:rsid w:val="003A5FED"/>
    <w:rsid w:val="003C386A"/>
    <w:rsid w:val="003C438D"/>
    <w:rsid w:val="003C54E6"/>
    <w:rsid w:val="003D69E7"/>
    <w:rsid w:val="00401AA7"/>
    <w:rsid w:val="0040753B"/>
    <w:rsid w:val="004107F7"/>
    <w:rsid w:val="004128AE"/>
    <w:rsid w:val="00414B31"/>
    <w:rsid w:val="0042048B"/>
    <w:rsid w:val="00427593"/>
    <w:rsid w:val="004304CE"/>
    <w:rsid w:val="004307EB"/>
    <w:rsid w:val="00437F81"/>
    <w:rsid w:val="00452987"/>
    <w:rsid w:val="00462D75"/>
    <w:rsid w:val="00464207"/>
    <w:rsid w:val="00466999"/>
    <w:rsid w:val="00470CE5"/>
    <w:rsid w:val="0047277F"/>
    <w:rsid w:val="0047452C"/>
    <w:rsid w:val="00474965"/>
    <w:rsid w:val="00480177"/>
    <w:rsid w:val="004867CD"/>
    <w:rsid w:val="0049345B"/>
    <w:rsid w:val="00495192"/>
    <w:rsid w:val="004A24C3"/>
    <w:rsid w:val="004A2F77"/>
    <w:rsid w:val="004A4078"/>
    <w:rsid w:val="004A6AD8"/>
    <w:rsid w:val="004B0C5C"/>
    <w:rsid w:val="004B2371"/>
    <w:rsid w:val="004B5E1A"/>
    <w:rsid w:val="004C06BE"/>
    <w:rsid w:val="004D20F3"/>
    <w:rsid w:val="004D2D85"/>
    <w:rsid w:val="004D49AF"/>
    <w:rsid w:val="004E6EB2"/>
    <w:rsid w:val="004F03E8"/>
    <w:rsid w:val="004F3225"/>
    <w:rsid w:val="004F4160"/>
    <w:rsid w:val="004F4B9D"/>
    <w:rsid w:val="004F5CBF"/>
    <w:rsid w:val="00500D9D"/>
    <w:rsid w:val="005017D9"/>
    <w:rsid w:val="0050236B"/>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90EBD"/>
    <w:rsid w:val="00596FA3"/>
    <w:rsid w:val="005A206C"/>
    <w:rsid w:val="005A5135"/>
    <w:rsid w:val="005B220C"/>
    <w:rsid w:val="005B25B5"/>
    <w:rsid w:val="005B5704"/>
    <w:rsid w:val="005C3BD1"/>
    <w:rsid w:val="005D05E3"/>
    <w:rsid w:val="005D42D8"/>
    <w:rsid w:val="005D4A05"/>
    <w:rsid w:val="005E60BD"/>
    <w:rsid w:val="005F0D16"/>
    <w:rsid w:val="005F3634"/>
    <w:rsid w:val="005F792C"/>
    <w:rsid w:val="00604BDB"/>
    <w:rsid w:val="00605B07"/>
    <w:rsid w:val="006060E2"/>
    <w:rsid w:val="00624762"/>
    <w:rsid w:val="0063011D"/>
    <w:rsid w:val="0063357D"/>
    <w:rsid w:val="0063396A"/>
    <w:rsid w:val="00636696"/>
    <w:rsid w:val="00643466"/>
    <w:rsid w:val="006460E0"/>
    <w:rsid w:val="00647320"/>
    <w:rsid w:val="006530F0"/>
    <w:rsid w:val="006567FA"/>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716093"/>
    <w:rsid w:val="0071653F"/>
    <w:rsid w:val="007209FC"/>
    <w:rsid w:val="0072770D"/>
    <w:rsid w:val="00727B60"/>
    <w:rsid w:val="00727BC6"/>
    <w:rsid w:val="00730291"/>
    <w:rsid w:val="00730BB9"/>
    <w:rsid w:val="0073334A"/>
    <w:rsid w:val="00735F99"/>
    <w:rsid w:val="00750D73"/>
    <w:rsid w:val="00765448"/>
    <w:rsid w:val="007730D8"/>
    <w:rsid w:val="007745D1"/>
    <w:rsid w:val="00783F5E"/>
    <w:rsid w:val="00787237"/>
    <w:rsid w:val="0079147A"/>
    <w:rsid w:val="00794849"/>
    <w:rsid w:val="0079708A"/>
    <w:rsid w:val="00797B46"/>
    <w:rsid w:val="007A2ECE"/>
    <w:rsid w:val="007B1D9C"/>
    <w:rsid w:val="007C1CA4"/>
    <w:rsid w:val="007C468F"/>
    <w:rsid w:val="007D2D82"/>
    <w:rsid w:val="007D4745"/>
    <w:rsid w:val="007E0114"/>
    <w:rsid w:val="007E4ACC"/>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A1568"/>
    <w:rsid w:val="008A56F4"/>
    <w:rsid w:val="008A6D6B"/>
    <w:rsid w:val="008B2531"/>
    <w:rsid w:val="008B25C8"/>
    <w:rsid w:val="008C047B"/>
    <w:rsid w:val="008C23C1"/>
    <w:rsid w:val="008D7CC9"/>
    <w:rsid w:val="008E14FD"/>
    <w:rsid w:val="008E3300"/>
    <w:rsid w:val="008E7882"/>
    <w:rsid w:val="008F08C8"/>
    <w:rsid w:val="008F699B"/>
    <w:rsid w:val="00912B90"/>
    <w:rsid w:val="00914C43"/>
    <w:rsid w:val="00917D9B"/>
    <w:rsid w:val="009216B5"/>
    <w:rsid w:val="00922515"/>
    <w:rsid w:val="00927213"/>
    <w:rsid w:val="009307B9"/>
    <w:rsid w:val="00932AF7"/>
    <w:rsid w:val="00944732"/>
    <w:rsid w:val="00946D08"/>
    <w:rsid w:val="00952426"/>
    <w:rsid w:val="00966D56"/>
    <w:rsid w:val="00972CAC"/>
    <w:rsid w:val="009838F2"/>
    <w:rsid w:val="00987C2C"/>
    <w:rsid w:val="0099411E"/>
    <w:rsid w:val="0099658F"/>
    <w:rsid w:val="009B09B8"/>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6ED8"/>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C7F46"/>
    <w:rsid w:val="00CD01F9"/>
    <w:rsid w:val="00CD058B"/>
    <w:rsid w:val="00CD1498"/>
    <w:rsid w:val="00CD24FE"/>
    <w:rsid w:val="00CD3D83"/>
    <w:rsid w:val="00CD55A6"/>
    <w:rsid w:val="00CE102D"/>
    <w:rsid w:val="00CE2005"/>
    <w:rsid w:val="00CE3D86"/>
    <w:rsid w:val="00CE5F9B"/>
    <w:rsid w:val="00D00BA4"/>
    <w:rsid w:val="00D05E02"/>
    <w:rsid w:val="00D12801"/>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E17F12"/>
    <w:rsid w:val="00E22444"/>
    <w:rsid w:val="00E31E52"/>
    <w:rsid w:val="00E34FE1"/>
    <w:rsid w:val="00E44A79"/>
    <w:rsid w:val="00E54BD5"/>
    <w:rsid w:val="00E55841"/>
    <w:rsid w:val="00E61D25"/>
    <w:rsid w:val="00E63627"/>
    <w:rsid w:val="00E64294"/>
    <w:rsid w:val="00E64A8C"/>
    <w:rsid w:val="00E80C04"/>
    <w:rsid w:val="00E84135"/>
    <w:rsid w:val="00E94C59"/>
    <w:rsid w:val="00E95993"/>
    <w:rsid w:val="00E970FC"/>
    <w:rsid w:val="00EA54C2"/>
    <w:rsid w:val="00EA7503"/>
    <w:rsid w:val="00EB1511"/>
    <w:rsid w:val="00EB2371"/>
    <w:rsid w:val="00EB3921"/>
    <w:rsid w:val="00EC3435"/>
    <w:rsid w:val="00EE2AFF"/>
    <w:rsid w:val="00EE540C"/>
    <w:rsid w:val="00F004B9"/>
    <w:rsid w:val="00F01071"/>
    <w:rsid w:val="00F02E5E"/>
    <w:rsid w:val="00F076D2"/>
    <w:rsid w:val="00F12822"/>
    <w:rsid w:val="00F25D34"/>
    <w:rsid w:val="00F262BA"/>
    <w:rsid w:val="00F34D50"/>
    <w:rsid w:val="00F34EA4"/>
    <w:rsid w:val="00F36008"/>
    <w:rsid w:val="00F40FDD"/>
    <w:rsid w:val="00F529B1"/>
    <w:rsid w:val="00F62365"/>
    <w:rsid w:val="00F62B67"/>
    <w:rsid w:val="00F653EC"/>
    <w:rsid w:val="00F65EF4"/>
    <w:rsid w:val="00F715A3"/>
    <w:rsid w:val="00F718F8"/>
    <w:rsid w:val="00F731D9"/>
    <w:rsid w:val="00F75F62"/>
    <w:rsid w:val="00F76A25"/>
    <w:rsid w:val="00F80D32"/>
    <w:rsid w:val="00F93B1E"/>
    <w:rsid w:val="00F976F9"/>
    <w:rsid w:val="00FA192F"/>
    <w:rsid w:val="00FA4153"/>
    <w:rsid w:val="00FA6416"/>
    <w:rsid w:val="00FB5F74"/>
    <w:rsid w:val="00FC40CE"/>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wmf"/><Relationship Id="rId39" Type="http://schemas.openxmlformats.org/officeDocument/2006/relationships/image" Target="media/image30.wmf"/><Relationship Id="rId21" Type="http://schemas.openxmlformats.org/officeDocument/2006/relationships/image" Target="media/image12.wmf"/><Relationship Id="rId34" Type="http://schemas.openxmlformats.org/officeDocument/2006/relationships/image" Target="media/image25.wmf"/><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image" Target="media/image46.wmf"/><Relationship Id="rId63" Type="http://schemas.openxmlformats.org/officeDocument/2006/relationships/image" Target="media/image54.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4.wmf"/><Relationship Id="rId58" Type="http://schemas.openxmlformats.org/officeDocument/2006/relationships/image" Target="media/image49.w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wmf"/><Relationship Id="rId28" Type="http://schemas.openxmlformats.org/officeDocument/2006/relationships/image" Target="media/image19.wmf"/><Relationship Id="rId36" Type="http://schemas.openxmlformats.org/officeDocument/2006/relationships/image" Target="media/image27.wmf"/><Relationship Id="rId49" Type="http://schemas.openxmlformats.org/officeDocument/2006/relationships/image" Target="media/image40.wmf"/><Relationship Id="rId57" Type="http://schemas.openxmlformats.org/officeDocument/2006/relationships/image" Target="media/image48.wmf"/><Relationship Id="rId61" Type="http://schemas.openxmlformats.org/officeDocument/2006/relationships/image" Target="media/image52.jpeg"/><Relationship Id="rId10" Type="http://schemas.openxmlformats.org/officeDocument/2006/relationships/oleObject" Target="embeddings/oleObject1.bin"/><Relationship Id="rId19" Type="http://schemas.openxmlformats.org/officeDocument/2006/relationships/image" Target="media/image10.wmf"/><Relationship Id="rId31" Type="http://schemas.openxmlformats.org/officeDocument/2006/relationships/image" Target="media/image22.wmf"/><Relationship Id="rId44" Type="http://schemas.openxmlformats.org/officeDocument/2006/relationships/image" Target="media/image35.wmf"/><Relationship Id="rId52" Type="http://schemas.openxmlformats.org/officeDocument/2006/relationships/image" Target="media/image43.wmf"/><Relationship Id="rId60" Type="http://schemas.openxmlformats.org/officeDocument/2006/relationships/image" Target="media/image51.jpeg"/><Relationship Id="rId65" Type="http://schemas.openxmlformats.org/officeDocument/2006/relationships/image" Target="media/image56.wmf"/><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wmf"/><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7.wmf"/><Relationship Id="rId64"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42.wmf"/><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wmf"/><Relationship Id="rId33" Type="http://schemas.openxmlformats.org/officeDocument/2006/relationships/image" Target="media/image24.wmf"/><Relationship Id="rId38" Type="http://schemas.openxmlformats.org/officeDocument/2006/relationships/image" Target="media/image29.wmf"/><Relationship Id="rId46" Type="http://schemas.openxmlformats.org/officeDocument/2006/relationships/image" Target="media/image37.wmf"/><Relationship Id="rId59" Type="http://schemas.openxmlformats.org/officeDocument/2006/relationships/image" Target="media/image50.wmf"/><Relationship Id="rId67" Type="http://schemas.microsoft.com/office/2011/relationships/people" Target="people.xml"/><Relationship Id="rId20" Type="http://schemas.openxmlformats.org/officeDocument/2006/relationships/image" Target="media/image11.wmf"/><Relationship Id="rId41" Type="http://schemas.openxmlformats.org/officeDocument/2006/relationships/image" Target="media/image32.wmf"/><Relationship Id="rId54" Type="http://schemas.openxmlformats.org/officeDocument/2006/relationships/image" Target="media/image45.wmf"/><Relationship Id="rId6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65E59-0992-4C0A-895E-224C0AE27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63</Pages>
  <Words>16473</Words>
  <Characters>93898</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110151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dc:creator>
  <cp:lastModifiedBy>Owner</cp:lastModifiedBy>
  <cp:revision>18</cp:revision>
  <cp:lastPrinted>2013-07-18T16:14:00Z</cp:lastPrinted>
  <dcterms:created xsi:type="dcterms:W3CDTF">2017-04-10T17:37:00Z</dcterms:created>
  <dcterms:modified xsi:type="dcterms:W3CDTF">2017-04-12T21:05:00Z</dcterms:modified>
</cp:coreProperties>
</file>